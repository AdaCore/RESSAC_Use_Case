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70" w:type="dxa"/>
          <w:right w:w="70" w:type="dxa"/>
        </w:tblCellMar>
        <w:tblLook w:val="0000" w:firstRow="0" w:lastRow="0" w:firstColumn="0" w:lastColumn="0" w:noHBand="0" w:noVBand="0"/>
      </w:tblPr>
      <w:tblGrid>
        <w:gridCol w:w="9778"/>
      </w:tblGrid>
      <w:tr w:rsidR="00C50F45">
        <w:tc>
          <w:tcPr>
            <w:tcW w:w="9778" w:type="dxa"/>
          </w:tcPr>
          <w:p w:rsidR="00C50F45" w:rsidRDefault="00C50F45" w:rsidP="00C67585">
            <w:pPr>
              <w:pStyle w:val="ZDocprotection"/>
              <w:jc w:val="left"/>
              <w:rPr>
                <w:lang w:val="en-GB"/>
              </w:rPr>
            </w:pPr>
            <w:r>
              <w:rPr>
                <w:lang w:val="en-GB"/>
              </w:rPr>
              <w:t>UNCLASSIFIED</w:t>
            </w:r>
          </w:p>
        </w:tc>
      </w:tr>
    </w:tbl>
    <w:p w:rsidR="00C50F45" w:rsidRDefault="00C50F45">
      <w:pPr>
        <w:pStyle w:val="Normalarial"/>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58"/>
        <w:gridCol w:w="1629"/>
        <w:gridCol w:w="1985"/>
        <w:gridCol w:w="1273"/>
        <w:gridCol w:w="1629"/>
      </w:tblGrid>
      <w:tr w:rsidR="00C50F45">
        <w:trPr>
          <w:cantSplit/>
          <w:trHeight w:hRule="exact" w:val="90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nil"/>
            </w:tcBorders>
            <w:vAlign w:val="center"/>
          </w:tcPr>
          <w:p w:rsidR="00C50F45" w:rsidRDefault="00C50F45">
            <w:pPr>
              <w:jc w:val="center"/>
              <w:rPr>
                <w:rFonts w:ascii="Arial" w:hAnsi="Arial"/>
                <w:sz w:val="20"/>
                <w:lang w:val="en-GB"/>
              </w:rPr>
            </w:pPr>
          </w:p>
        </w:tc>
        <w:tc>
          <w:tcPr>
            <w:tcW w:w="1985" w:type="dxa"/>
            <w:tcBorders>
              <w:top w:val="nil"/>
              <w:left w:val="nil"/>
              <w:right w:val="nil"/>
            </w:tcBorders>
            <w:vAlign w:val="center"/>
          </w:tcPr>
          <w:p w:rsidR="00C50F45" w:rsidRDefault="00C50F45">
            <w:pPr>
              <w:pStyle w:val="ZCentre7"/>
              <w:rPr>
                <w:lang w:val="en-GB"/>
              </w:rPr>
            </w:pPr>
            <w:r>
              <w:rPr>
                <w:lang w:val="en-GB"/>
              </w:rPr>
              <w:t>REFERENCES</w:t>
            </w:r>
          </w:p>
        </w:tc>
        <w:tc>
          <w:tcPr>
            <w:tcW w:w="1273" w:type="dxa"/>
            <w:tcBorders>
              <w:top w:val="nil"/>
              <w:left w:val="nil"/>
              <w:bottom w:val="nil"/>
              <w:right w:val="nil"/>
            </w:tcBorders>
            <w:vAlign w:val="center"/>
          </w:tcPr>
          <w:p w:rsidR="00C50F45" w:rsidRDefault="00C50F45">
            <w:pPr>
              <w:pStyle w:val="ZCentre7"/>
              <w:rPr>
                <w:lang w:val="en-GB"/>
              </w:rPr>
            </w:pPr>
            <w:r>
              <w:rPr>
                <w:lang w:val="en-GB"/>
              </w:rPr>
              <w:t>ISSUE</w:t>
            </w:r>
          </w:p>
        </w:tc>
        <w:tc>
          <w:tcPr>
            <w:tcW w:w="1629" w:type="dxa"/>
            <w:tcBorders>
              <w:top w:val="nil"/>
              <w:left w:val="nil"/>
              <w:bottom w:val="nil"/>
              <w:right w:val="nil"/>
            </w:tcBorders>
            <w:vAlign w:val="center"/>
          </w:tcPr>
          <w:p w:rsidR="00C50F45" w:rsidRDefault="00C50F45">
            <w:pPr>
              <w:pStyle w:val="ZCentre7"/>
              <w:rPr>
                <w:lang w:val="en-GB"/>
              </w:rPr>
            </w:pPr>
            <w:r>
              <w:rPr>
                <w:lang w:val="en-GB"/>
              </w:rPr>
              <w:t>DATE</w:t>
            </w: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lang w:val="en-GB" w:eastAsia="en-GB"/>
              </w:rPr>
              <w:drawing>
                <wp:inline distT="0" distB="0" distL="0" distR="0">
                  <wp:extent cx="1910715" cy="750570"/>
                  <wp:effectExtent l="19050" t="0" r="0" b="0"/>
                  <wp:docPr id="1" name="Image 1" descr="logoIRT-StExup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RT-StExupery"/>
                          <pic:cNvPicPr>
                            <a:picLocks noChangeAspect="1" noChangeArrowheads="1"/>
                          </pic:cNvPicPr>
                        </pic:nvPicPr>
                        <pic:blipFill>
                          <a:blip r:embed="rId9" cstate="print"/>
                          <a:srcRect/>
                          <a:stretch>
                            <a:fillRect/>
                          </a:stretch>
                        </pic:blipFill>
                        <pic:spPr bwMode="auto">
                          <a:xfrm>
                            <a:off x="0" y="0"/>
                            <a:ext cx="1910715" cy="75057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ification"/>
              <w:rPr>
                <w:lang w:val="en-GB"/>
              </w:rPr>
            </w:pPr>
          </w:p>
        </w:tc>
        <w:tc>
          <w:tcPr>
            <w:tcW w:w="1273" w:type="dxa"/>
            <w:tcBorders>
              <w:bottom w:val="nil"/>
            </w:tcBorders>
            <w:vAlign w:val="center"/>
          </w:tcPr>
          <w:p w:rsidR="00C50F45" w:rsidRDefault="00C50F45">
            <w:pPr>
              <w:pStyle w:val="ZIndiceedition"/>
              <w:rPr>
                <w:lang w:val="en-GB"/>
              </w:rPr>
            </w:pPr>
          </w:p>
        </w:tc>
        <w:tc>
          <w:tcPr>
            <w:tcW w:w="1629" w:type="dxa"/>
            <w:tcBorders>
              <w:bottom w:val="nil"/>
              <w:right w:val="single" w:sz="4" w:space="0" w:color="auto"/>
            </w:tcBorders>
            <w:vAlign w:val="center"/>
          </w:tcPr>
          <w:p w:rsidR="00C50F45" w:rsidRDefault="00C50F45">
            <w:pPr>
              <w:pStyle w:val="ZDateedition"/>
              <w:rPr>
                <w:lang w:val="en-GB"/>
              </w:rPr>
            </w:pPr>
          </w:p>
        </w:tc>
      </w:tr>
      <w:tr w:rsidR="00C50F45" w:rsidTr="002477D0">
        <w:trPr>
          <w:cantSplit/>
          <w:trHeight w:hRule="exact" w:val="38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lang w:val="en-GB" w:eastAsia="en-GB"/>
              </w:rPr>
              <w:drawing>
                <wp:inline distT="0" distB="0" distL="0" distR="0">
                  <wp:extent cx="1249045" cy="873760"/>
                  <wp:effectExtent l="19050" t="0" r="8255" b="0"/>
                  <wp:docPr id="2" name="Image 2" descr="logoAir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Airbus"/>
                          <pic:cNvPicPr>
                            <a:picLocks noChangeAspect="1" noChangeArrowheads="1"/>
                          </pic:cNvPicPr>
                        </pic:nvPicPr>
                        <pic:blipFill>
                          <a:blip r:embed="rId10" cstate="print"/>
                          <a:srcRect/>
                          <a:stretch>
                            <a:fillRect/>
                          </a:stretch>
                        </pic:blipFill>
                        <pic:spPr bwMode="auto">
                          <a:xfrm>
                            <a:off x="0" y="0"/>
                            <a:ext cx="1249045" cy="87376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1"/>
              <w:rPr>
                <w:lang w:val="en-GB"/>
              </w:rPr>
            </w:pPr>
          </w:p>
        </w:tc>
        <w:tc>
          <w:tcPr>
            <w:tcW w:w="1273" w:type="dxa"/>
            <w:tcBorders>
              <w:top w:val="nil"/>
              <w:bottom w:val="nil"/>
              <w:right w:val="single" w:sz="4" w:space="0" w:color="auto"/>
            </w:tcBorders>
            <w:vAlign w:val="center"/>
          </w:tcPr>
          <w:p w:rsidR="00C50F45" w:rsidRDefault="00C50F45">
            <w:pPr>
              <w:pStyle w:val="ZIndiceed1"/>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2477D0">
        <w:trPr>
          <w:cantSplit/>
          <w:trHeight w:hRule="exact" w:val="511"/>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lang w:val="en-GB" w:eastAsia="en-GB"/>
              </w:rPr>
              <w:drawing>
                <wp:inline distT="0" distB="0" distL="0" distR="0">
                  <wp:extent cx="1856105" cy="497840"/>
                  <wp:effectExtent l="19050" t="0" r="0" b="0"/>
                  <wp:docPr id="3" name="Image 3" descr="logoON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ONERA"/>
                          <pic:cNvPicPr>
                            <a:picLocks noChangeAspect="1" noChangeArrowheads="1"/>
                          </pic:cNvPicPr>
                        </pic:nvPicPr>
                        <pic:blipFill>
                          <a:blip r:embed="rId11" cstate="print"/>
                          <a:srcRect/>
                          <a:stretch>
                            <a:fillRect/>
                          </a:stretch>
                        </pic:blipFill>
                        <pic:spPr bwMode="auto">
                          <a:xfrm>
                            <a:off x="0" y="0"/>
                            <a:ext cx="1856105" cy="49784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2"/>
              <w:rPr>
                <w:lang w:val="en-GB"/>
              </w:rPr>
            </w:pPr>
          </w:p>
        </w:tc>
        <w:tc>
          <w:tcPr>
            <w:tcW w:w="1273" w:type="dxa"/>
            <w:tcBorders>
              <w:top w:val="nil"/>
              <w:bottom w:val="nil"/>
              <w:right w:val="single" w:sz="4" w:space="0" w:color="auto"/>
            </w:tcBorders>
            <w:vAlign w:val="center"/>
          </w:tcPr>
          <w:p w:rsidR="00C50F45" w:rsidRDefault="00C50F45">
            <w:pPr>
              <w:pStyle w:val="ZIndiceed2"/>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20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F426EF">
            <w:pPr>
              <w:jc w:val="center"/>
              <w:rPr>
                <w:rFonts w:ascii="Arial" w:hAnsi="Arial"/>
                <w:sz w:val="20"/>
                <w:lang w:val="en-GB"/>
              </w:rPr>
            </w:pPr>
            <w:r>
              <w:rPr>
                <w:noProof/>
                <w:lang w:val="en-GB" w:eastAsia="en-GB"/>
              </w:rPr>
              <w:drawing>
                <wp:inline distT="0" distB="0" distL="0" distR="0">
                  <wp:extent cx="1961265" cy="461204"/>
                  <wp:effectExtent l="0" t="0" r="0" b="0"/>
                  <wp:docPr id="20" name="Picture 20" descr="See 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original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9266" cy="463085"/>
                          </a:xfrm>
                          <a:prstGeom prst="rect">
                            <a:avLst/>
                          </a:prstGeom>
                          <a:noFill/>
                          <a:ln>
                            <a:noFill/>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3"/>
              <w:rPr>
                <w:lang w:val="en-GB"/>
              </w:rPr>
            </w:pPr>
          </w:p>
        </w:tc>
        <w:tc>
          <w:tcPr>
            <w:tcW w:w="1273" w:type="dxa"/>
            <w:tcBorders>
              <w:top w:val="nil"/>
              <w:bottom w:val="nil"/>
              <w:right w:val="single" w:sz="4" w:space="0" w:color="auto"/>
            </w:tcBorders>
            <w:vAlign w:val="center"/>
          </w:tcPr>
          <w:p w:rsidR="00C50F45" w:rsidRDefault="00C50F45">
            <w:pPr>
              <w:pStyle w:val="ZIndiceed3"/>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2477D0">
        <w:trPr>
          <w:cantSplit/>
          <w:trHeight w:hRule="exact" w:val="263"/>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0D5DC3">
        <w:trPr>
          <w:cantSplit/>
          <w:trHeight w:hRule="exact" w:val="1056"/>
          <w:jc w:val="center"/>
        </w:trPr>
        <w:tc>
          <w:tcPr>
            <w:tcW w:w="3258" w:type="dxa"/>
            <w:tcBorders>
              <w:top w:val="nil"/>
              <w:left w:val="nil"/>
              <w:bottom w:val="nil"/>
              <w:right w:val="nil"/>
            </w:tcBorders>
            <w:vAlign w:val="center"/>
          </w:tcPr>
          <w:p w:rsidR="00C50F45" w:rsidRDefault="00C77F51" w:rsidP="002477D0">
            <w:pPr>
              <w:jc w:val="center"/>
              <w:rPr>
                <w:rFonts w:ascii="Arial" w:hAnsi="Arial"/>
                <w:sz w:val="20"/>
                <w:lang w:val="en-GB"/>
              </w:rPr>
            </w:pPr>
            <w:r>
              <w:rPr>
                <w:rFonts w:ascii="Arial" w:hAnsi="Arial"/>
                <w:noProof/>
                <w:sz w:val="20"/>
                <w:lang w:val="en-GB" w:eastAsia="en-GB"/>
              </w:rPr>
              <w:drawing>
                <wp:inline distT="0" distB="0" distL="0" distR="0">
                  <wp:extent cx="1835785" cy="573405"/>
                  <wp:effectExtent l="19050" t="0" r="0" b="0"/>
                  <wp:docPr id="5" name="Image 5" descr="DASA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AVIA"/>
                          <pic:cNvPicPr>
                            <a:picLocks noChangeAspect="1" noChangeArrowheads="1"/>
                          </pic:cNvPicPr>
                        </pic:nvPicPr>
                        <pic:blipFill>
                          <a:blip r:embed="rId13" cstate="print"/>
                          <a:srcRect/>
                          <a:stretch>
                            <a:fillRect/>
                          </a:stretch>
                        </pic:blipFill>
                        <pic:spPr bwMode="auto">
                          <a:xfrm>
                            <a:off x="0" y="0"/>
                            <a:ext cx="1835785" cy="573405"/>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tcBorders>
            <w:vAlign w:val="center"/>
          </w:tcPr>
          <w:p w:rsidR="00C50F45" w:rsidRDefault="00C50F45">
            <w:pPr>
              <w:pStyle w:val="ZIdent4"/>
              <w:rPr>
                <w:lang w:val="en-GB"/>
              </w:rPr>
            </w:pPr>
          </w:p>
        </w:tc>
        <w:tc>
          <w:tcPr>
            <w:tcW w:w="1273" w:type="dxa"/>
            <w:tcBorders>
              <w:top w:val="nil"/>
              <w:bottom w:val="nil"/>
              <w:right w:val="single" w:sz="4" w:space="0" w:color="auto"/>
            </w:tcBorders>
            <w:vAlign w:val="center"/>
          </w:tcPr>
          <w:p w:rsidR="00C50F45" w:rsidRDefault="00C50F45">
            <w:pPr>
              <w:pStyle w:val="ZIndiceed4"/>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0D5DC3" w:rsidTr="000D5DC3">
        <w:trPr>
          <w:cantSplit/>
          <w:trHeight w:hRule="exact" w:val="1214"/>
          <w:jc w:val="center"/>
        </w:trPr>
        <w:tc>
          <w:tcPr>
            <w:tcW w:w="3258" w:type="dxa"/>
            <w:tcBorders>
              <w:top w:val="nil"/>
              <w:left w:val="nil"/>
              <w:bottom w:val="nil"/>
              <w:right w:val="nil"/>
            </w:tcBorders>
            <w:vAlign w:val="center"/>
          </w:tcPr>
          <w:p w:rsidR="000D5DC3" w:rsidRDefault="00C77F51" w:rsidP="002477D0">
            <w:pPr>
              <w:jc w:val="center"/>
              <w:rPr>
                <w:rFonts w:ascii="Arial" w:hAnsi="Arial"/>
                <w:sz w:val="20"/>
                <w:lang w:val="en-GB"/>
              </w:rPr>
            </w:pPr>
            <w:r>
              <w:rPr>
                <w:rFonts w:ascii="Arial" w:hAnsi="Arial"/>
                <w:noProof/>
                <w:sz w:val="20"/>
                <w:lang w:val="en-GB" w:eastAsia="en-GB"/>
              </w:rPr>
              <w:drawing>
                <wp:inline distT="0" distB="0" distL="0" distR="0">
                  <wp:extent cx="1938020" cy="750570"/>
                  <wp:effectExtent l="19050" t="0" r="5080" b="0"/>
                  <wp:docPr id="6" name="Image 6" descr="logoSAF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SAFRAN"/>
                          <pic:cNvPicPr>
                            <a:picLocks noChangeAspect="1" noChangeArrowheads="1"/>
                          </pic:cNvPicPr>
                        </pic:nvPicPr>
                        <pic:blipFill>
                          <a:blip r:embed="rId14" cstate="print"/>
                          <a:srcRect/>
                          <a:stretch>
                            <a:fillRect/>
                          </a:stretch>
                        </pic:blipFill>
                        <pic:spPr bwMode="auto">
                          <a:xfrm>
                            <a:off x="0" y="0"/>
                            <a:ext cx="1938020" cy="75057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0D5DC3" w:rsidRDefault="000D5DC3">
            <w:pPr>
              <w:jc w:val="center"/>
              <w:rPr>
                <w:rFonts w:ascii="Arial" w:hAnsi="Arial"/>
                <w:sz w:val="20"/>
                <w:lang w:val="en-GB"/>
              </w:rPr>
            </w:pPr>
          </w:p>
        </w:tc>
        <w:tc>
          <w:tcPr>
            <w:tcW w:w="1985" w:type="dxa"/>
            <w:tcBorders>
              <w:left w:val="nil"/>
            </w:tcBorders>
            <w:vAlign w:val="center"/>
          </w:tcPr>
          <w:p w:rsidR="000D5DC3" w:rsidRDefault="000D5DC3">
            <w:pPr>
              <w:pStyle w:val="ZIdent4"/>
              <w:rPr>
                <w:lang w:val="en-GB"/>
              </w:rPr>
            </w:pPr>
          </w:p>
        </w:tc>
        <w:tc>
          <w:tcPr>
            <w:tcW w:w="1273" w:type="dxa"/>
            <w:tcBorders>
              <w:top w:val="nil"/>
              <w:bottom w:val="nil"/>
              <w:right w:val="single" w:sz="4" w:space="0" w:color="auto"/>
            </w:tcBorders>
            <w:vAlign w:val="center"/>
          </w:tcPr>
          <w:p w:rsidR="000D5DC3" w:rsidRDefault="000D5DC3">
            <w:pPr>
              <w:pStyle w:val="ZIndiceed4"/>
              <w:rPr>
                <w:lang w:val="en-GB"/>
              </w:rPr>
            </w:pPr>
          </w:p>
        </w:tc>
        <w:tc>
          <w:tcPr>
            <w:tcW w:w="1629" w:type="dxa"/>
            <w:tcBorders>
              <w:top w:val="nil"/>
              <w:left w:val="nil"/>
              <w:bottom w:val="nil"/>
              <w:right w:val="single" w:sz="4" w:space="0" w:color="auto"/>
            </w:tcBorders>
            <w:vAlign w:val="center"/>
          </w:tcPr>
          <w:p w:rsidR="000D5DC3" w:rsidRDefault="000D5DC3">
            <w:pPr>
              <w:jc w:val="center"/>
              <w:rPr>
                <w:rFonts w:ascii="Arial" w:hAnsi="Arial"/>
                <w:b/>
                <w:sz w:val="22"/>
                <w:lang w:val="en-GB"/>
              </w:rPr>
            </w:pPr>
          </w:p>
        </w:tc>
      </w:tr>
      <w:tr w:rsidR="000D5DC3" w:rsidTr="002477D0">
        <w:trPr>
          <w:cantSplit/>
          <w:trHeight w:hRule="exact" w:val="1056"/>
          <w:jc w:val="center"/>
        </w:trPr>
        <w:tc>
          <w:tcPr>
            <w:tcW w:w="3258" w:type="dxa"/>
            <w:tcBorders>
              <w:top w:val="nil"/>
              <w:left w:val="nil"/>
              <w:bottom w:val="nil"/>
              <w:right w:val="nil"/>
            </w:tcBorders>
            <w:vAlign w:val="center"/>
          </w:tcPr>
          <w:p w:rsidR="000D5DC3" w:rsidRDefault="00C77F51" w:rsidP="002477D0">
            <w:pPr>
              <w:jc w:val="center"/>
              <w:rPr>
                <w:rFonts w:ascii="Arial" w:hAnsi="Arial"/>
                <w:sz w:val="20"/>
                <w:lang w:val="en-GB"/>
              </w:rPr>
            </w:pPr>
            <w:r>
              <w:rPr>
                <w:rFonts w:ascii="Arial" w:hAnsi="Arial"/>
                <w:noProof/>
                <w:sz w:val="20"/>
                <w:lang w:val="en-GB" w:eastAsia="en-GB"/>
              </w:rPr>
              <w:drawing>
                <wp:inline distT="0" distB="0" distL="0" distR="0">
                  <wp:extent cx="1521460" cy="450215"/>
                  <wp:effectExtent l="19050" t="0" r="2540" b="0"/>
                  <wp:docPr id="7" name="Image 7" descr="logo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Thales"/>
                          <pic:cNvPicPr>
                            <a:picLocks noChangeAspect="1" noChangeArrowheads="1"/>
                          </pic:cNvPicPr>
                        </pic:nvPicPr>
                        <pic:blipFill>
                          <a:blip r:embed="rId15" cstate="print"/>
                          <a:srcRect/>
                          <a:stretch>
                            <a:fillRect/>
                          </a:stretch>
                        </pic:blipFill>
                        <pic:spPr bwMode="auto">
                          <a:xfrm>
                            <a:off x="0" y="0"/>
                            <a:ext cx="1521460" cy="450215"/>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0D5DC3" w:rsidRDefault="000D5DC3">
            <w:pPr>
              <w:jc w:val="center"/>
              <w:rPr>
                <w:rFonts w:ascii="Arial" w:hAnsi="Arial"/>
                <w:sz w:val="20"/>
                <w:lang w:val="en-GB"/>
              </w:rPr>
            </w:pPr>
          </w:p>
        </w:tc>
        <w:tc>
          <w:tcPr>
            <w:tcW w:w="1985" w:type="dxa"/>
            <w:tcBorders>
              <w:left w:val="nil"/>
            </w:tcBorders>
            <w:vAlign w:val="center"/>
          </w:tcPr>
          <w:p w:rsidR="000D5DC3" w:rsidRDefault="000D5DC3">
            <w:pPr>
              <w:pStyle w:val="ZIdent4"/>
              <w:rPr>
                <w:lang w:val="en-GB"/>
              </w:rPr>
            </w:pPr>
          </w:p>
        </w:tc>
        <w:tc>
          <w:tcPr>
            <w:tcW w:w="1273" w:type="dxa"/>
            <w:tcBorders>
              <w:top w:val="nil"/>
              <w:bottom w:val="single" w:sz="4" w:space="0" w:color="auto"/>
              <w:right w:val="single" w:sz="4" w:space="0" w:color="auto"/>
            </w:tcBorders>
            <w:vAlign w:val="center"/>
          </w:tcPr>
          <w:p w:rsidR="000D5DC3" w:rsidRDefault="000D5DC3">
            <w:pPr>
              <w:pStyle w:val="ZIndiceed4"/>
              <w:rPr>
                <w:lang w:val="en-GB"/>
              </w:rPr>
            </w:pPr>
          </w:p>
        </w:tc>
        <w:tc>
          <w:tcPr>
            <w:tcW w:w="1629" w:type="dxa"/>
            <w:tcBorders>
              <w:top w:val="nil"/>
              <w:left w:val="nil"/>
              <w:bottom w:val="single" w:sz="4" w:space="0" w:color="auto"/>
              <w:right w:val="single" w:sz="4" w:space="0" w:color="auto"/>
            </w:tcBorders>
            <w:vAlign w:val="center"/>
          </w:tcPr>
          <w:p w:rsidR="000D5DC3" w:rsidRDefault="000D5DC3">
            <w:pPr>
              <w:jc w:val="center"/>
              <w:rPr>
                <w:rFonts w:ascii="Arial" w:hAnsi="Arial"/>
                <w:b/>
                <w:sz w:val="22"/>
                <w:lang w:val="en-GB"/>
              </w:rPr>
            </w:pPr>
          </w:p>
        </w:tc>
      </w:tr>
    </w:tbl>
    <w:p w:rsidR="00C50F45" w:rsidRDefault="00C50F45">
      <w:pPr>
        <w:pStyle w:val="Normalarial"/>
        <w:rPr>
          <w:lang w:val="en-GB"/>
        </w:rPr>
      </w:pPr>
    </w:p>
    <w:p w:rsidR="00C50F45" w:rsidRDefault="00C50F45">
      <w:pPr>
        <w:pStyle w:val="Normalarial"/>
        <w:rPr>
          <w:lang w:val="en-GB"/>
        </w:rPr>
      </w:pPr>
    </w:p>
    <w:tbl>
      <w:tblPr>
        <w:tblW w:w="0" w:type="auto"/>
        <w:jc w:val="center"/>
        <w:tblLayout w:type="fixed"/>
        <w:tblCellMar>
          <w:left w:w="70" w:type="dxa"/>
          <w:right w:w="70" w:type="dxa"/>
        </w:tblCellMar>
        <w:tblLook w:val="0000" w:firstRow="0" w:lastRow="0" w:firstColumn="0" w:lastColumn="0" w:noHBand="0" w:noVBand="0"/>
      </w:tblPr>
      <w:tblGrid>
        <w:gridCol w:w="9778"/>
      </w:tblGrid>
      <w:tr w:rsidR="00C50F45">
        <w:trPr>
          <w:cantSplit/>
          <w:trHeight w:hRule="exact" w:val="400"/>
          <w:jc w:val="center"/>
        </w:trPr>
        <w:tc>
          <w:tcPr>
            <w:tcW w:w="9778" w:type="dxa"/>
            <w:vAlign w:val="center"/>
          </w:tcPr>
          <w:p w:rsidR="00C50F45" w:rsidRDefault="00C50F45" w:rsidP="00CF117B">
            <w:pPr>
              <w:pStyle w:val="ZType"/>
              <w:jc w:val="left"/>
              <w:rPr>
                <w:lang w:val="en-GB"/>
              </w:rPr>
            </w:pPr>
          </w:p>
        </w:tc>
      </w:tr>
      <w:tr w:rsidR="00C50F45" w:rsidRPr="00043C1E" w:rsidTr="00A04DEB">
        <w:trPr>
          <w:cantSplit/>
          <w:trHeight w:hRule="exact" w:val="1689"/>
          <w:jc w:val="center"/>
        </w:trPr>
        <w:tc>
          <w:tcPr>
            <w:tcW w:w="9778" w:type="dxa"/>
          </w:tcPr>
          <w:p w:rsidR="00C50F45" w:rsidRDefault="000706D4" w:rsidP="000B0FFD">
            <w:pPr>
              <w:pStyle w:val="ZDocTitreL1"/>
              <w:spacing w:before="120"/>
              <w:rPr>
                <w:lang w:val="en-GB"/>
              </w:rPr>
            </w:pPr>
            <w:r>
              <w:rPr>
                <w:lang w:val="en-GB"/>
              </w:rPr>
              <w:t>Streamlining Development Assurance</w:t>
            </w:r>
          </w:p>
          <w:p w:rsidR="000706D4" w:rsidRDefault="00B53E4C" w:rsidP="000B0FFD">
            <w:pPr>
              <w:pStyle w:val="ZDocTitreL1"/>
              <w:spacing w:before="120"/>
              <w:rPr>
                <w:lang w:val="en-GB"/>
              </w:rPr>
            </w:pPr>
            <w:r>
              <w:rPr>
                <w:rFonts w:cs="Arial"/>
                <w:lang w:val="en-GB"/>
              </w:rPr>
              <w:t>µ</w:t>
            </w:r>
            <w:r w:rsidR="00BC2DE0">
              <w:rPr>
                <w:lang w:val="en-GB"/>
              </w:rPr>
              <w:t>XAV</w:t>
            </w:r>
            <w:r w:rsidR="00CF117B">
              <w:rPr>
                <w:lang w:val="en-GB"/>
              </w:rPr>
              <w:t xml:space="preserve"> Specification</w:t>
            </w:r>
          </w:p>
          <w:p w:rsidR="000B0FFD" w:rsidRPr="000B0FFD" w:rsidRDefault="000B0FFD" w:rsidP="000B0FFD">
            <w:pPr>
              <w:pStyle w:val="ZDocTitreL1"/>
              <w:spacing w:before="0"/>
              <w:rPr>
                <w:sz w:val="22"/>
                <w:szCs w:val="22"/>
                <w:lang w:val="en-GB"/>
              </w:rPr>
            </w:pPr>
            <w:r w:rsidRPr="000B0FFD">
              <w:rPr>
                <w:sz w:val="22"/>
                <w:szCs w:val="22"/>
                <w:lang w:val="en-GB"/>
              </w:rPr>
              <w:t>(Overarching Properties Oriented)</w:t>
            </w:r>
          </w:p>
          <w:p w:rsidR="00BC2DE0" w:rsidRDefault="00BC2DE0" w:rsidP="00BC2DE0">
            <w:pPr>
              <w:pStyle w:val="ZDocTitreL1"/>
              <w:jc w:val="left"/>
              <w:rPr>
                <w:lang w:val="en-GB"/>
              </w:rPr>
            </w:pPr>
          </w:p>
        </w:tc>
      </w:tr>
    </w:tbl>
    <w:p w:rsidR="00C50F45" w:rsidRDefault="00C50F45">
      <w:pPr>
        <w:pStyle w:val="Normalarial"/>
        <w:rPr>
          <w:lang w:val="en-GB"/>
        </w:rPr>
      </w:pPr>
    </w:p>
    <w:tbl>
      <w:tblPr>
        <w:tblW w:w="0" w:type="auto"/>
        <w:jc w:val="center"/>
        <w:tblLayout w:type="fixed"/>
        <w:tblCellMar>
          <w:left w:w="70" w:type="dxa"/>
          <w:right w:w="70" w:type="dxa"/>
        </w:tblCellMar>
        <w:tblLook w:val="0000" w:firstRow="0" w:lastRow="0" w:firstColumn="0" w:lastColumn="0" w:noHBand="0" w:noVBand="0"/>
      </w:tblPr>
      <w:tblGrid>
        <w:gridCol w:w="6449"/>
        <w:gridCol w:w="3329"/>
      </w:tblGrid>
      <w:tr w:rsidR="00C50F45" w:rsidTr="000D5DC3">
        <w:trPr>
          <w:trHeight w:hRule="exact" w:val="7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Gauche6"/>
              <w:rPr>
                <w:lang w:val="en-GB"/>
              </w:rPr>
            </w:pPr>
            <w:r>
              <w:rPr>
                <w:lang w:val="en-GB"/>
              </w:rPr>
              <w:t>SCOPE</w:t>
            </w: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1"/>
              <w:rPr>
                <w:lang w:val="en-GB"/>
              </w:rPr>
            </w:pP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4"/>
              <w:rPr>
                <w:lang w:val="en-GB"/>
              </w:rPr>
            </w:pP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5"/>
              <w:rPr>
                <w:lang w:val="en-GB"/>
              </w:rPr>
            </w:pPr>
          </w:p>
        </w:tc>
      </w:tr>
    </w:tbl>
    <w:p w:rsidR="00C50F45" w:rsidRDefault="00C50F45">
      <w:pPr>
        <w:pStyle w:val="Normalarial"/>
        <w:rPr>
          <w:lang w:val="en-GB"/>
        </w:rPr>
      </w:pPr>
    </w:p>
    <w:tbl>
      <w:tblPr>
        <w:tblW w:w="0" w:type="auto"/>
        <w:jc w:val="center"/>
        <w:tblLayout w:type="fixed"/>
        <w:tblCellMar>
          <w:left w:w="70" w:type="dxa"/>
          <w:right w:w="70" w:type="dxa"/>
        </w:tblCellMar>
        <w:tblLook w:val="0000" w:firstRow="0" w:lastRow="0" w:firstColumn="0" w:lastColumn="0" w:noHBand="0" w:noVBand="0"/>
      </w:tblPr>
      <w:tblGrid>
        <w:gridCol w:w="9778"/>
      </w:tblGrid>
      <w:tr w:rsidR="00C50F45">
        <w:trPr>
          <w:cantSplit/>
          <w:trHeight w:hRule="exact" w:val="400"/>
          <w:jc w:val="center"/>
        </w:trPr>
        <w:tc>
          <w:tcPr>
            <w:tcW w:w="9778" w:type="dxa"/>
            <w:vAlign w:val="center"/>
          </w:tcPr>
          <w:p w:rsidR="00C50F45" w:rsidRDefault="00C50F45" w:rsidP="00BC2DE0">
            <w:pPr>
              <w:pStyle w:val="ZEtatDoc"/>
              <w:jc w:val="left"/>
              <w:rPr>
                <w:lang w:val="en-GB"/>
              </w:rPr>
            </w:pPr>
          </w:p>
        </w:tc>
      </w:tr>
    </w:tbl>
    <w:p w:rsidR="00C50F45" w:rsidRDefault="00C50F45">
      <w:pPr>
        <w:pStyle w:val="Normalarial"/>
        <w:rPr>
          <w:lang w:val="en-GB"/>
        </w:rPr>
      </w:pPr>
    </w:p>
    <w:tbl>
      <w:tblPr>
        <w:tblW w:w="0" w:type="auto"/>
        <w:tblLayout w:type="fixed"/>
        <w:tblCellMar>
          <w:left w:w="70" w:type="dxa"/>
          <w:right w:w="70" w:type="dxa"/>
        </w:tblCellMar>
        <w:tblLook w:val="0000" w:firstRow="0" w:lastRow="0" w:firstColumn="0" w:lastColumn="0" w:noHBand="0" w:noVBand="0"/>
      </w:tblPr>
      <w:tblGrid>
        <w:gridCol w:w="3259"/>
        <w:gridCol w:w="3259"/>
        <w:gridCol w:w="3259"/>
      </w:tblGrid>
      <w:tr w:rsidR="00C50F45">
        <w:tc>
          <w:tcPr>
            <w:tcW w:w="3259" w:type="dxa"/>
          </w:tcPr>
          <w:p w:rsidR="00C50F45" w:rsidRDefault="00C50F45">
            <w:pPr>
              <w:pStyle w:val="Normalarial"/>
              <w:rPr>
                <w:lang w:val="en-GB"/>
              </w:rPr>
            </w:pPr>
          </w:p>
        </w:tc>
        <w:tc>
          <w:tcPr>
            <w:tcW w:w="3259" w:type="dxa"/>
          </w:tcPr>
          <w:p w:rsidR="00C50F45" w:rsidRDefault="00C50F45">
            <w:pPr>
              <w:pStyle w:val="Normalarial"/>
              <w:rPr>
                <w:lang w:val="en-GB"/>
              </w:rPr>
            </w:pPr>
          </w:p>
        </w:tc>
        <w:tc>
          <w:tcPr>
            <w:tcW w:w="3259" w:type="dxa"/>
          </w:tcPr>
          <w:p w:rsidR="00C50F45" w:rsidRDefault="00C50F45">
            <w:pPr>
              <w:pStyle w:val="Normalarial"/>
              <w:jc w:val="right"/>
              <w:rPr>
                <w:lang w:val="en-GB"/>
              </w:rPr>
            </w:pPr>
            <w:r>
              <w:rPr>
                <w:lang w:val="en-GB"/>
              </w:rPr>
              <w:t xml:space="preserve">Page : </w:t>
            </w:r>
            <w:r w:rsidR="008060D0">
              <w:rPr>
                <w:lang w:val="en-GB"/>
              </w:rPr>
              <w:fldChar w:fldCharType="begin"/>
            </w:r>
            <w:r>
              <w:rPr>
                <w:lang w:val="en-GB"/>
              </w:rPr>
              <w:instrText xml:space="preserve"> PAGE  \* MERGEFORMAT </w:instrText>
            </w:r>
            <w:r w:rsidR="008060D0">
              <w:rPr>
                <w:lang w:val="en-GB"/>
              </w:rPr>
              <w:fldChar w:fldCharType="separate"/>
            </w:r>
            <w:r w:rsidR="000B76E5" w:rsidRPr="000B76E5">
              <w:rPr>
                <w:noProof/>
              </w:rPr>
              <w:t>1</w:t>
            </w:r>
            <w:r w:rsidR="008060D0">
              <w:rPr>
                <w:lang w:val="en-GB"/>
              </w:rPr>
              <w:fldChar w:fldCharType="end"/>
            </w:r>
            <w:r>
              <w:rPr>
                <w:lang w:val="en-GB"/>
              </w:rPr>
              <w:t xml:space="preserve"> / </w:t>
            </w:r>
            <w:fldSimple w:instr=" NUMPAGES  \* MERGEFORMAT ">
              <w:r w:rsidR="000B76E5" w:rsidRPr="000B76E5">
                <w:rPr>
                  <w:noProof/>
                  <w:lang w:val="en-GB"/>
                </w:rPr>
                <w:t>46</w:t>
              </w:r>
            </w:fldSimple>
          </w:p>
        </w:tc>
      </w:tr>
    </w:tbl>
    <w:p w:rsidR="00C50F45" w:rsidRDefault="00C50F45">
      <w:pPr>
        <w:pStyle w:val="Normalarial"/>
        <w:rPr>
          <w:lang w:val="en-GB"/>
        </w:rPr>
      </w:pPr>
    </w:p>
    <w:tbl>
      <w:tblPr>
        <w:tblW w:w="0" w:type="auto"/>
        <w:tblLayout w:type="fixed"/>
        <w:tblCellMar>
          <w:left w:w="70" w:type="dxa"/>
          <w:right w:w="70" w:type="dxa"/>
        </w:tblCellMar>
        <w:tblLook w:val="0000" w:firstRow="0" w:lastRow="0" w:firstColumn="0" w:lastColumn="0" w:noHBand="0" w:noVBand="0"/>
      </w:tblPr>
      <w:tblGrid>
        <w:gridCol w:w="9777"/>
      </w:tblGrid>
      <w:tr w:rsidR="00C50F45" w:rsidRPr="009337A5">
        <w:trPr>
          <w:cantSplit/>
        </w:trPr>
        <w:tc>
          <w:tcPr>
            <w:tcW w:w="9777" w:type="dxa"/>
          </w:tcPr>
          <w:p w:rsidR="00C50F45" w:rsidRDefault="00C50F45">
            <w:pPr>
              <w:pStyle w:val="ZPropriete"/>
              <w:rPr>
                <w:lang w:val="en-GB"/>
              </w:rPr>
            </w:pPr>
            <w:r>
              <w:rPr>
                <w:lang w:val="en-GB"/>
              </w:rPr>
              <w:t xml:space="preserve">This document is the intellectual property of </w:t>
            </w:r>
            <w:bookmarkStart w:id="0" w:name="S_Societes"/>
            <w:r w:rsidR="00A04DEB">
              <w:rPr>
                <w:lang w:val="en-GB"/>
              </w:rPr>
              <w:t>RESSAC members</w:t>
            </w:r>
            <w:bookmarkEnd w:id="0"/>
            <w:r w:rsidR="00A04DEB">
              <w:rPr>
                <w:lang w:val="en-GB"/>
              </w:rPr>
              <w:t xml:space="preserve"> </w:t>
            </w:r>
            <w:r>
              <w:rPr>
                <w:lang w:val="en-GB"/>
              </w:rPr>
              <w:t>It may not be used, reproduced, modified or disclosed without its authorization.</w:t>
            </w:r>
          </w:p>
          <w:p w:rsidR="00C50F45" w:rsidRDefault="008060D0">
            <w:pPr>
              <w:pStyle w:val="ZPropriete"/>
              <w:rPr>
                <w:lang w:val="en-GB"/>
              </w:rPr>
            </w:pPr>
            <w:r>
              <w:rPr>
                <w:lang w:val="en-GB"/>
              </w:rPr>
              <w:fldChar w:fldCharType="begin"/>
            </w:r>
            <w:r w:rsidR="00C50F45">
              <w:rPr>
                <w:lang w:val="en-GB"/>
              </w:rPr>
              <w:instrText xml:space="preserve"> REF S_Societes </w:instrText>
            </w:r>
            <w:r>
              <w:rPr>
                <w:lang w:val="en-GB"/>
              </w:rPr>
              <w:fldChar w:fldCharType="separate"/>
            </w:r>
            <w:r w:rsidR="000B76E5">
              <w:rPr>
                <w:lang w:val="en-GB"/>
              </w:rPr>
              <w:t>RESSAC members</w:t>
            </w:r>
            <w:r>
              <w:rPr>
                <w:lang w:val="en-GB"/>
              </w:rPr>
              <w:fldChar w:fldCharType="end"/>
            </w:r>
            <w:r w:rsidR="00C50F45">
              <w:rPr>
                <w:lang w:val="en-GB"/>
              </w:rPr>
              <w:t xml:space="preserve"> Proprietary Data.</w:t>
            </w:r>
          </w:p>
        </w:tc>
      </w:tr>
    </w:tbl>
    <w:p w:rsidR="00C50F45" w:rsidRDefault="00C50F45">
      <w:pPr>
        <w:rPr>
          <w:rFonts w:ascii="Arial" w:hAnsi="Arial"/>
          <w:sz w:val="20"/>
          <w:lang w:val="en-GB"/>
        </w:rPr>
      </w:pPr>
    </w:p>
    <w:p w:rsidR="00C50F45" w:rsidRDefault="00C50F45">
      <w:pPr>
        <w:rPr>
          <w:rFonts w:ascii="Arial" w:hAnsi="Arial"/>
          <w:sz w:val="20"/>
          <w:lang w:val="en-GB"/>
        </w:rPr>
        <w:sectPr w:rsidR="00C50F45">
          <w:pgSz w:w="11906" w:h="16838" w:code="9"/>
          <w:pgMar w:top="567" w:right="1134" w:bottom="567" w:left="1134" w:header="567" w:footer="567" w:gutter="0"/>
          <w:cols w:space="720"/>
        </w:sectPr>
      </w:pPr>
    </w:p>
    <w:p w:rsidR="00C50F45" w:rsidRDefault="00C50F45">
      <w:pPr>
        <w:pStyle w:val="Titrepage"/>
        <w:rPr>
          <w:lang w:val="en-GB"/>
        </w:rPr>
      </w:pPr>
      <w:r>
        <w:rPr>
          <w:lang w:val="en-GB"/>
        </w:rPr>
        <w:lastRenderedPageBreak/>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87"/>
        <w:gridCol w:w="2268"/>
        <w:gridCol w:w="2268"/>
      </w:tblGrid>
      <w:tr w:rsidR="00C50F45" w:rsidTr="003A7252">
        <w:trPr>
          <w:cantSplit/>
          <w:trHeight w:val="70"/>
          <w:jc w:val="center"/>
        </w:trPr>
        <w:tc>
          <w:tcPr>
            <w:tcW w:w="3187" w:type="dxa"/>
            <w:tcBorders>
              <w:top w:val="nil"/>
              <w:left w:val="nil"/>
              <w:bottom w:val="nil"/>
              <w:right w:val="nil"/>
            </w:tcBorders>
            <w:vAlign w:val="bottom"/>
          </w:tcPr>
          <w:p w:rsidR="00C50F45" w:rsidRDefault="00C50F45">
            <w:pPr>
              <w:pStyle w:val="ZCentre7"/>
              <w:rPr>
                <w:lang w:val="en-GB"/>
              </w:rPr>
            </w:pPr>
          </w:p>
        </w:tc>
        <w:tc>
          <w:tcPr>
            <w:tcW w:w="2268" w:type="dxa"/>
            <w:tcBorders>
              <w:top w:val="nil"/>
              <w:left w:val="nil"/>
              <w:bottom w:val="nil"/>
              <w:right w:val="nil"/>
            </w:tcBorders>
            <w:vAlign w:val="bottom"/>
          </w:tcPr>
          <w:p w:rsidR="00C50F45" w:rsidRDefault="00C50F45">
            <w:pPr>
              <w:pStyle w:val="ZCentre7"/>
              <w:rPr>
                <w:lang w:val="en-GB"/>
              </w:rPr>
            </w:pPr>
          </w:p>
        </w:tc>
        <w:tc>
          <w:tcPr>
            <w:tcW w:w="2268" w:type="dxa"/>
            <w:tcBorders>
              <w:top w:val="nil"/>
              <w:left w:val="nil"/>
              <w:bottom w:val="nil"/>
              <w:right w:val="nil"/>
            </w:tcBorders>
            <w:vAlign w:val="bottom"/>
          </w:tcPr>
          <w:p w:rsidR="00C50F45" w:rsidRDefault="00C50F45">
            <w:pPr>
              <w:pStyle w:val="ZCentre7"/>
              <w:rPr>
                <w:lang w:val="en-GB"/>
              </w:rPr>
            </w:pPr>
          </w:p>
        </w:tc>
      </w:tr>
      <w:tr w:rsidR="00C50F45">
        <w:trPr>
          <w:cantSplit/>
          <w:trHeight w:hRule="exact" w:val="802"/>
          <w:jc w:val="center"/>
        </w:trPr>
        <w:tc>
          <w:tcPr>
            <w:tcW w:w="3187" w:type="dxa"/>
            <w:tcBorders>
              <w:top w:val="nil"/>
              <w:left w:val="nil"/>
              <w:bottom w:val="nil"/>
              <w:right w:val="nil"/>
            </w:tcBorders>
            <w:vAlign w:val="center"/>
          </w:tcPr>
          <w:p w:rsidR="00C50F45" w:rsidRDefault="00C50F45">
            <w:pPr>
              <w:pStyle w:val="ZCentre7"/>
              <w:rPr>
                <w:lang w:val="en-GB"/>
              </w:rPr>
            </w:pPr>
          </w:p>
        </w:tc>
        <w:tc>
          <w:tcPr>
            <w:tcW w:w="2268" w:type="dxa"/>
            <w:tcBorders>
              <w:top w:val="nil"/>
              <w:left w:val="nil"/>
              <w:bottom w:val="nil"/>
              <w:right w:val="nil"/>
            </w:tcBorders>
            <w:vAlign w:val="center"/>
          </w:tcPr>
          <w:p w:rsidR="00C50F45" w:rsidRDefault="00C50F45">
            <w:pPr>
              <w:pStyle w:val="ZCentre7"/>
              <w:rPr>
                <w:lang w:val="en-GB"/>
              </w:rPr>
            </w:pPr>
            <w:r>
              <w:rPr>
                <w:lang w:val="en-GB"/>
              </w:rPr>
              <w:t>REFERENCES</w:t>
            </w:r>
          </w:p>
        </w:tc>
        <w:tc>
          <w:tcPr>
            <w:tcW w:w="2268" w:type="dxa"/>
            <w:tcBorders>
              <w:top w:val="nil"/>
              <w:left w:val="nil"/>
              <w:bottom w:val="nil"/>
              <w:right w:val="nil"/>
            </w:tcBorders>
            <w:vAlign w:val="center"/>
          </w:tcPr>
          <w:p w:rsidR="00C50F45" w:rsidRDefault="00C50F45">
            <w:pPr>
              <w:pStyle w:val="ZCentre7"/>
              <w:rPr>
                <w:lang w:val="en-GB"/>
              </w:rPr>
            </w:pPr>
            <w:r>
              <w:rPr>
                <w:lang w:val="en-GB"/>
              </w:rPr>
              <w:t>APPROVERS</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1</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lang w:val="en-GB" w:eastAsia="en-GB"/>
              </w:rPr>
              <w:drawing>
                <wp:inline distT="0" distB="0" distL="0" distR="0">
                  <wp:extent cx="1931035" cy="757555"/>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1931035" cy="75755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Z_Identification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166"/>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1</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2</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lang w:val="en-GB" w:eastAsia="en-GB"/>
              </w:rPr>
              <w:drawing>
                <wp:inline distT="0" distB="0" distL="0" distR="0">
                  <wp:extent cx="1371600" cy="941705"/>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1371600" cy="94170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Z_Ident1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22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2</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3</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lang w:val="en-GB" w:eastAsia="en-GB"/>
              </w:rPr>
              <w:drawing>
                <wp:inline distT="0" distB="0" distL="0" distR="0">
                  <wp:extent cx="1528445" cy="532130"/>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528445" cy="532130"/>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Z_Ident2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244"/>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3</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4</w:t>
            </w:r>
          </w:p>
        </w:tc>
      </w:tr>
      <w:tr w:rsidR="00C50F45">
        <w:trPr>
          <w:cantSplit/>
          <w:trHeight w:hRule="exact" w:val="1200"/>
          <w:jc w:val="center"/>
        </w:trPr>
        <w:tc>
          <w:tcPr>
            <w:tcW w:w="3187" w:type="dxa"/>
            <w:tcBorders>
              <w:top w:val="nil"/>
              <w:left w:val="nil"/>
              <w:bottom w:val="nil"/>
              <w:right w:val="nil"/>
            </w:tcBorders>
            <w:vAlign w:val="center"/>
          </w:tcPr>
          <w:p w:rsidR="00C50F45" w:rsidRDefault="00F426EF">
            <w:pPr>
              <w:pStyle w:val="Normalarial"/>
              <w:jc w:val="center"/>
              <w:rPr>
                <w:lang w:val="en-GB"/>
              </w:rPr>
            </w:pPr>
            <w:r>
              <w:rPr>
                <w:noProof/>
                <w:lang w:val="en-GB" w:eastAsia="en-GB"/>
              </w:rPr>
              <w:drawing>
                <wp:inline distT="0" distB="0" distL="0" distR="0" wp14:anchorId="0F9D3190" wp14:editId="1C8307E7">
                  <wp:extent cx="1961265" cy="461204"/>
                  <wp:effectExtent l="0" t="0" r="0" b="0"/>
                  <wp:docPr id="21" name="Picture 21" descr="See 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original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9266" cy="463085"/>
                          </a:xfrm>
                          <a:prstGeom prst="rect">
                            <a:avLst/>
                          </a:prstGeom>
                          <a:noFill/>
                          <a:ln>
                            <a:noFill/>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Z_Ident3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3A7252">
        <w:trPr>
          <w:cantSplit/>
          <w:trHeight w:hRule="exact" w:val="194"/>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4</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5</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lang w:val="en-GB" w:eastAsia="en-GB"/>
              </w:rPr>
              <w:drawing>
                <wp:inline distT="0" distB="0" distL="0" distR="0">
                  <wp:extent cx="1835785" cy="573405"/>
                  <wp:effectExtent l="19050" t="0" r="0" b="0"/>
                  <wp:docPr id="12" name="Image 12" descr="DASA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SAVIA"/>
                          <pic:cNvPicPr>
                            <a:picLocks noChangeAspect="1" noChangeArrowheads="1"/>
                          </pic:cNvPicPr>
                        </pic:nvPicPr>
                        <pic:blipFill>
                          <a:blip r:embed="rId13" cstate="print"/>
                          <a:srcRect/>
                          <a:stretch>
                            <a:fillRect/>
                          </a:stretch>
                        </pic:blipFill>
                        <pic:spPr bwMode="auto">
                          <a:xfrm>
                            <a:off x="0" y="0"/>
                            <a:ext cx="1835785" cy="57340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Z_Ident4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3A7252">
        <w:trPr>
          <w:cantSplit/>
          <w:trHeight w:hRule="exact" w:val="19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5</w:t>
            </w:r>
          </w:p>
        </w:tc>
      </w:tr>
    </w:tbl>
    <w:p w:rsidR="00C50F45" w:rsidRDefault="00C50F45">
      <w:pPr>
        <w:rPr>
          <w:rFonts w:ascii="Arial" w:hAnsi="Arial"/>
          <w:sz w:val="20"/>
          <w:lang w:val="en-GB"/>
        </w:rPr>
      </w:pPr>
    </w:p>
    <w:p w:rsidR="00C50F45" w:rsidRDefault="00C50F45">
      <w:pPr>
        <w:rPr>
          <w:rFonts w:ascii="Arial" w:hAnsi="Arial"/>
          <w:sz w:val="20"/>
          <w:lang w:val="en-GB"/>
        </w:rPr>
      </w:pPr>
    </w:p>
    <w:p w:rsidR="00C50F45" w:rsidRDefault="00C50F45">
      <w:pPr>
        <w:rPr>
          <w:rFonts w:ascii="Arial" w:hAnsi="Arial"/>
          <w:sz w:val="20"/>
          <w:lang w:val="en-GB"/>
        </w:rPr>
        <w:sectPr w:rsidR="00C50F45">
          <w:headerReference w:type="default" r:id="rId19"/>
          <w:footerReference w:type="default" r:id="rId20"/>
          <w:pgSz w:w="11906" w:h="16838" w:code="9"/>
          <w:pgMar w:top="1134" w:right="1134" w:bottom="1134" w:left="1134" w:header="851" w:footer="567" w:gutter="0"/>
          <w:cols w:space="720"/>
        </w:sectPr>
      </w:pPr>
    </w:p>
    <w:p w:rsidR="00C50F45" w:rsidRDefault="00C50F45">
      <w:pPr>
        <w:pStyle w:val="Titrepage"/>
        <w:rPr>
          <w:lang w:val="en-GB"/>
        </w:rPr>
      </w:pPr>
      <w:r>
        <w:rPr>
          <w:lang w:val="en-GB"/>
        </w:rPr>
        <w:lastRenderedPageBreak/>
        <w:t>Table of contentS</w:t>
      </w:r>
    </w:p>
    <w:p w:rsidR="00ED3EC6" w:rsidRPr="00ED3EC6" w:rsidRDefault="008060D0">
      <w:pPr>
        <w:pStyle w:val="TOC1"/>
        <w:rPr>
          <w:rFonts w:asciiTheme="minorHAnsi" w:eastAsiaTheme="minorEastAsia" w:hAnsiTheme="minorHAnsi" w:cstheme="minorBidi"/>
          <w:b w:val="0"/>
          <w:caps w:val="0"/>
          <w:noProof/>
          <w:szCs w:val="22"/>
          <w:lang w:val="en-US"/>
        </w:rPr>
      </w:pPr>
      <w:r>
        <w:rPr>
          <w:lang w:val="en-GB"/>
        </w:rPr>
        <w:fldChar w:fldCharType="begin"/>
      </w:r>
      <w:r w:rsidR="00C50F45">
        <w:rPr>
          <w:lang w:val="en-GB"/>
        </w:rPr>
        <w:instrText xml:space="preserve"> TOC \o "1-3" </w:instrText>
      </w:r>
      <w:r>
        <w:rPr>
          <w:lang w:val="en-GB"/>
        </w:rPr>
        <w:fldChar w:fldCharType="separate"/>
      </w:r>
      <w:r w:rsidR="00ED3EC6" w:rsidRPr="00272C64">
        <w:rPr>
          <w:noProof/>
          <w:lang w:val="en-GB"/>
        </w:rPr>
        <w:t>1.</w:t>
      </w:r>
      <w:r w:rsidR="00ED3EC6" w:rsidRPr="00ED3EC6">
        <w:rPr>
          <w:rFonts w:asciiTheme="minorHAnsi" w:eastAsiaTheme="minorEastAsia" w:hAnsiTheme="minorHAnsi" w:cstheme="minorBidi"/>
          <w:b w:val="0"/>
          <w:caps w:val="0"/>
          <w:noProof/>
          <w:szCs w:val="22"/>
          <w:lang w:val="en-US"/>
        </w:rPr>
        <w:tab/>
      </w:r>
      <w:r w:rsidR="00ED3EC6" w:rsidRPr="00272C64">
        <w:rPr>
          <w:noProof/>
          <w:lang w:val="en-GB"/>
        </w:rPr>
        <w:t>PREAMBULE</w:t>
      </w:r>
      <w:r w:rsidR="00ED3EC6" w:rsidRPr="00ED3EC6">
        <w:rPr>
          <w:noProof/>
          <w:lang w:val="en-US"/>
        </w:rPr>
        <w:tab/>
      </w:r>
      <w:r w:rsidR="00ED3EC6">
        <w:rPr>
          <w:noProof/>
        </w:rPr>
        <w:fldChar w:fldCharType="begin"/>
      </w:r>
      <w:r w:rsidR="00ED3EC6" w:rsidRPr="00ED3EC6">
        <w:rPr>
          <w:noProof/>
          <w:lang w:val="en-US"/>
        </w:rPr>
        <w:instrText xml:space="preserve"> PAGEREF _Toc462179223 \h </w:instrText>
      </w:r>
      <w:r w:rsidR="00ED3EC6">
        <w:rPr>
          <w:noProof/>
        </w:rPr>
      </w:r>
      <w:r w:rsidR="00ED3EC6">
        <w:rPr>
          <w:noProof/>
        </w:rPr>
        <w:fldChar w:fldCharType="separate"/>
      </w:r>
      <w:r w:rsidR="00ED3EC6" w:rsidRPr="00ED3EC6">
        <w:rPr>
          <w:noProof/>
          <w:lang w:val="en-US"/>
        </w:rPr>
        <w:t>5</w:t>
      </w:r>
      <w:r w:rsidR="00ED3EC6">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1.1</w:t>
      </w:r>
      <w:r w:rsidRPr="00ED3EC6">
        <w:rPr>
          <w:rFonts w:asciiTheme="minorHAnsi" w:eastAsiaTheme="minorEastAsia" w:hAnsiTheme="minorHAnsi" w:cstheme="minorBidi"/>
          <w:noProof/>
          <w:szCs w:val="22"/>
          <w:lang w:val="en-US"/>
        </w:rPr>
        <w:tab/>
      </w:r>
      <w:r w:rsidRPr="00272C64">
        <w:rPr>
          <w:noProof/>
          <w:lang w:val="en-GB"/>
        </w:rPr>
        <w:t>Document issues</w:t>
      </w:r>
      <w:r w:rsidRPr="00ED3EC6">
        <w:rPr>
          <w:noProof/>
          <w:lang w:val="en-US"/>
        </w:rPr>
        <w:tab/>
      </w:r>
      <w:r>
        <w:rPr>
          <w:noProof/>
        </w:rPr>
        <w:fldChar w:fldCharType="begin"/>
      </w:r>
      <w:r w:rsidRPr="00ED3EC6">
        <w:rPr>
          <w:noProof/>
          <w:lang w:val="en-US"/>
        </w:rPr>
        <w:instrText xml:space="preserve"> PAGEREF _Toc462179224 \h </w:instrText>
      </w:r>
      <w:r>
        <w:rPr>
          <w:noProof/>
        </w:rPr>
      </w:r>
      <w:r>
        <w:rPr>
          <w:noProof/>
        </w:rPr>
        <w:fldChar w:fldCharType="separate"/>
      </w:r>
      <w:r w:rsidRPr="00ED3EC6">
        <w:rPr>
          <w:noProof/>
          <w:lang w:val="en-US"/>
        </w:rPr>
        <w:t>5</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1.2</w:t>
      </w:r>
      <w:r w:rsidRPr="00ED3EC6">
        <w:rPr>
          <w:rFonts w:asciiTheme="minorHAnsi" w:eastAsiaTheme="minorEastAsia" w:hAnsiTheme="minorHAnsi" w:cstheme="minorBidi"/>
          <w:noProof/>
          <w:szCs w:val="22"/>
          <w:lang w:val="en-US"/>
        </w:rPr>
        <w:tab/>
      </w:r>
      <w:r w:rsidRPr="00272C64">
        <w:rPr>
          <w:noProof/>
          <w:lang w:val="en-GB"/>
        </w:rPr>
        <w:t>Executive Summary</w:t>
      </w:r>
      <w:r w:rsidRPr="00ED3EC6">
        <w:rPr>
          <w:noProof/>
          <w:lang w:val="en-US"/>
        </w:rPr>
        <w:tab/>
      </w:r>
      <w:r>
        <w:rPr>
          <w:noProof/>
        </w:rPr>
        <w:fldChar w:fldCharType="begin"/>
      </w:r>
      <w:r w:rsidRPr="00ED3EC6">
        <w:rPr>
          <w:noProof/>
          <w:lang w:val="en-US"/>
        </w:rPr>
        <w:instrText xml:space="preserve"> PAGEREF _Toc462179225 \h </w:instrText>
      </w:r>
      <w:r>
        <w:rPr>
          <w:noProof/>
        </w:rPr>
      </w:r>
      <w:r>
        <w:rPr>
          <w:noProof/>
        </w:rPr>
        <w:fldChar w:fldCharType="separate"/>
      </w:r>
      <w:r w:rsidRPr="00ED3EC6">
        <w:rPr>
          <w:noProof/>
          <w:lang w:val="en-US"/>
        </w:rPr>
        <w:t>5</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2.</w:t>
      </w:r>
      <w:r w:rsidRPr="00ED3EC6">
        <w:rPr>
          <w:rFonts w:asciiTheme="minorHAnsi" w:eastAsiaTheme="minorEastAsia" w:hAnsiTheme="minorHAnsi" w:cstheme="minorBidi"/>
          <w:b w:val="0"/>
          <w:caps w:val="0"/>
          <w:noProof/>
          <w:szCs w:val="22"/>
          <w:lang w:val="en-US"/>
        </w:rPr>
        <w:tab/>
      </w:r>
      <w:r w:rsidRPr="00272C64">
        <w:rPr>
          <w:noProof/>
          <w:lang w:val="en-GB"/>
        </w:rPr>
        <w:t>Purpose of the document</w:t>
      </w:r>
      <w:r w:rsidRPr="00ED3EC6">
        <w:rPr>
          <w:noProof/>
          <w:lang w:val="en-US"/>
        </w:rPr>
        <w:tab/>
      </w:r>
      <w:r>
        <w:rPr>
          <w:noProof/>
        </w:rPr>
        <w:fldChar w:fldCharType="begin"/>
      </w:r>
      <w:r w:rsidRPr="00ED3EC6">
        <w:rPr>
          <w:noProof/>
          <w:lang w:val="en-US"/>
        </w:rPr>
        <w:instrText xml:space="preserve"> PAGEREF _Toc462179226 \h </w:instrText>
      </w:r>
      <w:r>
        <w:rPr>
          <w:noProof/>
        </w:rPr>
      </w:r>
      <w:r>
        <w:rPr>
          <w:noProof/>
        </w:rPr>
        <w:fldChar w:fldCharType="separate"/>
      </w:r>
      <w:r w:rsidRPr="00ED3EC6">
        <w:rPr>
          <w:noProof/>
          <w:lang w:val="en-US"/>
        </w:rPr>
        <w:t>6</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3.</w:t>
      </w:r>
      <w:r w:rsidRPr="00ED3EC6">
        <w:rPr>
          <w:rFonts w:asciiTheme="minorHAnsi" w:eastAsiaTheme="minorEastAsia" w:hAnsiTheme="minorHAnsi" w:cstheme="minorBidi"/>
          <w:b w:val="0"/>
          <w:caps w:val="0"/>
          <w:noProof/>
          <w:szCs w:val="22"/>
          <w:lang w:val="en-US"/>
        </w:rPr>
        <w:tab/>
      </w:r>
      <w:r w:rsidRPr="00272C64">
        <w:rPr>
          <w:noProof/>
          <w:lang w:val="en-GB"/>
        </w:rPr>
        <w:t>participants to the case study</w:t>
      </w:r>
      <w:r w:rsidRPr="00ED3EC6">
        <w:rPr>
          <w:noProof/>
          <w:lang w:val="en-US"/>
        </w:rPr>
        <w:tab/>
      </w:r>
      <w:r>
        <w:rPr>
          <w:noProof/>
        </w:rPr>
        <w:fldChar w:fldCharType="begin"/>
      </w:r>
      <w:r w:rsidRPr="00ED3EC6">
        <w:rPr>
          <w:noProof/>
          <w:lang w:val="en-US"/>
        </w:rPr>
        <w:instrText xml:space="preserve"> PAGEREF _Toc462179227 \h </w:instrText>
      </w:r>
      <w:r>
        <w:rPr>
          <w:noProof/>
        </w:rPr>
      </w:r>
      <w:r>
        <w:rPr>
          <w:noProof/>
        </w:rPr>
        <w:fldChar w:fldCharType="separate"/>
      </w:r>
      <w:r w:rsidRPr="00ED3EC6">
        <w:rPr>
          <w:noProof/>
          <w:lang w:val="en-US"/>
        </w:rPr>
        <w:t>7</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4.</w:t>
      </w:r>
      <w:r w:rsidRPr="00ED3EC6">
        <w:rPr>
          <w:rFonts w:asciiTheme="minorHAnsi" w:eastAsiaTheme="minorEastAsia" w:hAnsiTheme="minorHAnsi" w:cstheme="minorBidi"/>
          <w:b w:val="0"/>
          <w:caps w:val="0"/>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_Toc462179228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4.1</w:t>
      </w:r>
      <w:r w:rsidRPr="00ED3EC6">
        <w:rPr>
          <w:rFonts w:asciiTheme="minorHAnsi" w:eastAsiaTheme="minorEastAsia" w:hAnsiTheme="minorHAnsi" w:cstheme="minorBidi"/>
          <w:noProof/>
          <w:szCs w:val="22"/>
          <w:lang w:val="en-US"/>
        </w:rPr>
        <w:tab/>
      </w:r>
      <w:r w:rsidRPr="00272C64">
        <w:rPr>
          <w:noProof/>
          <w:lang w:val="en-GB"/>
        </w:rPr>
        <w:t>Context</w:t>
      </w:r>
      <w:r w:rsidRPr="00ED3EC6">
        <w:rPr>
          <w:noProof/>
          <w:lang w:val="en-US"/>
        </w:rPr>
        <w:tab/>
      </w:r>
      <w:r>
        <w:rPr>
          <w:noProof/>
        </w:rPr>
        <w:fldChar w:fldCharType="begin"/>
      </w:r>
      <w:r w:rsidRPr="00ED3EC6">
        <w:rPr>
          <w:noProof/>
          <w:lang w:val="en-US"/>
        </w:rPr>
        <w:instrText xml:space="preserve"> PAGEREF _Toc462179229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4.2</w:t>
      </w:r>
      <w:r w:rsidRPr="00ED3EC6">
        <w:rPr>
          <w:rFonts w:asciiTheme="minorHAnsi" w:eastAsiaTheme="minorEastAsia" w:hAnsiTheme="minorHAnsi" w:cstheme="minorBidi"/>
          <w:noProof/>
          <w:szCs w:val="22"/>
          <w:lang w:val="en-US"/>
        </w:rPr>
        <w:tab/>
      </w:r>
      <w:r w:rsidRPr="00272C64">
        <w:rPr>
          <w:noProof/>
          <w:lang w:val="en-GB"/>
        </w:rPr>
        <w:t>Overarching Properties</w:t>
      </w:r>
      <w:r w:rsidRPr="00ED3EC6">
        <w:rPr>
          <w:noProof/>
          <w:lang w:val="en-US"/>
        </w:rPr>
        <w:tab/>
      </w:r>
      <w:r>
        <w:rPr>
          <w:noProof/>
        </w:rPr>
        <w:fldChar w:fldCharType="begin"/>
      </w:r>
      <w:r w:rsidRPr="00ED3EC6">
        <w:rPr>
          <w:noProof/>
          <w:lang w:val="en-US"/>
        </w:rPr>
        <w:instrText xml:space="preserve"> PAGEREF _Toc462179230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4.2.1</w:t>
      </w:r>
      <w:r w:rsidRPr="00ED3EC6">
        <w:rPr>
          <w:rFonts w:asciiTheme="minorHAnsi" w:eastAsiaTheme="minorEastAsia" w:hAnsiTheme="minorHAnsi" w:cstheme="minorBidi"/>
          <w:noProof/>
          <w:szCs w:val="22"/>
          <w:lang w:val="en-US"/>
        </w:rPr>
        <w:tab/>
      </w:r>
      <w:r w:rsidRPr="00272C64">
        <w:rPr>
          <w:noProof/>
          <w:lang w:val="en-GB"/>
        </w:rPr>
        <w:t>OP Intent</w:t>
      </w:r>
      <w:r w:rsidRPr="00ED3EC6">
        <w:rPr>
          <w:noProof/>
          <w:lang w:val="en-US"/>
        </w:rPr>
        <w:tab/>
      </w:r>
      <w:r>
        <w:rPr>
          <w:noProof/>
        </w:rPr>
        <w:fldChar w:fldCharType="begin"/>
      </w:r>
      <w:r w:rsidRPr="00ED3EC6">
        <w:rPr>
          <w:noProof/>
          <w:lang w:val="en-US"/>
        </w:rPr>
        <w:instrText xml:space="preserve"> PAGEREF _Toc462179231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4.2.2</w:t>
      </w:r>
      <w:r w:rsidRPr="00ED3EC6">
        <w:rPr>
          <w:rFonts w:asciiTheme="minorHAnsi" w:eastAsiaTheme="minorEastAsia" w:hAnsiTheme="minorHAnsi" w:cstheme="minorBidi"/>
          <w:noProof/>
          <w:szCs w:val="22"/>
          <w:lang w:val="en-US"/>
        </w:rPr>
        <w:tab/>
      </w:r>
      <w:r w:rsidRPr="00272C64">
        <w:rPr>
          <w:noProof/>
          <w:lang w:val="en-GB"/>
        </w:rPr>
        <w:t>OP Necessity</w:t>
      </w:r>
      <w:r w:rsidRPr="00ED3EC6">
        <w:rPr>
          <w:noProof/>
          <w:lang w:val="en-US"/>
        </w:rPr>
        <w:tab/>
      </w:r>
      <w:r>
        <w:rPr>
          <w:noProof/>
        </w:rPr>
        <w:fldChar w:fldCharType="begin"/>
      </w:r>
      <w:r w:rsidRPr="00ED3EC6">
        <w:rPr>
          <w:noProof/>
          <w:lang w:val="en-US"/>
        </w:rPr>
        <w:instrText xml:space="preserve"> PAGEREF _Toc462179232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4.2.3</w:t>
      </w:r>
      <w:r w:rsidRPr="00ED3EC6">
        <w:rPr>
          <w:rFonts w:asciiTheme="minorHAnsi" w:eastAsiaTheme="minorEastAsia" w:hAnsiTheme="minorHAnsi" w:cstheme="minorBidi"/>
          <w:noProof/>
          <w:szCs w:val="22"/>
          <w:lang w:val="en-US"/>
        </w:rPr>
        <w:tab/>
      </w:r>
      <w:r w:rsidRPr="00272C64">
        <w:rPr>
          <w:noProof/>
          <w:lang w:val="en-GB"/>
        </w:rPr>
        <w:t>OP Correctness</w:t>
      </w:r>
      <w:r w:rsidRPr="00ED3EC6">
        <w:rPr>
          <w:noProof/>
          <w:lang w:val="en-US"/>
        </w:rPr>
        <w:tab/>
      </w:r>
      <w:r>
        <w:rPr>
          <w:noProof/>
        </w:rPr>
        <w:fldChar w:fldCharType="begin"/>
      </w:r>
      <w:r w:rsidRPr="00ED3EC6">
        <w:rPr>
          <w:noProof/>
          <w:lang w:val="en-US"/>
        </w:rPr>
        <w:instrText xml:space="preserve"> PAGEREF _Toc462179233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4.3</w:t>
      </w:r>
      <w:r w:rsidRPr="00ED3EC6">
        <w:rPr>
          <w:rFonts w:asciiTheme="minorHAnsi" w:eastAsiaTheme="minorEastAsia" w:hAnsiTheme="minorHAnsi" w:cstheme="minorBidi"/>
          <w:noProof/>
          <w:szCs w:val="22"/>
          <w:lang w:val="en-US"/>
        </w:rPr>
        <w:tab/>
      </w:r>
      <w:r w:rsidRPr="00272C64">
        <w:rPr>
          <w:noProof/>
          <w:lang w:val="en-GB"/>
        </w:rPr>
        <w:t>Collaborative Development</w:t>
      </w:r>
      <w:r w:rsidRPr="00ED3EC6">
        <w:rPr>
          <w:noProof/>
          <w:lang w:val="en-US"/>
        </w:rPr>
        <w:tab/>
      </w:r>
      <w:r>
        <w:rPr>
          <w:noProof/>
        </w:rPr>
        <w:fldChar w:fldCharType="begin"/>
      </w:r>
      <w:r w:rsidRPr="00ED3EC6">
        <w:rPr>
          <w:noProof/>
          <w:lang w:val="en-US"/>
        </w:rPr>
        <w:instrText xml:space="preserve"> PAGEREF _Toc462179234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4.4</w:t>
      </w:r>
      <w:r w:rsidRPr="00ED3EC6">
        <w:rPr>
          <w:rFonts w:asciiTheme="minorHAnsi" w:eastAsiaTheme="minorEastAsia" w:hAnsiTheme="minorHAnsi" w:cstheme="minorBidi"/>
          <w:noProof/>
          <w:szCs w:val="22"/>
          <w:lang w:val="en-US"/>
        </w:rPr>
        <w:tab/>
      </w:r>
      <w:r w:rsidRPr="00272C64">
        <w:rPr>
          <w:noProof/>
          <w:lang w:val="en-GB"/>
        </w:rPr>
        <w:t>Intellectual Property Issues</w:t>
      </w:r>
      <w:r w:rsidRPr="00ED3EC6">
        <w:rPr>
          <w:noProof/>
          <w:lang w:val="en-US"/>
        </w:rPr>
        <w:tab/>
      </w:r>
      <w:r>
        <w:rPr>
          <w:noProof/>
        </w:rPr>
        <w:fldChar w:fldCharType="begin"/>
      </w:r>
      <w:r w:rsidRPr="00ED3EC6">
        <w:rPr>
          <w:noProof/>
          <w:lang w:val="en-US"/>
        </w:rPr>
        <w:instrText xml:space="preserve"> PAGEREF _Toc462179235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4.5</w:t>
      </w:r>
      <w:r w:rsidRPr="00ED3EC6">
        <w:rPr>
          <w:rFonts w:asciiTheme="minorHAnsi" w:eastAsiaTheme="minorEastAsia" w:hAnsiTheme="minorHAnsi" w:cstheme="minorBidi"/>
          <w:noProof/>
          <w:szCs w:val="22"/>
          <w:lang w:val="en-US"/>
        </w:rPr>
        <w:tab/>
      </w:r>
      <w:r w:rsidRPr="00272C64">
        <w:rPr>
          <w:noProof/>
          <w:lang w:val="en-GB"/>
        </w:rPr>
        <w:t>Structure of the Document</w:t>
      </w:r>
      <w:r w:rsidRPr="00ED3EC6">
        <w:rPr>
          <w:noProof/>
          <w:lang w:val="en-US"/>
        </w:rPr>
        <w:tab/>
      </w:r>
      <w:r>
        <w:rPr>
          <w:noProof/>
        </w:rPr>
        <w:fldChar w:fldCharType="begin"/>
      </w:r>
      <w:r w:rsidRPr="00ED3EC6">
        <w:rPr>
          <w:noProof/>
          <w:lang w:val="en-US"/>
        </w:rPr>
        <w:instrText xml:space="preserve"> PAGEREF _Toc462179236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5.</w:t>
      </w:r>
      <w:r w:rsidRPr="00ED3EC6">
        <w:rPr>
          <w:rFonts w:asciiTheme="minorHAnsi" w:eastAsiaTheme="minorEastAsia" w:hAnsiTheme="minorHAnsi" w:cstheme="minorBidi"/>
          <w:b w:val="0"/>
          <w:caps w:val="0"/>
          <w:noProof/>
          <w:szCs w:val="22"/>
          <w:lang w:val="en-US"/>
        </w:rPr>
        <w:tab/>
      </w:r>
      <w:r w:rsidRPr="00272C64">
        <w:rPr>
          <w:noProof/>
          <w:lang w:val="en-GB"/>
        </w:rPr>
        <w:t>INDEX</w:t>
      </w:r>
      <w:r w:rsidRPr="00ED3EC6">
        <w:rPr>
          <w:noProof/>
          <w:lang w:val="en-US"/>
        </w:rPr>
        <w:tab/>
      </w:r>
      <w:r>
        <w:rPr>
          <w:noProof/>
        </w:rPr>
        <w:fldChar w:fldCharType="begin"/>
      </w:r>
      <w:r w:rsidRPr="00ED3EC6">
        <w:rPr>
          <w:noProof/>
          <w:lang w:val="en-US"/>
        </w:rPr>
        <w:instrText xml:space="preserve"> PAGEREF _Toc462179237 \h </w:instrText>
      </w:r>
      <w:r>
        <w:rPr>
          <w:noProof/>
        </w:rPr>
      </w:r>
      <w:r>
        <w:rPr>
          <w:noProof/>
        </w:rPr>
        <w:fldChar w:fldCharType="separate"/>
      </w:r>
      <w:r w:rsidRPr="00ED3EC6">
        <w:rPr>
          <w:noProof/>
          <w:lang w:val="en-US"/>
        </w:rPr>
        <w:t>12</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6.</w:t>
      </w:r>
      <w:r w:rsidRPr="00ED3EC6">
        <w:rPr>
          <w:rFonts w:asciiTheme="minorHAnsi" w:eastAsiaTheme="minorEastAsia" w:hAnsiTheme="minorHAnsi" w:cstheme="minorBidi"/>
          <w:b w:val="0"/>
          <w:caps w:val="0"/>
          <w:noProof/>
          <w:szCs w:val="22"/>
          <w:lang w:val="en-US"/>
        </w:rPr>
        <w:tab/>
      </w:r>
      <w:r w:rsidRPr="00272C64">
        <w:rPr>
          <w:noProof/>
          <w:lang w:val="en-GB"/>
        </w:rPr>
        <w:t>DESIRED BEHAVIOUR</w:t>
      </w:r>
      <w:r w:rsidRPr="00ED3EC6">
        <w:rPr>
          <w:noProof/>
          <w:lang w:val="en-US"/>
        </w:rPr>
        <w:tab/>
      </w:r>
      <w:r>
        <w:rPr>
          <w:noProof/>
        </w:rPr>
        <w:fldChar w:fldCharType="begin"/>
      </w:r>
      <w:r w:rsidRPr="00ED3EC6">
        <w:rPr>
          <w:noProof/>
          <w:lang w:val="en-US"/>
        </w:rPr>
        <w:instrText xml:space="preserve"> PAGEREF _Toc462179238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6.1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_Toc462179239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6.2</w:t>
      </w:r>
      <w:r w:rsidRPr="00ED3EC6">
        <w:rPr>
          <w:rFonts w:asciiTheme="minorHAnsi" w:eastAsiaTheme="minorEastAsia" w:hAnsiTheme="minorHAnsi" w:cstheme="minorBidi"/>
          <w:noProof/>
          <w:szCs w:val="22"/>
          <w:lang w:val="en-US"/>
        </w:rPr>
        <w:tab/>
      </w:r>
      <w:r w:rsidRPr="00272C64">
        <w:rPr>
          <w:noProof/>
          <w:lang w:val="en-GB"/>
        </w:rPr>
        <w:t>Air Vehicle Level</w:t>
      </w:r>
      <w:r w:rsidRPr="00ED3EC6">
        <w:rPr>
          <w:noProof/>
          <w:lang w:val="en-US"/>
        </w:rPr>
        <w:tab/>
      </w:r>
      <w:r>
        <w:rPr>
          <w:noProof/>
        </w:rPr>
        <w:fldChar w:fldCharType="begin"/>
      </w:r>
      <w:r w:rsidRPr="00ED3EC6">
        <w:rPr>
          <w:noProof/>
          <w:lang w:val="en-US"/>
        </w:rPr>
        <w:instrText xml:space="preserve"> PAGEREF _Toc462179240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6.2.1</w:t>
      </w:r>
      <w:r w:rsidRPr="00ED3EC6">
        <w:rPr>
          <w:rFonts w:asciiTheme="minorHAnsi" w:eastAsiaTheme="minorEastAsia" w:hAnsiTheme="minorHAnsi" w:cstheme="minorBidi"/>
          <w:noProof/>
          <w:szCs w:val="22"/>
          <w:lang w:val="en-US"/>
        </w:rPr>
        <w:tab/>
      </w:r>
      <w:r w:rsidRPr="00272C64">
        <w:rPr>
          <w:noProof/>
          <w:lang w:val="en-GB"/>
        </w:rPr>
        <w:t>Operating Procedure</w:t>
      </w:r>
      <w:r w:rsidRPr="00ED3EC6">
        <w:rPr>
          <w:noProof/>
          <w:lang w:val="en-US"/>
        </w:rPr>
        <w:tab/>
      </w:r>
      <w:r>
        <w:rPr>
          <w:noProof/>
        </w:rPr>
        <w:fldChar w:fldCharType="begin"/>
      </w:r>
      <w:r w:rsidRPr="00ED3EC6">
        <w:rPr>
          <w:noProof/>
          <w:lang w:val="en-US"/>
        </w:rPr>
        <w:instrText xml:space="preserve"> PAGEREF _Toc462179241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6.2.2</w:t>
      </w:r>
      <w:r w:rsidRPr="00ED3EC6">
        <w:rPr>
          <w:rFonts w:asciiTheme="minorHAnsi" w:eastAsiaTheme="minorEastAsia" w:hAnsiTheme="minorHAnsi" w:cstheme="minorBidi"/>
          <w:noProof/>
          <w:szCs w:val="22"/>
          <w:lang w:val="en-US"/>
        </w:rPr>
        <w:tab/>
      </w:r>
      <w:r w:rsidRPr="00272C64">
        <w:rPr>
          <w:noProof/>
          <w:lang w:val="en-GB"/>
        </w:rPr>
        <w:t>Expected Operating Performances</w:t>
      </w:r>
      <w:r w:rsidRPr="00ED3EC6">
        <w:rPr>
          <w:noProof/>
          <w:lang w:val="en-US"/>
        </w:rPr>
        <w:tab/>
      </w:r>
      <w:r>
        <w:rPr>
          <w:noProof/>
        </w:rPr>
        <w:fldChar w:fldCharType="begin"/>
      </w:r>
      <w:r w:rsidRPr="00ED3EC6">
        <w:rPr>
          <w:noProof/>
          <w:lang w:val="en-US"/>
        </w:rPr>
        <w:instrText xml:space="preserve"> PAGEREF _Toc462179242 \h </w:instrText>
      </w:r>
      <w:r>
        <w:rPr>
          <w:noProof/>
        </w:rPr>
      </w:r>
      <w:r>
        <w:rPr>
          <w:noProof/>
        </w:rPr>
        <w:fldChar w:fldCharType="separate"/>
      </w:r>
      <w:r w:rsidRPr="00ED3EC6">
        <w:rPr>
          <w:noProof/>
          <w:lang w:val="en-US"/>
        </w:rPr>
        <w:t>16</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6.2.3</w:t>
      </w:r>
      <w:r w:rsidRPr="00ED3EC6">
        <w:rPr>
          <w:rFonts w:asciiTheme="minorHAnsi" w:eastAsiaTheme="minorEastAsia" w:hAnsiTheme="minorHAnsi" w:cstheme="minorBidi"/>
          <w:noProof/>
          <w:szCs w:val="22"/>
          <w:lang w:val="en-US"/>
        </w:rPr>
        <w:tab/>
      </w:r>
      <w:r w:rsidRPr="00272C64">
        <w:rPr>
          <w:noProof/>
          <w:lang w:val="en-GB"/>
        </w:rPr>
        <w:t>Foreseeable Operating Conditions</w:t>
      </w:r>
      <w:r w:rsidRPr="00ED3EC6">
        <w:rPr>
          <w:noProof/>
          <w:lang w:val="en-US"/>
        </w:rPr>
        <w:tab/>
      </w:r>
      <w:r>
        <w:rPr>
          <w:noProof/>
        </w:rPr>
        <w:fldChar w:fldCharType="begin"/>
      </w:r>
      <w:r w:rsidRPr="00ED3EC6">
        <w:rPr>
          <w:noProof/>
          <w:lang w:val="en-US"/>
        </w:rPr>
        <w:instrText xml:space="preserve"> PAGEREF _Toc462179243 \h </w:instrText>
      </w:r>
      <w:r>
        <w:rPr>
          <w:noProof/>
        </w:rPr>
      </w:r>
      <w:r>
        <w:rPr>
          <w:noProof/>
        </w:rPr>
        <w:fldChar w:fldCharType="separate"/>
      </w:r>
      <w:r w:rsidRPr="00ED3EC6">
        <w:rPr>
          <w:noProof/>
          <w:lang w:val="en-US"/>
        </w:rPr>
        <w:t>16</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6.2.4</w:t>
      </w:r>
      <w:r w:rsidRPr="00ED3EC6">
        <w:rPr>
          <w:rFonts w:asciiTheme="minorHAnsi" w:eastAsiaTheme="minorEastAsia" w:hAnsiTheme="minorHAnsi" w:cstheme="minorBidi"/>
          <w:noProof/>
          <w:szCs w:val="22"/>
          <w:lang w:val="en-US"/>
        </w:rPr>
        <w:tab/>
      </w:r>
      <w:r w:rsidRPr="00272C64">
        <w:rPr>
          <w:noProof/>
          <w:lang w:val="en-GB"/>
        </w:rPr>
        <w:t>Validation scenarios</w:t>
      </w:r>
      <w:r w:rsidRPr="00ED3EC6">
        <w:rPr>
          <w:noProof/>
          <w:lang w:val="en-US"/>
        </w:rPr>
        <w:tab/>
      </w:r>
      <w:r>
        <w:rPr>
          <w:noProof/>
        </w:rPr>
        <w:fldChar w:fldCharType="begin"/>
      </w:r>
      <w:r w:rsidRPr="00ED3EC6">
        <w:rPr>
          <w:noProof/>
          <w:lang w:val="en-US"/>
        </w:rPr>
        <w:instrText xml:space="preserve"> PAGEREF _Toc462179244 \h </w:instrText>
      </w:r>
      <w:r>
        <w:rPr>
          <w:noProof/>
        </w:rPr>
      </w:r>
      <w:r>
        <w:rPr>
          <w:noProof/>
        </w:rPr>
        <w:fldChar w:fldCharType="separate"/>
      </w:r>
      <w:r w:rsidRPr="00ED3EC6">
        <w:rPr>
          <w:noProof/>
          <w:lang w:val="en-US"/>
        </w:rPr>
        <w:t>17</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6.3</w:t>
      </w:r>
      <w:r w:rsidRPr="00ED3EC6">
        <w:rPr>
          <w:rFonts w:asciiTheme="minorHAnsi" w:eastAsiaTheme="minorEastAsia" w:hAnsiTheme="minorHAnsi" w:cstheme="minorBidi"/>
          <w:noProof/>
          <w:szCs w:val="22"/>
          <w:lang w:val="en-US"/>
        </w:rPr>
        <w:tab/>
      </w:r>
      <w:r w:rsidRPr="00272C64">
        <w:rPr>
          <w:noProof/>
          <w:lang w:val="en-GB"/>
        </w:rPr>
        <w:t>System Level</w:t>
      </w:r>
      <w:r w:rsidRPr="00ED3EC6">
        <w:rPr>
          <w:noProof/>
          <w:lang w:val="en-US"/>
        </w:rPr>
        <w:tab/>
      </w:r>
      <w:r>
        <w:rPr>
          <w:noProof/>
        </w:rPr>
        <w:fldChar w:fldCharType="begin"/>
      </w:r>
      <w:r w:rsidRPr="00ED3EC6">
        <w:rPr>
          <w:noProof/>
          <w:lang w:val="en-US"/>
        </w:rPr>
        <w:instrText xml:space="preserve"> PAGEREF _Toc462179245 \h </w:instrText>
      </w:r>
      <w:r>
        <w:rPr>
          <w:noProof/>
        </w:rPr>
      </w:r>
      <w:r>
        <w:rPr>
          <w:noProof/>
        </w:rPr>
        <w:fldChar w:fldCharType="separate"/>
      </w:r>
      <w:r w:rsidRPr="00ED3EC6">
        <w:rPr>
          <w:noProof/>
          <w:lang w:val="en-US"/>
        </w:rPr>
        <w:t>18</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6.3.1</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_Toc462179246 \h </w:instrText>
      </w:r>
      <w:r>
        <w:rPr>
          <w:noProof/>
        </w:rPr>
      </w:r>
      <w:r>
        <w:rPr>
          <w:noProof/>
        </w:rPr>
        <w:fldChar w:fldCharType="separate"/>
      </w:r>
      <w:r w:rsidRPr="00ED3EC6">
        <w:rPr>
          <w:noProof/>
          <w:lang w:val="en-US"/>
        </w:rPr>
        <w:t>19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6.3.2</w:t>
      </w:r>
      <w:r w:rsidRPr="00ED3EC6">
        <w:rPr>
          <w:rFonts w:asciiTheme="minorHAnsi" w:eastAsiaTheme="minorEastAsia" w:hAnsiTheme="minorHAnsi" w:cstheme="minorBidi"/>
          <w:noProof/>
          <w:szCs w:val="22"/>
          <w:lang w:val="en-US"/>
        </w:rPr>
        <w:tab/>
      </w:r>
      <w:r w:rsidRPr="00272C64">
        <w:rPr>
          <w:noProof/>
          <w:lang w:val="en-GB"/>
        </w:rPr>
        <w:t>Hydraulic Braking System</w:t>
      </w:r>
      <w:r w:rsidRPr="00ED3EC6">
        <w:rPr>
          <w:noProof/>
          <w:lang w:val="en-US"/>
        </w:rPr>
        <w:tab/>
      </w:r>
      <w:r>
        <w:rPr>
          <w:noProof/>
        </w:rPr>
        <w:fldChar w:fldCharType="begin"/>
      </w:r>
      <w:r w:rsidRPr="00ED3EC6">
        <w:rPr>
          <w:noProof/>
          <w:lang w:val="en-US"/>
        </w:rPr>
        <w:instrText xml:space="preserve"> PAGEREF _Toc462179247 \h </w:instrText>
      </w:r>
      <w:r>
        <w:rPr>
          <w:noProof/>
        </w:rPr>
      </w:r>
      <w:r>
        <w:rPr>
          <w:noProof/>
        </w:rPr>
        <w:fldChar w:fldCharType="separate"/>
      </w:r>
      <w:r w:rsidRPr="00ED3EC6">
        <w:rPr>
          <w:noProof/>
          <w:lang w:val="en-US"/>
        </w:rPr>
        <w:t>19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6.3.3</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_Toc462179248 \h </w:instrText>
      </w:r>
      <w:r>
        <w:rPr>
          <w:noProof/>
        </w:rPr>
      </w:r>
      <w:r>
        <w:rPr>
          <w:noProof/>
        </w:rPr>
        <w:fldChar w:fldCharType="separate"/>
      </w:r>
      <w:r w:rsidRPr="00ED3EC6">
        <w:rPr>
          <w:noProof/>
          <w:lang w:val="en-US"/>
        </w:rPr>
        <w:t>20</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6.3.4</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_Toc462179249 \h </w:instrText>
      </w:r>
      <w:r>
        <w:rPr>
          <w:noProof/>
        </w:rPr>
      </w:r>
      <w:r>
        <w:rPr>
          <w:noProof/>
        </w:rPr>
        <w:fldChar w:fldCharType="separate"/>
      </w:r>
      <w:r w:rsidRPr="00ED3EC6">
        <w:rPr>
          <w:noProof/>
          <w:lang w:val="en-US"/>
        </w:rPr>
        <w:t>20</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6.4</w:t>
      </w:r>
      <w:r w:rsidRPr="00ED3EC6">
        <w:rPr>
          <w:rFonts w:asciiTheme="minorHAnsi" w:eastAsiaTheme="minorEastAsia" w:hAnsiTheme="minorHAnsi" w:cstheme="minorBidi"/>
          <w:noProof/>
          <w:szCs w:val="22"/>
          <w:lang w:val="en-US"/>
        </w:rPr>
        <w:tab/>
      </w:r>
      <w:r w:rsidRPr="00272C64">
        <w:rPr>
          <w:noProof/>
          <w:lang w:val="en-GB"/>
        </w:rPr>
        <w:t>Equipment and Item Levels</w:t>
      </w:r>
      <w:r w:rsidRPr="00ED3EC6">
        <w:rPr>
          <w:noProof/>
          <w:lang w:val="en-US"/>
        </w:rPr>
        <w:tab/>
      </w:r>
      <w:r>
        <w:rPr>
          <w:noProof/>
        </w:rPr>
        <w:fldChar w:fldCharType="begin"/>
      </w:r>
      <w:r w:rsidRPr="00ED3EC6">
        <w:rPr>
          <w:noProof/>
          <w:lang w:val="en-US"/>
        </w:rPr>
        <w:instrText xml:space="preserve"> PAGEREF _Toc462179250 \h </w:instrText>
      </w:r>
      <w:r>
        <w:rPr>
          <w:noProof/>
        </w:rPr>
      </w:r>
      <w:r>
        <w:rPr>
          <w:noProof/>
        </w:rPr>
        <w:fldChar w:fldCharType="separate"/>
      </w:r>
      <w:r w:rsidRPr="00ED3EC6">
        <w:rPr>
          <w:noProof/>
          <w:lang w:val="en-US"/>
        </w:rPr>
        <w:t>21</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7.</w:t>
      </w:r>
      <w:r w:rsidRPr="00ED3EC6">
        <w:rPr>
          <w:rFonts w:asciiTheme="minorHAnsi" w:eastAsiaTheme="minorEastAsia" w:hAnsiTheme="minorHAnsi" w:cstheme="minorBidi"/>
          <w:b w:val="0"/>
          <w:caps w:val="0"/>
          <w:noProof/>
          <w:szCs w:val="22"/>
          <w:lang w:val="en-US"/>
        </w:rPr>
        <w:tab/>
      </w:r>
      <w:r w:rsidRPr="00272C64">
        <w:rPr>
          <w:noProof/>
          <w:lang w:val="en-GB"/>
        </w:rPr>
        <w:t>Architecting</w:t>
      </w:r>
      <w:r w:rsidRPr="00ED3EC6">
        <w:rPr>
          <w:noProof/>
          <w:lang w:val="en-US"/>
        </w:rPr>
        <w:tab/>
      </w:r>
      <w:r>
        <w:rPr>
          <w:noProof/>
        </w:rPr>
        <w:fldChar w:fldCharType="begin"/>
      </w:r>
      <w:r w:rsidRPr="00ED3EC6">
        <w:rPr>
          <w:noProof/>
          <w:lang w:val="en-US"/>
        </w:rPr>
        <w:instrText xml:space="preserve"> PAGEREF _Toc462179251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_Toc462179252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7.2</w:t>
      </w:r>
      <w:r w:rsidRPr="00ED3EC6">
        <w:rPr>
          <w:rFonts w:asciiTheme="minorHAnsi" w:eastAsiaTheme="minorEastAsia" w:hAnsiTheme="minorHAnsi" w:cstheme="minorBidi"/>
          <w:noProof/>
          <w:szCs w:val="22"/>
          <w:lang w:val="en-US"/>
        </w:rPr>
        <w:tab/>
      </w:r>
      <w:r w:rsidRPr="00272C64">
        <w:rPr>
          <w:noProof/>
          <w:lang w:val="en-GB"/>
        </w:rPr>
        <w:t>Design Rational</w:t>
      </w:r>
      <w:r w:rsidRPr="00ED3EC6">
        <w:rPr>
          <w:noProof/>
          <w:lang w:val="en-US"/>
        </w:rPr>
        <w:tab/>
      </w:r>
      <w:r>
        <w:rPr>
          <w:noProof/>
        </w:rPr>
        <w:fldChar w:fldCharType="begin"/>
      </w:r>
      <w:r w:rsidRPr="00ED3EC6">
        <w:rPr>
          <w:noProof/>
          <w:lang w:val="en-US"/>
        </w:rPr>
        <w:instrText xml:space="preserve"> PAGEREF _Toc462179253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7.3</w:t>
      </w:r>
      <w:r w:rsidRPr="00ED3EC6">
        <w:rPr>
          <w:rFonts w:asciiTheme="minorHAnsi" w:eastAsiaTheme="minorEastAsia" w:hAnsiTheme="minorHAnsi" w:cstheme="minorBidi"/>
          <w:noProof/>
          <w:szCs w:val="22"/>
          <w:lang w:val="en-US"/>
        </w:rPr>
        <w:tab/>
      </w:r>
      <w:r w:rsidRPr="00272C64">
        <w:rPr>
          <w:noProof/>
          <w:lang w:val="en-GB"/>
        </w:rPr>
        <w:t>Air Vehicle</w:t>
      </w:r>
      <w:r w:rsidRPr="00ED3EC6">
        <w:rPr>
          <w:noProof/>
          <w:lang w:val="en-US"/>
        </w:rPr>
        <w:tab/>
      </w:r>
      <w:r>
        <w:rPr>
          <w:noProof/>
        </w:rPr>
        <w:fldChar w:fldCharType="begin"/>
      </w:r>
      <w:r w:rsidRPr="00ED3EC6">
        <w:rPr>
          <w:noProof/>
          <w:lang w:val="en-US"/>
        </w:rPr>
        <w:instrText xml:space="preserve"> PAGEREF _Toc462179254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7.3.1</w:t>
      </w:r>
      <w:r w:rsidRPr="00ED3EC6">
        <w:rPr>
          <w:rFonts w:asciiTheme="minorHAnsi" w:eastAsiaTheme="minorEastAsia" w:hAnsiTheme="minorHAnsi" w:cstheme="minorBidi"/>
          <w:noProof/>
          <w:szCs w:val="22"/>
          <w:lang w:val="en-US"/>
        </w:rPr>
        <w:tab/>
      </w:r>
      <w:r w:rsidRPr="00272C64">
        <w:rPr>
          <w:noProof/>
          <w:lang w:val="en-GB"/>
        </w:rPr>
        <w:t>Man Machine Interface</w:t>
      </w:r>
      <w:r w:rsidRPr="00ED3EC6">
        <w:rPr>
          <w:noProof/>
          <w:lang w:val="en-US"/>
        </w:rPr>
        <w:tab/>
      </w:r>
      <w:r>
        <w:rPr>
          <w:noProof/>
        </w:rPr>
        <w:fldChar w:fldCharType="begin"/>
      </w:r>
      <w:r w:rsidRPr="00ED3EC6">
        <w:rPr>
          <w:noProof/>
          <w:lang w:val="en-US"/>
        </w:rPr>
        <w:instrText xml:space="preserve"> PAGEREF _Toc462179255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7.3.2</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_Toc462179256 \h </w:instrText>
      </w:r>
      <w:r>
        <w:rPr>
          <w:noProof/>
        </w:rPr>
      </w:r>
      <w:r>
        <w:rPr>
          <w:noProof/>
        </w:rPr>
        <w:fldChar w:fldCharType="separate"/>
      </w:r>
      <w:r w:rsidRPr="00ED3EC6">
        <w:rPr>
          <w:noProof/>
          <w:lang w:val="en-US"/>
        </w:rPr>
        <w:t>26</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7.3.3</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_Toc462179257 \h </w:instrText>
      </w:r>
      <w:r>
        <w:rPr>
          <w:noProof/>
        </w:rPr>
      </w:r>
      <w:r>
        <w:rPr>
          <w:noProof/>
        </w:rPr>
        <w:fldChar w:fldCharType="separate"/>
      </w:r>
      <w:r w:rsidRPr="00ED3EC6">
        <w:rPr>
          <w:noProof/>
          <w:lang w:val="en-US"/>
        </w:rPr>
        <w:t>27</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7.3.4</w:t>
      </w:r>
      <w:r w:rsidRPr="00ED3EC6">
        <w:rPr>
          <w:rFonts w:asciiTheme="minorHAnsi" w:eastAsiaTheme="minorEastAsia" w:hAnsiTheme="minorHAnsi" w:cstheme="minorBidi"/>
          <w:noProof/>
          <w:szCs w:val="22"/>
          <w:lang w:val="en-US"/>
        </w:rPr>
        <w:tab/>
      </w:r>
      <w:r w:rsidRPr="00272C64">
        <w:rPr>
          <w:noProof/>
          <w:lang w:val="en-GB"/>
        </w:rPr>
        <w:t>Mapping of Functions on Systems</w:t>
      </w:r>
      <w:r w:rsidRPr="00ED3EC6">
        <w:rPr>
          <w:noProof/>
          <w:lang w:val="en-US"/>
        </w:rPr>
        <w:tab/>
      </w:r>
      <w:r>
        <w:rPr>
          <w:noProof/>
        </w:rPr>
        <w:fldChar w:fldCharType="begin"/>
      </w:r>
      <w:r w:rsidRPr="00ED3EC6">
        <w:rPr>
          <w:noProof/>
          <w:lang w:val="en-US"/>
        </w:rPr>
        <w:instrText xml:space="preserve"> PAGEREF _Toc462179258 \h </w:instrText>
      </w:r>
      <w:r>
        <w:rPr>
          <w:noProof/>
        </w:rPr>
      </w:r>
      <w:r>
        <w:rPr>
          <w:noProof/>
        </w:rPr>
        <w:fldChar w:fldCharType="separate"/>
      </w:r>
      <w:r w:rsidRPr="00ED3EC6">
        <w:rPr>
          <w:noProof/>
          <w:lang w:val="en-US"/>
        </w:rPr>
        <w:t>27</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7.3.5</w:t>
      </w:r>
      <w:r w:rsidRPr="00ED3EC6">
        <w:rPr>
          <w:rFonts w:asciiTheme="minorHAnsi" w:eastAsiaTheme="minorEastAsia" w:hAnsiTheme="minorHAnsi" w:cstheme="minorBidi"/>
          <w:noProof/>
          <w:szCs w:val="22"/>
          <w:lang w:val="en-US"/>
        </w:rPr>
        <w:tab/>
      </w:r>
      <w:r w:rsidRPr="00272C64">
        <w:rPr>
          <w:noProof/>
          <w:lang w:val="en-GB"/>
        </w:rPr>
        <w:t>Mapping of Subfunctions on Systems</w:t>
      </w:r>
      <w:r w:rsidRPr="00ED3EC6">
        <w:rPr>
          <w:noProof/>
          <w:lang w:val="en-US"/>
        </w:rPr>
        <w:tab/>
      </w:r>
      <w:r>
        <w:rPr>
          <w:noProof/>
        </w:rPr>
        <w:fldChar w:fldCharType="begin"/>
      </w:r>
      <w:r w:rsidRPr="00ED3EC6">
        <w:rPr>
          <w:noProof/>
          <w:lang w:val="en-US"/>
        </w:rPr>
        <w:instrText xml:space="preserve"> PAGEREF _Toc462179259 \h </w:instrText>
      </w:r>
      <w:r>
        <w:rPr>
          <w:noProof/>
        </w:rPr>
      </w:r>
      <w:r>
        <w:rPr>
          <w:noProof/>
        </w:rPr>
        <w:fldChar w:fldCharType="separate"/>
      </w:r>
      <w:r w:rsidRPr="00ED3EC6">
        <w:rPr>
          <w:noProof/>
          <w:lang w:val="en-US"/>
        </w:rPr>
        <w:t>28</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7.4</w:t>
      </w:r>
      <w:r w:rsidRPr="00ED3EC6">
        <w:rPr>
          <w:rFonts w:asciiTheme="minorHAnsi" w:eastAsiaTheme="minorEastAsia" w:hAnsiTheme="minorHAnsi" w:cstheme="minorBidi"/>
          <w:noProof/>
          <w:szCs w:val="22"/>
          <w:lang w:val="en-US"/>
        </w:rPr>
        <w:tab/>
      </w:r>
      <w:r w:rsidRPr="00272C64">
        <w:rPr>
          <w:noProof/>
          <w:lang w:val="en-GB"/>
        </w:rPr>
        <w:t>Communication Architecture</w:t>
      </w:r>
      <w:r w:rsidRPr="00ED3EC6">
        <w:rPr>
          <w:noProof/>
          <w:lang w:val="en-US"/>
        </w:rPr>
        <w:tab/>
      </w:r>
      <w:r>
        <w:rPr>
          <w:noProof/>
        </w:rPr>
        <w:fldChar w:fldCharType="begin"/>
      </w:r>
      <w:r w:rsidRPr="00ED3EC6">
        <w:rPr>
          <w:noProof/>
          <w:lang w:val="en-US"/>
        </w:rPr>
        <w:instrText xml:space="preserve"> PAGEREF _Toc462179260 \h </w:instrText>
      </w:r>
      <w:r>
        <w:rPr>
          <w:noProof/>
        </w:rPr>
      </w:r>
      <w:r>
        <w:rPr>
          <w:noProof/>
        </w:rPr>
        <w:fldChar w:fldCharType="separate"/>
      </w:r>
      <w:r w:rsidRPr="00ED3EC6">
        <w:rPr>
          <w:noProof/>
          <w:lang w:val="en-US"/>
        </w:rPr>
        <w:t>29</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7.5</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_Toc462179261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7.5.1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_Toc462179262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7.5.2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_Toc462179263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7.6</w:t>
      </w:r>
      <w:r w:rsidRPr="00ED3EC6">
        <w:rPr>
          <w:rFonts w:asciiTheme="minorHAnsi" w:eastAsiaTheme="minorEastAsia" w:hAnsiTheme="minorHAnsi" w:cstheme="minorBidi"/>
          <w:noProof/>
          <w:szCs w:val="22"/>
          <w:lang w:val="en-US"/>
        </w:rPr>
        <w:tab/>
      </w:r>
      <w:r w:rsidRPr="00272C64">
        <w:rPr>
          <w:noProof/>
          <w:lang w:val="en-GB"/>
        </w:rPr>
        <w:t>Hydraulic Braking System</w:t>
      </w:r>
      <w:r w:rsidRPr="00ED3EC6">
        <w:rPr>
          <w:noProof/>
          <w:lang w:val="en-US"/>
        </w:rPr>
        <w:tab/>
      </w:r>
      <w:r>
        <w:rPr>
          <w:noProof/>
        </w:rPr>
        <w:fldChar w:fldCharType="begin"/>
      </w:r>
      <w:r w:rsidRPr="00ED3EC6">
        <w:rPr>
          <w:noProof/>
          <w:lang w:val="en-US"/>
        </w:rPr>
        <w:instrText xml:space="preserve"> PAGEREF _Toc462179264 \h </w:instrText>
      </w:r>
      <w:r>
        <w:rPr>
          <w:noProof/>
        </w:rPr>
      </w:r>
      <w:r>
        <w:rPr>
          <w:noProof/>
        </w:rPr>
        <w:fldChar w:fldCharType="separate"/>
      </w:r>
      <w:r w:rsidRPr="00ED3EC6">
        <w:rPr>
          <w:noProof/>
          <w:lang w:val="en-US"/>
        </w:rPr>
        <w:t>32</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7.6.1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_Toc462179265 \h </w:instrText>
      </w:r>
      <w:r>
        <w:rPr>
          <w:noProof/>
        </w:rPr>
      </w:r>
      <w:r>
        <w:rPr>
          <w:noProof/>
        </w:rPr>
        <w:fldChar w:fldCharType="separate"/>
      </w:r>
      <w:r w:rsidRPr="00ED3EC6">
        <w:rPr>
          <w:noProof/>
          <w:lang w:val="en-US"/>
        </w:rPr>
        <w:t>32</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lastRenderedPageBreak/>
        <w:t>7.6.2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_Toc462179266 \h </w:instrText>
      </w:r>
      <w:r>
        <w:rPr>
          <w:noProof/>
        </w:rPr>
      </w:r>
      <w:r>
        <w:rPr>
          <w:noProof/>
        </w:rPr>
        <w:fldChar w:fldCharType="separate"/>
      </w:r>
      <w:r w:rsidRPr="00ED3EC6">
        <w:rPr>
          <w:noProof/>
          <w:lang w:val="en-US"/>
        </w:rPr>
        <w:t>33</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7.7</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_Toc462179267 \h </w:instrText>
      </w:r>
      <w:r>
        <w:rPr>
          <w:noProof/>
        </w:rPr>
      </w:r>
      <w:r>
        <w:rPr>
          <w:noProof/>
        </w:rPr>
        <w:fldChar w:fldCharType="separate"/>
      </w:r>
      <w:r w:rsidRPr="00ED3EC6">
        <w:rPr>
          <w:noProof/>
          <w:lang w:val="en-US"/>
        </w:rPr>
        <w:t>34</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7.7.1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_Toc462179268 \h </w:instrText>
      </w:r>
      <w:r>
        <w:rPr>
          <w:noProof/>
        </w:rPr>
      </w:r>
      <w:r>
        <w:rPr>
          <w:noProof/>
        </w:rPr>
        <w:fldChar w:fldCharType="separate"/>
      </w:r>
      <w:r w:rsidRPr="00ED3EC6">
        <w:rPr>
          <w:noProof/>
          <w:lang w:val="en-US"/>
        </w:rPr>
        <w:t>34</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7.7.2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_Toc462179269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7.8</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_Toc462179270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7.8.1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_Toc462179271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7.8.2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_Toc462179272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8.</w:t>
      </w:r>
      <w:r w:rsidRPr="00ED3EC6">
        <w:rPr>
          <w:rFonts w:asciiTheme="minorHAnsi" w:eastAsiaTheme="minorEastAsia" w:hAnsiTheme="minorHAnsi" w:cstheme="minorBidi"/>
          <w:b w:val="0"/>
          <w:caps w:val="0"/>
          <w:noProof/>
          <w:szCs w:val="22"/>
          <w:lang w:val="en-US"/>
        </w:rPr>
        <w:tab/>
      </w:r>
      <w:r w:rsidRPr="00272C64">
        <w:rPr>
          <w:noProof/>
          <w:lang w:val="en-GB"/>
        </w:rPr>
        <w:t>Defined Intended Functions</w:t>
      </w:r>
      <w:r w:rsidRPr="00ED3EC6">
        <w:rPr>
          <w:noProof/>
          <w:lang w:val="en-US"/>
        </w:rPr>
        <w:tab/>
      </w:r>
      <w:r>
        <w:rPr>
          <w:noProof/>
        </w:rPr>
        <w:fldChar w:fldCharType="begin"/>
      </w:r>
      <w:r w:rsidRPr="00ED3EC6">
        <w:rPr>
          <w:noProof/>
          <w:lang w:val="en-US"/>
        </w:rPr>
        <w:instrText xml:space="preserve"> PAGEREF _Toc462179273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8.1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_Toc462179274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8.2</w:t>
      </w:r>
      <w:r w:rsidRPr="00ED3EC6">
        <w:rPr>
          <w:rFonts w:asciiTheme="minorHAnsi" w:eastAsiaTheme="minorEastAsia" w:hAnsiTheme="minorHAnsi" w:cstheme="minorBidi"/>
          <w:noProof/>
          <w:szCs w:val="22"/>
          <w:lang w:val="en-US"/>
        </w:rPr>
        <w:tab/>
      </w:r>
      <w:r w:rsidRPr="00272C64">
        <w:rPr>
          <w:noProof/>
          <w:lang w:val="en-GB"/>
        </w:rPr>
        <w:t>Air Vehicle Level</w:t>
      </w:r>
      <w:r w:rsidRPr="00ED3EC6">
        <w:rPr>
          <w:noProof/>
          <w:lang w:val="en-US"/>
        </w:rPr>
        <w:tab/>
      </w:r>
      <w:r>
        <w:rPr>
          <w:noProof/>
        </w:rPr>
        <w:fldChar w:fldCharType="begin"/>
      </w:r>
      <w:r w:rsidRPr="00ED3EC6">
        <w:rPr>
          <w:noProof/>
          <w:lang w:val="en-US"/>
        </w:rPr>
        <w:instrText xml:space="preserve"> PAGEREF _Toc462179275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8.2.1</w:t>
      </w:r>
      <w:r w:rsidRPr="00ED3EC6">
        <w:rPr>
          <w:rFonts w:asciiTheme="minorHAnsi" w:eastAsiaTheme="minorEastAsia" w:hAnsiTheme="minorHAnsi" w:cstheme="minorBidi"/>
          <w:noProof/>
          <w:szCs w:val="22"/>
          <w:lang w:val="en-US"/>
        </w:rPr>
        <w:tab/>
      </w:r>
      <w:r w:rsidRPr="00272C64">
        <w:rPr>
          <w:noProof/>
          <w:lang w:val="en-GB"/>
        </w:rPr>
        <w:t>Payload Transport</w:t>
      </w:r>
      <w:r w:rsidRPr="00ED3EC6">
        <w:rPr>
          <w:noProof/>
          <w:lang w:val="en-US"/>
        </w:rPr>
        <w:tab/>
      </w:r>
      <w:r>
        <w:rPr>
          <w:noProof/>
        </w:rPr>
        <w:fldChar w:fldCharType="begin"/>
      </w:r>
      <w:r w:rsidRPr="00ED3EC6">
        <w:rPr>
          <w:noProof/>
          <w:lang w:val="en-US"/>
        </w:rPr>
        <w:instrText xml:space="preserve"> PAGEREF _Toc462179276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8.2.2</w:t>
      </w:r>
      <w:r w:rsidRPr="00ED3EC6">
        <w:rPr>
          <w:rFonts w:asciiTheme="minorHAnsi" w:eastAsiaTheme="minorEastAsia" w:hAnsiTheme="minorHAnsi" w:cstheme="minorBidi"/>
          <w:noProof/>
          <w:szCs w:val="22"/>
          <w:lang w:val="en-US"/>
        </w:rPr>
        <w:tab/>
      </w:r>
      <w:r w:rsidRPr="00272C64">
        <w:rPr>
          <w:noProof/>
          <w:lang w:val="en-GB"/>
        </w:rPr>
        <w:t>Subfunctions of Payload Transport</w:t>
      </w:r>
      <w:r w:rsidRPr="00ED3EC6">
        <w:rPr>
          <w:noProof/>
          <w:lang w:val="en-US"/>
        </w:rPr>
        <w:tab/>
      </w:r>
      <w:r>
        <w:rPr>
          <w:noProof/>
        </w:rPr>
        <w:fldChar w:fldCharType="begin"/>
      </w:r>
      <w:r w:rsidRPr="00ED3EC6">
        <w:rPr>
          <w:noProof/>
          <w:lang w:val="en-US"/>
        </w:rPr>
        <w:instrText xml:space="preserve"> PAGEREF _Toc462179277 \h </w:instrText>
      </w:r>
      <w:r>
        <w:rPr>
          <w:noProof/>
        </w:rPr>
      </w:r>
      <w:r>
        <w:rPr>
          <w:noProof/>
        </w:rPr>
        <w:fldChar w:fldCharType="separate"/>
      </w:r>
      <w:r w:rsidRPr="00ED3EC6">
        <w:rPr>
          <w:noProof/>
          <w:lang w:val="en-US"/>
        </w:rPr>
        <w:t>41</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8.2.3</w:t>
      </w:r>
      <w:r w:rsidRPr="00ED3EC6">
        <w:rPr>
          <w:rFonts w:asciiTheme="minorHAnsi" w:eastAsiaTheme="minorEastAsia" w:hAnsiTheme="minorHAnsi" w:cstheme="minorBidi"/>
          <w:noProof/>
          <w:szCs w:val="22"/>
          <w:lang w:val="en-US"/>
        </w:rPr>
        <w:tab/>
      </w:r>
      <w:r w:rsidRPr="00272C64">
        <w:rPr>
          <w:noProof/>
          <w:lang w:val="en-GB"/>
        </w:rPr>
        <w:t>Emergency Landing</w:t>
      </w:r>
      <w:r w:rsidRPr="00ED3EC6">
        <w:rPr>
          <w:noProof/>
          <w:lang w:val="en-US"/>
        </w:rPr>
        <w:tab/>
      </w:r>
      <w:r>
        <w:rPr>
          <w:noProof/>
        </w:rPr>
        <w:fldChar w:fldCharType="begin"/>
      </w:r>
      <w:r w:rsidRPr="00ED3EC6">
        <w:rPr>
          <w:noProof/>
          <w:lang w:val="en-US"/>
        </w:rPr>
        <w:instrText xml:space="preserve"> PAGEREF _Toc462179278 \h </w:instrText>
      </w:r>
      <w:r>
        <w:rPr>
          <w:noProof/>
        </w:rPr>
      </w:r>
      <w:r>
        <w:rPr>
          <w:noProof/>
        </w:rPr>
        <w:fldChar w:fldCharType="separate"/>
      </w:r>
      <w:r w:rsidRPr="00ED3EC6">
        <w:rPr>
          <w:noProof/>
          <w:lang w:val="en-US"/>
        </w:rPr>
        <w:t>46</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8.2.4</w:t>
      </w:r>
      <w:r w:rsidRPr="00ED3EC6">
        <w:rPr>
          <w:rFonts w:asciiTheme="minorHAnsi" w:eastAsiaTheme="minorEastAsia" w:hAnsiTheme="minorHAnsi" w:cstheme="minorBidi"/>
          <w:noProof/>
          <w:szCs w:val="22"/>
          <w:lang w:val="en-US"/>
        </w:rPr>
        <w:tab/>
      </w:r>
      <w:r w:rsidRPr="00272C64">
        <w:rPr>
          <w:noProof/>
          <w:lang w:val="en-GB"/>
        </w:rPr>
        <w:t>Health Management</w:t>
      </w:r>
      <w:r w:rsidRPr="00ED3EC6">
        <w:rPr>
          <w:noProof/>
          <w:lang w:val="en-US"/>
        </w:rPr>
        <w:tab/>
      </w:r>
      <w:r>
        <w:rPr>
          <w:noProof/>
        </w:rPr>
        <w:fldChar w:fldCharType="begin"/>
      </w:r>
      <w:r w:rsidRPr="00ED3EC6">
        <w:rPr>
          <w:noProof/>
          <w:lang w:val="en-US"/>
        </w:rPr>
        <w:instrText xml:space="preserve"> PAGEREF _Toc462179279 \h </w:instrText>
      </w:r>
      <w:r>
        <w:rPr>
          <w:noProof/>
        </w:rPr>
      </w:r>
      <w:r>
        <w:rPr>
          <w:noProof/>
        </w:rPr>
        <w:fldChar w:fldCharType="separate"/>
      </w:r>
      <w:r w:rsidRPr="00ED3EC6">
        <w:rPr>
          <w:noProof/>
          <w:lang w:val="en-US"/>
        </w:rPr>
        <w:t>47</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8.3</w:t>
      </w:r>
      <w:r w:rsidRPr="00ED3EC6">
        <w:rPr>
          <w:rFonts w:asciiTheme="minorHAnsi" w:eastAsiaTheme="minorEastAsia" w:hAnsiTheme="minorHAnsi" w:cstheme="minorBidi"/>
          <w:noProof/>
          <w:szCs w:val="22"/>
          <w:lang w:val="en-US"/>
        </w:rPr>
        <w:tab/>
      </w:r>
      <w:r w:rsidRPr="00272C64">
        <w:rPr>
          <w:noProof/>
          <w:lang w:val="en-GB"/>
        </w:rPr>
        <w:t>System Level</w:t>
      </w:r>
      <w:r w:rsidRPr="00ED3EC6">
        <w:rPr>
          <w:noProof/>
          <w:lang w:val="en-US"/>
        </w:rPr>
        <w:tab/>
      </w:r>
      <w:r>
        <w:rPr>
          <w:noProof/>
        </w:rPr>
        <w:fldChar w:fldCharType="begin"/>
      </w:r>
      <w:r w:rsidRPr="00ED3EC6">
        <w:rPr>
          <w:noProof/>
          <w:lang w:val="en-US"/>
        </w:rPr>
        <w:instrText xml:space="preserve"> PAGEREF _Toc462179280 \h </w:instrText>
      </w:r>
      <w:r>
        <w:rPr>
          <w:noProof/>
        </w:rPr>
      </w:r>
      <w:r>
        <w:rPr>
          <w:noProof/>
        </w:rPr>
        <w:fldChar w:fldCharType="separate"/>
      </w:r>
      <w:r w:rsidRPr="00ED3EC6">
        <w:rPr>
          <w:noProof/>
          <w:lang w:val="en-US"/>
        </w:rPr>
        <w:t>49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8.3.1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_Toc462179281 \h </w:instrText>
      </w:r>
      <w:r>
        <w:rPr>
          <w:noProof/>
        </w:rPr>
      </w:r>
      <w:r>
        <w:rPr>
          <w:noProof/>
        </w:rPr>
        <w:fldChar w:fldCharType="separate"/>
      </w:r>
      <w:r w:rsidRPr="00ED3EC6">
        <w:rPr>
          <w:noProof/>
          <w:lang w:val="en-US"/>
        </w:rPr>
        <w:t>49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8.3.2</w:t>
      </w:r>
      <w:r w:rsidRPr="00ED3EC6">
        <w:rPr>
          <w:rFonts w:asciiTheme="minorHAnsi" w:eastAsiaTheme="minorEastAsia" w:hAnsiTheme="minorHAnsi" w:cstheme="minorBidi"/>
          <w:noProof/>
          <w:szCs w:val="22"/>
          <w:lang w:val="en-US"/>
        </w:rPr>
        <w:tab/>
      </w:r>
      <w:r w:rsidRPr="00272C64">
        <w:rPr>
          <w:noProof/>
          <w:lang w:val="en-GB"/>
        </w:rPr>
        <w:t>EPS’ Functions</w:t>
      </w:r>
      <w:r w:rsidRPr="00ED3EC6">
        <w:rPr>
          <w:noProof/>
          <w:lang w:val="en-US"/>
        </w:rPr>
        <w:tab/>
      </w:r>
      <w:r>
        <w:rPr>
          <w:noProof/>
        </w:rPr>
        <w:fldChar w:fldCharType="begin"/>
      </w:r>
      <w:r w:rsidRPr="00ED3EC6">
        <w:rPr>
          <w:noProof/>
          <w:lang w:val="en-US"/>
        </w:rPr>
        <w:instrText xml:space="preserve"> PAGEREF _Toc462179282 \h </w:instrText>
      </w:r>
      <w:r>
        <w:rPr>
          <w:noProof/>
        </w:rPr>
      </w:r>
      <w:r>
        <w:rPr>
          <w:noProof/>
        </w:rPr>
        <w:fldChar w:fldCharType="separate"/>
      </w:r>
      <w:r w:rsidRPr="00ED3EC6">
        <w:rPr>
          <w:noProof/>
          <w:lang w:val="en-US"/>
        </w:rPr>
        <w:t>50</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8.3.3</w:t>
      </w:r>
      <w:r w:rsidRPr="00ED3EC6">
        <w:rPr>
          <w:rFonts w:asciiTheme="minorHAnsi" w:eastAsiaTheme="minorEastAsia" w:hAnsiTheme="minorHAnsi" w:cstheme="minorBidi"/>
          <w:noProof/>
          <w:szCs w:val="22"/>
          <w:lang w:val="en-US"/>
        </w:rPr>
        <w:tab/>
      </w:r>
      <w:r w:rsidRPr="00272C64">
        <w:rPr>
          <w:noProof/>
          <w:lang w:val="en-GB"/>
        </w:rPr>
        <w:t>HBS’ Functions</w:t>
      </w:r>
      <w:r w:rsidRPr="00ED3EC6">
        <w:rPr>
          <w:noProof/>
          <w:lang w:val="en-US"/>
        </w:rPr>
        <w:tab/>
      </w:r>
      <w:r>
        <w:rPr>
          <w:noProof/>
        </w:rPr>
        <w:fldChar w:fldCharType="begin"/>
      </w:r>
      <w:r w:rsidRPr="00ED3EC6">
        <w:rPr>
          <w:noProof/>
          <w:lang w:val="en-US"/>
        </w:rPr>
        <w:instrText xml:space="preserve"> PAGEREF _Toc462179283 \h </w:instrText>
      </w:r>
      <w:r>
        <w:rPr>
          <w:noProof/>
        </w:rPr>
      </w:r>
      <w:r>
        <w:rPr>
          <w:noProof/>
        </w:rPr>
        <w:fldChar w:fldCharType="separate"/>
      </w:r>
      <w:r w:rsidRPr="00ED3EC6">
        <w:rPr>
          <w:noProof/>
          <w:lang w:val="en-US"/>
        </w:rPr>
        <w:t>61</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8.3.4</w:t>
      </w:r>
      <w:r w:rsidRPr="00ED3EC6">
        <w:rPr>
          <w:rFonts w:asciiTheme="minorHAnsi" w:eastAsiaTheme="minorEastAsia" w:hAnsiTheme="minorHAnsi" w:cstheme="minorBidi"/>
          <w:noProof/>
          <w:szCs w:val="22"/>
          <w:lang w:val="en-US"/>
        </w:rPr>
        <w:tab/>
      </w:r>
      <w:r w:rsidRPr="00272C64">
        <w:rPr>
          <w:noProof/>
          <w:lang w:val="en-GB"/>
        </w:rPr>
        <w:t>MMS’ Functions</w:t>
      </w:r>
      <w:r w:rsidRPr="00ED3EC6">
        <w:rPr>
          <w:noProof/>
          <w:lang w:val="en-US"/>
        </w:rPr>
        <w:tab/>
      </w:r>
      <w:r>
        <w:rPr>
          <w:noProof/>
        </w:rPr>
        <w:fldChar w:fldCharType="begin"/>
      </w:r>
      <w:r w:rsidRPr="00ED3EC6">
        <w:rPr>
          <w:noProof/>
          <w:lang w:val="en-US"/>
        </w:rPr>
        <w:instrText xml:space="preserve"> PAGEREF _Toc462179284 \h </w:instrText>
      </w:r>
      <w:r>
        <w:rPr>
          <w:noProof/>
        </w:rPr>
      </w:r>
      <w:r>
        <w:rPr>
          <w:noProof/>
        </w:rPr>
        <w:fldChar w:fldCharType="separate"/>
      </w:r>
      <w:r w:rsidRPr="00ED3EC6">
        <w:rPr>
          <w:noProof/>
          <w:lang w:val="en-US"/>
        </w:rPr>
        <w:t>71</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8.3.5</w:t>
      </w:r>
      <w:r w:rsidRPr="00ED3EC6">
        <w:rPr>
          <w:rFonts w:asciiTheme="minorHAnsi" w:eastAsiaTheme="minorEastAsia" w:hAnsiTheme="minorHAnsi" w:cstheme="minorBidi"/>
          <w:noProof/>
          <w:szCs w:val="22"/>
          <w:lang w:val="en-US"/>
        </w:rPr>
        <w:tab/>
      </w:r>
      <w:r w:rsidRPr="00272C64">
        <w:rPr>
          <w:noProof/>
          <w:lang w:val="en-GB"/>
        </w:rPr>
        <w:t>MS’ Functions</w:t>
      </w:r>
      <w:r w:rsidRPr="00ED3EC6">
        <w:rPr>
          <w:noProof/>
          <w:lang w:val="en-US"/>
        </w:rPr>
        <w:tab/>
      </w:r>
      <w:r>
        <w:rPr>
          <w:noProof/>
        </w:rPr>
        <w:fldChar w:fldCharType="begin"/>
      </w:r>
      <w:r w:rsidRPr="00ED3EC6">
        <w:rPr>
          <w:noProof/>
          <w:lang w:val="en-US"/>
        </w:rPr>
        <w:instrText xml:space="preserve"> PAGEREF _Toc462179285 \h </w:instrText>
      </w:r>
      <w:r>
        <w:rPr>
          <w:noProof/>
        </w:rPr>
      </w:r>
      <w:r>
        <w:rPr>
          <w:noProof/>
        </w:rPr>
        <w:fldChar w:fldCharType="separate"/>
      </w:r>
      <w:r w:rsidRPr="00ED3EC6">
        <w:rPr>
          <w:noProof/>
          <w:lang w:val="en-US"/>
        </w:rPr>
        <w:t>76</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9.</w:t>
      </w:r>
      <w:r w:rsidRPr="00ED3EC6">
        <w:rPr>
          <w:rFonts w:asciiTheme="minorHAnsi" w:eastAsiaTheme="minorEastAsia" w:hAnsiTheme="minorHAnsi" w:cstheme="minorBidi"/>
          <w:b w:val="0"/>
          <w:caps w:val="0"/>
          <w:noProof/>
          <w:szCs w:val="22"/>
          <w:lang w:val="en-US"/>
        </w:rPr>
        <w:tab/>
      </w:r>
      <w:r w:rsidRPr="00272C64">
        <w:rPr>
          <w:noProof/>
          <w:lang w:val="en-GB"/>
        </w:rPr>
        <w:t>IMPLEMENTATION</w:t>
      </w:r>
      <w:r w:rsidRPr="00ED3EC6">
        <w:rPr>
          <w:noProof/>
          <w:lang w:val="en-US"/>
        </w:rPr>
        <w:tab/>
      </w:r>
      <w:r>
        <w:rPr>
          <w:noProof/>
        </w:rPr>
        <w:fldChar w:fldCharType="begin"/>
      </w:r>
      <w:r w:rsidRPr="00ED3EC6">
        <w:rPr>
          <w:noProof/>
          <w:lang w:val="en-US"/>
        </w:rPr>
        <w:instrText xml:space="preserve"> PAGEREF _Toc462179286 \h </w:instrText>
      </w:r>
      <w:r>
        <w:rPr>
          <w:noProof/>
        </w:rPr>
      </w:r>
      <w:r>
        <w:rPr>
          <w:noProof/>
        </w:rPr>
        <w:fldChar w:fldCharType="separate"/>
      </w:r>
      <w:r w:rsidRPr="00ED3EC6">
        <w:rPr>
          <w:noProof/>
          <w:lang w:val="en-US"/>
        </w:rPr>
        <w:t>77</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9.1</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_Toc462179287 \h </w:instrText>
      </w:r>
      <w:r>
        <w:rPr>
          <w:noProof/>
        </w:rPr>
      </w:r>
      <w:r>
        <w:rPr>
          <w:noProof/>
        </w:rPr>
        <w:fldChar w:fldCharType="separate"/>
      </w:r>
      <w:r w:rsidRPr="00ED3EC6">
        <w:rPr>
          <w:noProof/>
          <w:lang w:val="en-US"/>
        </w:rPr>
        <w:t>77</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9.2</w:t>
      </w:r>
      <w:r w:rsidRPr="00ED3EC6">
        <w:rPr>
          <w:rFonts w:asciiTheme="minorHAnsi" w:eastAsiaTheme="minorEastAsia" w:hAnsiTheme="minorHAnsi" w:cstheme="minorBidi"/>
          <w:noProof/>
          <w:szCs w:val="22"/>
          <w:lang w:val="en-US"/>
        </w:rPr>
        <w:tab/>
      </w:r>
      <w:r w:rsidRPr="00272C64">
        <w:rPr>
          <w:noProof/>
          <w:lang w:val="en-GB"/>
        </w:rPr>
        <w:t>Hydraulic Breaking System</w:t>
      </w:r>
      <w:r w:rsidRPr="00ED3EC6">
        <w:rPr>
          <w:noProof/>
          <w:lang w:val="en-US"/>
        </w:rPr>
        <w:tab/>
      </w:r>
      <w:r>
        <w:rPr>
          <w:noProof/>
        </w:rPr>
        <w:fldChar w:fldCharType="begin"/>
      </w:r>
      <w:r w:rsidRPr="00ED3EC6">
        <w:rPr>
          <w:noProof/>
          <w:lang w:val="en-US"/>
        </w:rPr>
        <w:instrText xml:space="preserve"> PAGEREF _Toc462179288 \h </w:instrText>
      </w:r>
      <w:r>
        <w:rPr>
          <w:noProof/>
        </w:rPr>
      </w:r>
      <w:r>
        <w:rPr>
          <w:noProof/>
        </w:rPr>
        <w:fldChar w:fldCharType="separate"/>
      </w:r>
      <w:r w:rsidRPr="00ED3EC6">
        <w:rPr>
          <w:noProof/>
          <w:lang w:val="en-US"/>
        </w:rPr>
        <w:t>78</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9.3</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_Toc462179289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9.3.1</w:t>
      </w:r>
      <w:r w:rsidRPr="00ED3EC6">
        <w:rPr>
          <w:rFonts w:asciiTheme="minorHAnsi" w:eastAsiaTheme="minorEastAsia" w:hAnsiTheme="minorHAnsi" w:cstheme="minorBidi"/>
          <w:noProof/>
          <w:szCs w:val="22"/>
          <w:lang w:val="en-US"/>
        </w:rPr>
        <w:tab/>
      </w:r>
      <w:r w:rsidRPr="00272C64">
        <w:rPr>
          <w:noProof/>
          <w:lang w:val="en-GB"/>
        </w:rPr>
        <w:t>Software Implementation</w:t>
      </w:r>
      <w:r w:rsidRPr="00ED3EC6">
        <w:rPr>
          <w:noProof/>
          <w:lang w:val="en-US"/>
        </w:rPr>
        <w:tab/>
      </w:r>
      <w:r>
        <w:rPr>
          <w:noProof/>
        </w:rPr>
        <w:fldChar w:fldCharType="begin"/>
      </w:r>
      <w:r w:rsidRPr="00ED3EC6">
        <w:rPr>
          <w:noProof/>
          <w:lang w:val="en-US"/>
        </w:rPr>
        <w:instrText xml:space="preserve"> PAGEREF _Toc462179290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9.3.2</w:t>
      </w:r>
      <w:r w:rsidRPr="00ED3EC6">
        <w:rPr>
          <w:rFonts w:asciiTheme="minorHAnsi" w:eastAsiaTheme="minorEastAsia" w:hAnsiTheme="minorHAnsi" w:cstheme="minorBidi"/>
          <w:noProof/>
          <w:szCs w:val="22"/>
          <w:lang w:val="en-US"/>
        </w:rPr>
        <w:tab/>
      </w:r>
      <w:r w:rsidRPr="00272C64">
        <w:rPr>
          <w:noProof/>
          <w:lang w:val="en-GB"/>
        </w:rPr>
        <w:t>Hardware Implementation</w:t>
      </w:r>
      <w:r w:rsidRPr="00ED3EC6">
        <w:rPr>
          <w:noProof/>
          <w:lang w:val="en-US"/>
        </w:rPr>
        <w:tab/>
      </w:r>
      <w:r>
        <w:rPr>
          <w:noProof/>
        </w:rPr>
        <w:fldChar w:fldCharType="begin"/>
      </w:r>
      <w:r w:rsidRPr="00ED3EC6">
        <w:rPr>
          <w:noProof/>
          <w:lang w:val="en-US"/>
        </w:rPr>
        <w:instrText xml:space="preserve"> PAGEREF _Toc462179291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9.4</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_Toc462179292 \h </w:instrText>
      </w:r>
      <w:r>
        <w:rPr>
          <w:noProof/>
        </w:rPr>
      </w:r>
      <w:r>
        <w:rPr>
          <w:noProof/>
        </w:rPr>
        <w:fldChar w:fldCharType="separate"/>
      </w:r>
      <w:r w:rsidRPr="00ED3EC6">
        <w:rPr>
          <w:noProof/>
          <w:lang w:val="en-US"/>
        </w:rPr>
        <w:t>80</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10.</w:t>
      </w:r>
      <w:r w:rsidRPr="00ED3EC6">
        <w:rPr>
          <w:rFonts w:asciiTheme="minorHAnsi" w:eastAsiaTheme="minorEastAsia" w:hAnsiTheme="minorHAnsi" w:cstheme="minorBidi"/>
          <w:b w:val="0"/>
          <w:caps w:val="0"/>
          <w:noProof/>
          <w:szCs w:val="22"/>
          <w:lang w:val="en-US"/>
        </w:rPr>
        <w:tab/>
      </w:r>
      <w:r w:rsidRPr="00272C64">
        <w:rPr>
          <w:noProof/>
          <w:lang w:val="en-GB"/>
        </w:rPr>
        <w:t>Appendix A : Overarching PROPERTIES</w:t>
      </w:r>
      <w:r w:rsidRPr="00ED3EC6">
        <w:rPr>
          <w:noProof/>
          <w:lang w:val="en-US"/>
        </w:rPr>
        <w:tab/>
      </w:r>
      <w:r>
        <w:rPr>
          <w:noProof/>
        </w:rPr>
        <w:fldChar w:fldCharType="begin"/>
      </w:r>
      <w:r w:rsidRPr="00ED3EC6">
        <w:rPr>
          <w:noProof/>
          <w:lang w:val="en-US"/>
        </w:rPr>
        <w:instrText xml:space="preserve"> PAGEREF _Toc462179293 \h </w:instrText>
      </w:r>
      <w:r>
        <w:rPr>
          <w:noProof/>
        </w:rPr>
      </w:r>
      <w:r>
        <w:rPr>
          <w:noProof/>
        </w:rPr>
        <w:fldChar w:fldCharType="separate"/>
      </w:r>
      <w:r w:rsidRPr="00ED3EC6">
        <w:rPr>
          <w:noProof/>
          <w:lang w:val="en-US"/>
        </w:rPr>
        <w:t>81</w:t>
      </w:r>
      <w:r>
        <w:rPr>
          <w:noProof/>
        </w:rPr>
        <w:fldChar w:fldCharType="end"/>
      </w:r>
    </w:p>
    <w:p w:rsidR="00C50F45" w:rsidRDefault="008060D0">
      <w:pPr>
        <w:pStyle w:val="Corps"/>
        <w:rPr>
          <w:lang w:val="en-GB"/>
        </w:rPr>
      </w:pPr>
      <w:r>
        <w:rPr>
          <w:lang w:val="en-GB"/>
        </w:rPr>
        <w:fldChar w:fldCharType="end"/>
      </w:r>
    </w:p>
    <w:p w:rsidR="00C50F45" w:rsidRDefault="00C50F45">
      <w:pPr>
        <w:pStyle w:val="Corps"/>
        <w:rPr>
          <w:lang w:val="en-GB"/>
        </w:rPr>
        <w:sectPr w:rsidR="00C50F45">
          <w:footerReference w:type="default" r:id="rId21"/>
          <w:pgSz w:w="11906" w:h="16838" w:code="9"/>
          <w:pgMar w:top="1134" w:right="1134" w:bottom="1134" w:left="1134" w:header="851" w:footer="567" w:gutter="0"/>
          <w:cols w:space="720"/>
        </w:sectPr>
      </w:pPr>
    </w:p>
    <w:p w:rsidR="00C50F45" w:rsidRDefault="00C50F45">
      <w:pPr>
        <w:pStyle w:val="Heading1"/>
        <w:rPr>
          <w:lang w:val="en-GB"/>
        </w:rPr>
      </w:pPr>
      <w:bookmarkStart w:id="1" w:name="_Toc462179223"/>
      <w:r>
        <w:rPr>
          <w:lang w:val="en-GB"/>
        </w:rPr>
        <w:lastRenderedPageBreak/>
        <w:t>PREAMBULE</w:t>
      </w:r>
      <w:bookmarkEnd w:id="1"/>
    </w:p>
    <w:p w:rsidR="00C50F45" w:rsidRDefault="00C50F45">
      <w:pPr>
        <w:pStyle w:val="Heading2"/>
        <w:rPr>
          <w:lang w:val="en-GB"/>
        </w:rPr>
      </w:pPr>
      <w:bookmarkStart w:id="2" w:name="_Toc462179224"/>
      <w:r>
        <w:rPr>
          <w:lang w:val="en-GB"/>
        </w:rPr>
        <w:t>Document issues</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851"/>
        <w:gridCol w:w="1985"/>
        <w:gridCol w:w="5511"/>
      </w:tblGrid>
      <w:tr w:rsidR="00C50F45">
        <w:trPr>
          <w:cantSplit/>
          <w:trHeight w:hRule="exact" w:val="400"/>
          <w:jc w:val="center"/>
        </w:trPr>
        <w:tc>
          <w:tcPr>
            <w:tcW w:w="1418"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Date</w:t>
            </w:r>
          </w:p>
        </w:tc>
        <w:tc>
          <w:tcPr>
            <w:tcW w:w="851"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Issue</w:t>
            </w:r>
          </w:p>
        </w:tc>
        <w:tc>
          <w:tcPr>
            <w:tcW w:w="1985"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Author(s)</w:t>
            </w:r>
          </w:p>
        </w:tc>
        <w:tc>
          <w:tcPr>
            <w:tcW w:w="5511"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Updating purpose</w:t>
            </w:r>
          </w:p>
        </w:tc>
      </w:tr>
      <w:tr w:rsidR="00C50F45" w:rsidRPr="00043C1E">
        <w:trPr>
          <w:cantSplit/>
          <w:trHeight w:val="400"/>
          <w:jc w:val="center"/>
        </w:trPr>
        <w:tc>
          <w:tcPr>
            <w:tcW w:w="1418" w:type="dxa"/>
            <w:vAlign w:val="center"/>
          </w:tcPr>
          <w:p w:rsidR="00C50F45" w:rsidRDefault="00BC2DE0">
            <w:pPr>
              <w:pStyle w:val="Normalarial"/>
              <w:jc w:val="center"/>
              <w:rPr>
                <w:rFonts w:ascii="Times New Roman" w:hAnsi="Times New Roman"/>
                <w:sz w:val="24"/>
                <w:lang w:val="en-GB"/>
              </w:rPr>
            </w:pPr>
            <w:r>
              <w:rPr>
                <w:rFonts w:ascii="Times New Roman" w:hAnsi="Times New Roman"/>
                <w:sz w:val="24"/>
                <w:lang w:val="en-GB"/>
              </w:rPr>
              <w:t>22/08</w:t>
            </w:r>
            <w:r w:rsidR="002F5DD7">
              <w:rPr>
                <w:rFonts w:ascii="Times New Roman" w:hAnsi="Times New Roman"/>
                <w:sz w:val="24"/>
                <w:lang w:val="en-GB"/>
              </w:rPr>
              <w:t>/2016</w:t>
            </w:r>
            <w:r w:rsidR="008060D0">
              <w:rPr>
                <w:rFonts w:ascii="Times New Roman" w:hAnsi="Times New Roman"/>
                <w:sz w:val="24"/>
                <w:lang w:val="en-GB"/>
              </w:rPr>
              <w:fldChar w:fldCharType="begin"/>
            </w:r>
            <w:r w:rsidR="00C50F45">
              <w:rPr>
                <w:rFonts w:ascii="Times New Roman" w:hAnsi="Times New Roman"/>
                <w:sz w:val="24"/>
                <w:lang w:val="en-GB"/>
              </w:rPr>
              <w:instrText xml:space="preserve"> STYLEREF "Z_Date_edition" \* MERGEFORMAT </w:instrText>
            </w:r>
            <w:r w:rsidR="008060D0">
              <w:rPr>
                <w:rFonts w:ascii="Times New Roman" w:hAnsi="Times New Roman"/>
                <w:sz w:val="24"/>
                <w:lang w:val="en-GB"/>
              </w:rPr>
              <w:fldChar w:fldCharType="end"/>
            </w:r>
          </w:p>
        </w:tc>
        <w:tc>
          <w:tcPr>
            <w:tcW w:w="851" w:type="dxa"/>
            <w:vAlign w:val="center"/>
          </w:tcPr>
          <w:p w:rsidR="00C50F45" w:rsidRDefault="002F5DD7">
            <w:pPr>
              <w:pStyle w:val="Normalarial"/>
              <w:jc w:val="center"/>
              <w:rPr>
                <w:rFonts w:ascii="Times New Roman" w:hAnsi="Times New Roman"/>
                <w:sz w:val="24"/>
                <w:lang w:val="en-GB"/>
              </w:rPr>
            </w:pPr>
            <w:r>
              <w:rPr>
                <w:rFonts w:ascii="Times New Roman" w:hAnsi="Times New Roman"/>
                <w:sz w:val="24"/>
                <w:lang w:val="en-GB"/>
              </w:rPr>
              <w:t>1</w:t>
            </w:r>
            <w:r w:rsidR="008060D0">
              <w:rPr>
                <w:rFonts w:ascii="Times New Roman" w:hAnsi="Times New Roman"/>
                <w:sz w:val="24"/>
                <w:lang w:val="en-GB"/>
              </w:rPr>
              <w:fldChar w:fldCharType="begin"/>
            </w:r>
            <w:r w:rsidR="00C50F45">
              <w:rPr>
                <w:rFonts w:ascii="Times New Roman" w:hAnsi="Times New Roman"/>
                <w:sz w:val="24"/>
                <w:lang w:val="en-GB"/>
              </w:rPr>
              <w:instrText xml:space="preserve"> STYLEREF "Z_Indice_edition" \* MERGEFORMAT </w:instrText>
            </w:r>
            <w:r w:rsidR="008060D0">
              <w:rPr>
                <w:rFonts w:ascii="Times New Roman" w:hAnsi="Times New Roman"/>
                <w:sz w:val="24"/>
                <w:lang w:val="en-GB"/>
              </w:rPr>
              <w:fldChar w:fldCharType="end"/>
            </w:r>
          </w:p>
        </w:tc>
        <w:tc>
          <w:tcPr>
            <w:tcW w:w="1985" w:type="dxa"/>
            <w:vAlign w:val="center"/>
          </w:tcPr>
          <w:p w:rsidR="00C50F45" w:rsidRDefault="002F5DD7">
            <w:pPr>
              <w:pStyle w:val="Normalarial"/>
              <w:jc w:val="center"/>
              <w:rPr>
                <w:rFonts w:ascii="Times New Roman" w:hAnsi="Times New Roman"/>
                <w:sz w:val="24"/>
                <w:lang w:val="en-GB"/>
              </w:rPr>
            </w:pPr>
            <w:r>
              <w:rPr>
                <w:rFonts w:ascii="Times New Roman" w:hAnsi="Times New Roman"/>
                <w:sz w:val="24"/>
                <w:lang w:val="en-GB"/>
              </w:rPr>
              <w:t xml:space="preserve">E. </w:t>
            </w:r>
            <w:proofErr w:type="spellStart"/>
            <w:r>
              <w:rPr>
                <w:rFonts w:ascii="Times New Roman" w:hAnsi="Times New Roman"/>
                <w:sz w:val="24"/>
                <w:lang w:val="en-GB"/>
              </w:rPr>
              <w:t>Ledinot</w:t>
            </w:r>
            <w:proofErr w:type="spellEnd"/>
          </w:p>
        </w:tc>
        <w:tc>
          <w:tcPr>
            <w:tcW w:w="5511" w:type="dxa"/>
            <w:vAlign w:val="center"/>
          </w:tcPr>
          <w:p w:rsidR="00C50F45" w:rsidRDefault="002F5DD7">
            <w:pPr>
              <w:pStyle w:val="Normalarial"/>
              <w:jc w:val="both"/>
              <w:rPr>
                <w:rFonts w:ascii="Times New Roman" w:hAnsi="Times New Roman"/>
                <w:sz w:val="24"/>
                <w:lang w:val="en-GB"/>
              </w:rPr>
            </w:pPr>
            <w:r>
              <w:rPr>
                <w:rFonts w:ascii="Times New Roman" w:hAnsi="Times New Roman"/>
                <w:sz w:val="24"/>
                <w:lang w:val="en-GB"/>
              </w:rPr>
              <w:t>Creation o</w:t>
            </w:r>
            <w:r w:rsidR="00BC2DE0">
              <w:rPr>
                <w:rFonts w:ascii="Times New Roman" w:hAnsi="Times New Roman"/>
                <w:sz w:val="24"/>
                <w:lang w:val="en-GB"/>
              </w:rPr>
              <w:t xml:space="preserve">f </w:t>
            </w:r>
            <w:r w:rsidR="00D306B7">
              <w:rPr>
                <w:rFonts w:ascii="Times New Roman" w:hAnsi="Times New Roman"/>
                <w:sz w:val="24"/>
                <w:lang w:val="en-GB"/>
              </w:rPr>
              <w:t xml:space="preserve">a </w:t>
            </w:r>
            <w:r w:rsidR="00BC2DE0">
              <w:rPr>
                <w:rFonts w:ascii="Times New Roman" w:hAnsi="Times New Roman"/>
                <w:sz w:val="24"/>
                <w:lang w:val="en-GB"/>
              </w:rPr>
              <w:t xml:space="preserve">document containing only the specification of the case study and structured in a way facilitating the work on Overarching Properties </w:t>
            </w:r>
          </w:p>
        </w:tc>
      </w:tr>
    </w:tbl>
    <w:p w:rsidR="00C50F45" w:rsidRDefault="00C50F45">
      <w:pPr>
        <w:pStyle w:val="Corps"/>
        <w:rPr>
          <w:lang w:val="en-GB"/>
        </w:rPr>
      </w:pPr>
    </w:p>
    <w:p w:rsidR="00C50F45" w:rsidRDefault="006F3340">
      <w:pPr>
        <w:pStyle w:val="Heading2"/>
        <w:rPr>
          <w:lang w:val="en-GB"/>
        </w:rPr>
      </w:pPr>
      <w:bookmarkStart w:id="3" w:name="_Toc462179225"/>
      <w:r>
        <w:rPr>
          <w:lang w:val="en-GB"/>
        </w:rPr>
        <w:t xml:space="preserve">Executive </w:t>
      </w:r>
      <w:r w:rsidR="00C50F45">
        <w:rPr>
          <w:lang w:val="en-GB"/>
        </w:rPr>
        <w:t>Summary</w:t>
      </w:r>
      <w:bookmarkEnd w:id="3"/>
    </w:p>
    <w:p w:rsidR="00BC2DE0" w:rsidRDefault="00BC2DE0" w:rsidP="00BC2DE0">
      <w:pPr>
        <w:pStyle w:val="Corps"/>
        <w:rPr>
          <w:lang w:val="en-GB"/>
        </w:rPr>
      </w:pPr>
      <w:r>
        <w:rPr>
          <w:lang w:val="en-GB"/>
        </w:rPr>
        <w:t xml:space="preserve">This document is an intermediary step that concentrates all the specification traits of the µXAV in a way hopefully suited for working on the three Overarching Properties: </w:t>
      </w:r>
      <w:r w:rsidRPr="000477D5">
        <w:rPr>
          <w:b/>
          <w:lang w:val="en-GB"/>
        </w:rPr>
        <w:t>Intent</w:t>
      </w:r>
      <w:r>
        <w:rPr>
          <w:lang w:val="en-GB"/>
        </w:rPr>
        <w:t xml:space="preserve">, </w:t>
      </w:r>
      <w:r w:rsidRPr="000477D5">
        <w:rPr>
          <w:b/>
          <w:lang w:val="en-GB"/>
        </w:rPr>
        <w:t>Correctness</w:t>
      </w:r>
      <w:r>
        <w:rPr>
          <w:lang w:val="en-GB"/>
        </w:rPr>
        <w:t xml:space="preserve">, </w:t>
      </w:r>
      <w:proofErr w:type="gramStart"/>
      <w:r w:rsidRPr="000477D5">
        <w:rPr>
          <w:b/>
          <w:lang w:val="en-GB"/>
        </w:rPr>
        <w:t>Necessity</w:t>
      </w:r>
      <w:proofErr w:type="gramEnd"/>
      <w:r w:rsidR="000477D5">
        <w:rPr>
          <w:lang w:val="en-GB"/>
        </w:rPr>
        <w:t>, as defined at the Westford FAA workshop.</w:t>
      </w:r>
    </w:p>
    <w:p w:rsidR="000477D5" w:rsidRDefault="000477D5" w:rsidP="00BC2DE0">
      <w:pPr>
        <w:pStyle w:val="Corps"/>
        <w:rPr>
          <w:lang w:val="en-GB"/>
        </w:rPr>
      </w:pPr>
      <w:r>
        <w:rPr>
          <w:lang w:val="en-GB"/>
        </w:rPr>
        <w:t>Intent is addressed by the “Desired Behaviour” part.</w:t>
      </w:r>
    </w:p>
    <w:p w:rsidR="00BC2DE0" w:rsidRDefault="000477D5" w:rsidP="00BC2DE0">
      <w:pPr>
        <w:pStyle w:val="Corps"/>
        <w:rPr>
          <w:lang w:val="en-GB"/>
        </w:rPr>
      </w:pPr>
      <w:r>
        <w:rPr>
          <w:lang w:val="en-GB"/>
        </w:rPr>
        <w:t>Necessity is mainly addressed by the “Architecting” part.</w:t>
      </w:r>
    </w:p>
    <w:p w:rsidR="000477D5" w:rsidRDefault="000477D5" w:rsidP="00BC2DE0">
      <w:pPr>
        <w:pStyle w:val="Corps"/>
        <w:rPr>
          <w:lang w:val="en-GB"/>
        </w:rPr>
      </w:pPr>
      <w:r>
        <w:rPr>
          <w:lang w:val="en-GB"/>
        </w:rPr>
        <w:t>Correctness is addressed by the “Defined Intended Functions” part and the “Implementation” part.</w:t>
      </w:r>
    </w:p>
    <w:p w:rsidR="000477D5" w:rsidRDefault="000477D5" w:rsidP="00BC2DE0">
      <w:pPr>
        <w:pStyle w:val="Corps"/>
        <w:rPr>
          <w:lang w:val="en-GB"/>
        </w:rPr>
      </w:pPr>
      <w:r>
        <w:rPr>
          <w:lang w:val="en-GB"/>
        </w:rPr>
        <w:t>The document is not self-contained: the overall context of the µXAV case study (the safety analysis, the operational analysis and the functional analysis) are assumed to be known by the reader [Ref].</w:t>
      </w:r>
    </w:p>
    <w:p w:rsidR="000477D5" w:rsidRPr="00BC2DE0" w:rsidRDefault="000477D5" w:rsidP="00BC2DE0">
      <w:pPr>
        <w:pStyle w:val="Corps"/>
        <w:rPr>
          <w:lang w:val="en-GB"/>
        </w:rPr>
      </w:pPr>
      <w:r>
        <w:rPr>
          <w:lang w:val="en-GB"/>
        </w:rPr>
        <w:t>The purpose of the document is to provide the specification material needed to implement the use case.</w:t>
      </w:r>
    </w:p>
    <w:p w:rsidR="00C50F45" w:rsidRDefault="00C50F45">
      <w:pPr>
        <w:pStyle w:val="Heading1"/>
        <w:rPr>
          <w:lang w:val="en-GB"/>
        </w:rPr>
      </w:pPr>
      <w:bookmarkStart w:id="4" w:name="_Toc462179226"/>
      <w:r>
        <w:rPr>
          <w:lang w:val="en-GB"/>
        </w:rPr>
        <w:lastRenderedPageBreak/>
        <w:t>Purpose of the document</w:t>
      </w:r>
      <w:bookmarkEnd w:id="4"/>
    </w:p>
    <w:p w:rsidR="002A4224" w:rsidRDefault="007A1534" w:rsidP="00CC22C0">
      <w:pPr>
        <w:spacing w:before="120"/>
        <w:jc w:val="both"/>
        <w:rPr>
          <w:szCs w:val="24"/>
          <w:lang w:val="en-GB"/>
        </w:rPr>
      </w:pPr>
      <w:proofErr w:type="gramStart"/>
      <w:r>
        <w:rPr>
          <w:lang w:val="en-GB"/>
        </w:rPr>
        <w:t xml:space="preserve">Specification of the drone </w:t>
      </w:r>
      <w:r>
        <w:rPr>
          <w:szCs w:val="24"/>
          <w:lang w:val="en-GB"/>
        </w:rPr>
        <w:t>µXAV at air vehicle level, system level and item level (software or hardware).</w:t>
      </w:r>
      <w:proofErr w:type="gramEnd"/>
      <w:r>
        <w:rPr>
          <w:szCs w:val="24"/>
          <w:lang w:val="en-GB"/>
        </w:rPr>
        <w:t xml:space="preserve"> Provides the material </w:t>
      </w:r>
      <w:r w:rsidR="005F22AE">
        <w:rPr>
          <w:szCs w:val="24"/>
          <w:lang w:val="en-GB"/>
        </w:rPr>
        <w:t xml:space="preserve">needed </w:t>
      </w:r>
      <w:r>
        <w:rPr>
          <w:szCs w:val="24"/>
          <w:lang w:val="en-GB"/>
        </w:rPr>
        <w:t>for system level modelling and software or hardware implementation.</w:t>
      </w:r>
      <w:r w:rsidR="002A4224">
        <w:rPr>
          <w:szCs w:val="24"/>
          <w:lang w:val="en-GB"/>
        </w:rPr>
        <w:t xml:space="preserve"> </w:t>
      </w:r>
    </w:p>
    <w:p w:rsidR="007A1534" w:rsidRDefault="002A4224" w:rsidP="00CC22C0">
      <w:pPr>
        <w:spacing w:before="120"/>
        <w:jc w:val="both"/>
        <w:rPr>
          <w:lang w:val="en-GB"/>
        </w:rPr>
      </w:pPr>
      <w:r>
        <w:rPr>
          <w:szCs w:val="24"/>
          <w:lang w:val="en-GB"/>
        </w:rPr>
        <w:t xml:space="preserve">More precisely the document addresses specification of the use case from air vehicle level up to </w:t>
      </w:r>
      <w:r w:rsidR="005A775B">
        <w:rPr>
          <w:szCs w:val="24"/>
          <w:lang w:val="en-GB"/>
        </w:rPr>
        <w:t>allocation of the system requirements to the software or hardware items. Software and hardware high level requi</w:t>
      </w:r>
      <w:r w:rsidR="00C76FA2">
        <w:rPr>
          <w:szCs w:val="24"/>
          <w:lang w:val="en-GB"/>
        </w:rPr>
        <w:t>rements (HLRs), and</w:t>
      </w:r>
      <w:r w:rsidR="005A775B">
        <w:rPr>
          <w:szCs w:val="24"/>
          <w:lang w:val="en-GB"/>
        </w:rPr>
        <w:t xml:space="preserve"> LLRs, are not contained in this document.</w:t>
      </w:r>
    </w:p>
    <w:p w:rsidR="000477D5" w:rsidRPr="00CC22C0" w:rsidRDefault="007A1534" w:rsidP="00CC22C0">
      <w:pPr>
        <w:spacing w:before="120"/>
        <w:jc w:val="both"/>
        <w:rPr>
          <w:lang w:val="en-GB"/>
        </w:rPr>
      </w:pPr>
      <w:r>
        <w:rPr>
          <w:lang w:val="en-GB"/>
        </w:rPr>
        <w:t>This document</w:t>
      </w:r>
      <w:r w:rsidR="009278E6">
        <w:rPr>
          <w:lang w:val="en-GB"/>
        </w:rPr>
        <w:t xml:space="preserve"> is associated </w:t>
      </w:r>
      <w:r w:rsidR="00ED7A5F">
        <w:rPr>
          <w:lang w:val="en-GB"/>
        </w:rPr>
        <w:t>with</w:t>
      </w:r>
      <w:r w:rsidR="00C02439">
        <w:rPr>
          <w:lang w:val="en-GB"/>
        </w:rPr>
        <w:t xml:space="preserve"> </w:t>
      </w:r>
      <w:r w:rsidR="00CC22C0">
        <w:rPr>
          <w:lang w:val="en-GB"/>
        </w:rPr>
        <w:t>three</w:t>
      </w:r>
      <w:r w:rsidR="009278E6">
        <w:rPr>
          <w:lang w:val="en-GB"/>
        </w:rPr>
        <w:t xml:space="preserve"> other documents:</w:t>
      </w:r>
    </w:p>
    <w:p w:rsidR="009278E6" w:rsidRPr="00C02439" w:rsidRDefault="005B28DC" w:rsidP="0094001A">
      <w:pPr>
        <w:pStyle w:val="ListParagraph"/>
        <w:numPr>
          <w:ilvl w:val="0"/>
          <w:numId w:val="16"/>
        </w:numPr>
        <w:spacing w:before="120"/>
        <w:jc w:val="both"/>
        <w:rPr>
          <w:rFonts w:ascii="Times New Roman" w:hAnsi="Times New Roman"/>
          <w:sz w:val="24"/>
          <w:szCs w:val="24"/>
          <w:lang w:val="en-GB"/>
        </w:rPr>
      </w:pPr>
      <w:r>
        <w:rPr>
          <w:rFonts w:ascii="Times New Roman" w:hAnsi="Times New Roman"/>
          <w:sz w:val="24"/>
          <w:szCs w:val="24"/>
          <w:lang w:val="en-GB"/>
        </w:rPr>
        <w:t>µXAV Safety Analysis and Assessment</w:t>
      </w:r>
      <w:r w:rsidR="00CC22C0">
        <w:rPr>
          <w:rFonts w:ascii="Times New Roman" w:hAnsi="Times New Roman"/>
          <w:sz w:val="24"/>
          <w:szCs w:val="24"/>
          <w:lang w:val="en-GB"/>
        </w:rPr>
        <w:t>: contains the safety process part of the case study</w:t>
      </w:r>
      <w:r w:rsidR="007A1534">
        <w:rPr>
          <w:rFonts w:ascii="Times New Roman" w:hAnsi="Times New Roman"/>
          <w:sz w:val="24"/>
          <w:szCs w:val="24"/>
          <w:lang w:val="en-GB"/>
        </w:rPr>
        <w:t>,</w:t>
      </w:r>
      <w:r w:rsidR="00CC22C0">
        <w:rPr>
          <w:rFonts w:ascii="Times New Roman" w:hAnsi="Times New Roman"/>
          <w:sz w:val="24"/>
          <w:szCs w:val="24"/>
          <w:lang w:val="en-GB"/>
        </w:rPr>
        <w:t xml:space="preserve"> that is outside of the scope of FAA’s initiative but key for the Correctness and Intent O</w:t>
      </w:r>
      <w:r w:rsidR="005F22AE">
        <w:rPr>
          <w:rFonts w:ascii="Times New Roman" w:hAnsi="Times New Roman"/>
          <w:sz w:val="24"/>
          <w:szCs w:val="24"/>
          <w:lang w:val="en-GB"/>
        </w:rPr>
        <w:t>verarching Properties</w:t>
      </w:r>
      <w:r w:rsidR="007A1534">
        <w:rPr>
          <w:rFonts w:ascii="Times New Roman" w:hAnsi="Times New Roman"/>
          <w:sz w:val="24"/>
          <w:szCs w:val="24"/>
          <w:lang w:val="en-GB"/>
        </w:rPr>
        <w:t>,</w:t>
      </w:r>
    </w:p>
    <w:p w:rsidR="009278E6" w:rsidRDefault="007E4F73" w:rsidP="0094001A">
      <w:pPr>
        <w:pStyle w:val="ListParagraph"/>
        <w:numPr>
          <w:ilvl w:val="0"/>
          <w:numId w:val="16"/>
        </w:numPr>
        <w:spacing w:before="120"/>
        <w:jc w:val="both"/>
        <w:rPr>
          <w:lang w:val="en-GB"/>
        </w:rPr>
      </w:pPr>
      <w:r>
        <w:rPr>
          <w:rFonts w:ascii="Times New Roman" w:hAnsi="Times New Roman"/>
          <w:sz w:val="24"/>
          <w:szCs w:val="24"/>
          <w:lang w:val="en-GB"/>
        </w:rPr>
        <w:t xml:space="preserve">µXAV </w:t>
      </w:r>
      <w:r w:rsidR="009278E6" w:rsidRPr="007E4F73">
        <w:rPr>
          <w:rFonts w:ascii="Times New Roman" w:hAnsi="Times New Roman"/>
          <w:sz w:val="24"/>
          <w:szCs w:val="24"/>
          <w:lang w:val="en-GB"/>
        </w:rPr>
        <w:t>Baseline</w:t>
      </w:r>
      <w:r w:rsidRPr="007E4F73">
        <w:rPr>
          <w:rFonts w:ascii="Times New Roman" w:hAnsi="Times New Roman"/>
          <w:sz w:val="24"/>
          <w:szCs w:val="24"/>
          <w:lang w:val="en-GB"/>
        </w:rPr>
        <w:t xml:space="preserve"> Development Assurance</w:t>
      </w:r>
      <w:r w:rsidR="00CC22C0">
        <w:rPr>
          <w:rFonts w:ascii="Times New Roman" w:hAnsi="Times New Roman"/>
          <w:sz w:val="24"/>
          <w:szCs w:val="24"/>
          <w:lang w:val="en-GB"/>
        </w:rPr>
        <w:t xml:space="preserve">: </w:t>
      </w:r>
      <w:r w:rsidR="005F22AE">
        <w:rPr>
          <w:rFonts w:ascii="Times New Roman" w:hAnsi="Times New Roman"/>
          <w:sz w:val="24"/>
          <w:szCs w:val="24"/>
          <w:lang w:val="en-GB"/>
        </w:rPr>
        <w:t xml:space="preserve">contains the outputs of some development assurance activities related to µXAV development, that are conformant to ARP 4754, DO 178, </w:t>
      </w:r>
      <w:proofErr w:type="gramStart"/>
      <w:r w:rsidR="005F22AE">
        <w:rPr>
          <w:rFonts w:ascii="Times New Roman" w:hAnsi="Times New Roman"/>
          <w:sz w:val="24"/>
          <w:szCs w:val="24"/>
          <w:lang w:val="en-GB"/>
        </w:rPr>
        <w:t>DO</w:t>
      </w:r>
      <w:proofErr w:type="gramEnd"/>
      <w:r w:rsidR="005F22AE">
        <w:rPr>
          <w:rFonts w:ascii="Times New Roman" w:hAnsi="Times New Roman"/>
          <w:sz w:val="24"/>
          <w:szCs w:val="24"/>
          <w:lang w:val="en-GB"/>
        </w:rPr>
        <w:t xml:space="preserve"> 254.</w:t>
      </w:r>
    </w:p>
    <w:p w:rsidR="009278E6" w:rsidRPr="007E4F73" w:rsidRDefault="005F22AE" w:rsidP="0094001A">
      <w:pPr>
        <w:pStyle w:val="ListParagraph"/>
        <w:numPr>
          <w:ilvl w:val="0"/>
          <w:numId w:val="16"/>
        </w:numPr>
        <w:spacing w:before="120"/>
        <w:jc w:val="both"/>
        <w:rPr>
          <w:lang w:val="en-GB"/>
        </w:rPr>
      </w:pPr>
      <w:r>
        <w:rPr>
          <w:rFonts w:ascii="Times New Roman" w:hAnsi="Times New Roman"/>
          <w:sz w:val="24"/>
          <w:szCs w:val="24"/>
          <w:lang w:val="en-GB"/>
        </w:rPr>
        <w:t>µXAV St</w:t>
      </w:r>
      <w:r w:rsidR="00043C1E">
        <w:rPr>
          <w:rFonts w:ascii="Times New Roman" w:hAnsi="Times New Roman"/>
          <w:sz w:val="24"/>
          <w:szCs w:val="24"/>
          <w:lang w:val="en-GB"/>
        </w:rPr>
        <w:t>r</w:t>
      </w:r>
      <w:r>
        <w:rPr>
          <w:rFonts w:ascii="Times New Roman" w:hAnsi="Times New Roman"/>
          <w:sz w:val="24"/>
          <w:szCs w:val="24"/>
          <w:lang w:val="en-GB"/>
        </w:rPr>
        <w:t>eamlined</w:t>
      </w:r>
      <w:r w:rsidR="007E4F73" w:rsidRPr="007E4F73">
        <w:rPr>
          <w:rFonts w:ascii="Times New Roman" w:hAnsi="Times New Roman"/>
          <w:sz w:val="24"/>
          <w:szCs w:val="24"/>
          <w:lang w:val="en-GB"/>
        </w:rPr>
        <w:t xml:space="preserve"> Development Assurance</w:t>
      </w:r>
      <w:r>
        <w:rPr>
          <w:rFonts w:ascii="Times New Roman" w:hAnsi="Times New Roman"/>
          <w:sz w:val="24"/>
          <w:szCs w:val="24"/>
          <w:lang w:val="en-GB"/>
        </w:rPr>
        <w:t>: contains the outputs of some development assurance activities related to µXAV development that are conformant to the “Overarching Properties” approach (forme</w:t>
      </w:r>
      <w:r w:rsidR="00043C1E">
        <w:rPr>
          <w:rFonts w:ascii="Times New Roman" w:hAnsi="Times New Roman"/>
          <w:sz w:val="24"/>
          <w:szCs w:val="24"/>
          <w:lang w:val="en-GB"/>
        </w:rPr>
        <w:t>r</w:t>
      </w:r>
      <w:r>
        <w:rPr>
          <w:rFonts w:ascii="Times New Roman" w:hAnsi="Times New Roman"/>
          <w:sz w:val="24"/>
          <w:szCs w:val="24"/>
          <w:lang w:val="en-GB"/>
        </w:rPr>
        <w:t>ly named Meta-Objectives or TIAM)</w:t>
      </w:r>
    </w:p>
    <w:p w:rsidR="00CC22C0" w:rsidRDefault="00476932" w:rsidP="009278E6">
      <w:pPr>
        <w:spacing w:before="120"/>
        <w:jc w:val="both"/>
        <w:rPr>
          <w:lang w:val="en-GB"/>
        </w:rPr>
      </w:pPr>
      <w:r>
        <w:rPr>
          <w:lang w:val="en-GB"/>
        </w:rPr>
        <w:t>This</w:t>
      </w:r>
      <w:r w:rsidR="005F22AE">
        <w:rPr>
          <w:lang w:val="en-GB"/>
        </w:rPr>
        <w:t xml:space="preserve"> documen</w:t>
      </w:r>
      <w:r>
        <w:rPr>
          <w:lang w:val="en-GB"/>
        </w:rPr>
        <w:t xml:space="preserve">t, like the associated ones, the </w:t>
      </w:r>
      <w:r w:rsidR="005F22AE">
        <w:rPr>
          <w:lang w:val="en-GB"/>
        </w:rPr>
        <w:t>development</w:t>
      </w:r>
      <w:r>
        <w:rPr>
          <w:lang w:val="en-GB"/>
        </w:rPr>
        <w:t xml:space="preserve"> artefacts</w:t>
      </w:r>
      <w:r w:rsidR="005F22AE">
        <w:rPr>
          <w:lang w:val="en-GB"/>
        </w:rPr>
        <w:t xml:space="preserve"> </w:t>
      </w:r>
      <w:r>
        <w:rPr>
          <w:lang w:val="en-GB"/>
        </w:rPr>
        <w:t>and the</w:t>
      </w:r>
      <w:r w:rsidR="005F22AE">
        <w:rPr>
          <w:lang w:val="en-GB"/>
        </w:rPr>
        <w:t xml:space="preserve"> assurance artefacts, are </w:t>
      </w:r>
      <w:r>
        <w:rPr>
          <w:lang w:val="en-GB"/>
        </w:rPr>
        <w:t>available</w:t>
      </w:r>
      <w:r w:rsidR="005F22AE">
        <w:rPr>
          <w:lang w:val="en-GB"/>
        </w:rPr>
        <w:t xml:space="preserve"> </w:t>
      </w:r>
      <w:proofErr w:type="gramStart"/>
      <w:r w:rsidR="005F22AE">
        <w:rPr>
          <w:lang w:val="en-GB"/>
        </w:rPr>
        <w:t>be</w:t>
      </w:r>
      <w:proofErr w:type="gramEnd"/>
      <w:r w:rsidR="007E4F73">
        <w:rPr>
          <w:lang w:val="en-GB"/>
        </w:rPr>
        <w:t xml:space="preserve"> a</w:t>
      </w:r>
      <w:r w:rsidR="009278E6">
        <w:rPr>
          <w:lang w:val="en-GB"/>
        </w:rPr>
        <w:t xml:space="preserve"> GitHub </w:t>
      </w:r>
      <w:r>
        <w:rPr>
          <w:lang w:val="en-GB"/>
        </w:rPr>
        <w:t xml:space="preserve">collaborative workspace </w:t>
      </w:r>
      <w:r w:rsidR="007E4F73">
        <w:rPr>
          <w:lang w:val="en-GB"/>
        </w:rPr>
        <w:t>(</w:t>
      </w:r>
      <w:r w:rsidRPr="00476932">
        <w:rPr>
          <w:lang w:val="en-GB"/>
        </w:rPr>
        <w:t>https://gi</w:t>
      </w:r>
      <w:r>
        <w:rPr>
          <w:lang w:val="en-GB"/>
        </w:rPr>
        <w:t>thub.com/AdaCore/RESSAC_Use_Case), for joint work by industrials, academics and Authorities.</w:t>
      </w:r>
    </w:p>
    <w:p w:rsidR="000C55CE" w:rsidRDefault="000C55CE" w:rsidP="000C55CE">
      <w:pPr>
        <w:pStyle w:val="Heading1"/>
        <w:rPr>
          <w:lang w:val="en-GB"/>
        </w:rPr>
      </w:pPr>
      <w:bookmarkStart w:id="5" w:name="_Toc462179227"/>
      <w:r>
        <w:rPr>
          <w:lang w:val="en-GB"/>
        </w:rPr>
        <w:lastRenderedPageBreak/>
        <w:t>participants to the case study</w:t>
      </w:r>
      <w:bookmarkEnd w:id="5"/>
    </w:p>
    <w:tbl>
      <w:tblPr>
        <w:tblStyle w:val="TableGrid"/>
        <w:tblW w:w="0" w:type="auto"/>
        <w:tblInd w:w="534" w:type="dxa"/>
        <w:tblLook w:val="04A0" w:firstRow="1" w:lastRow="0" w:firstColumn="1" w:lastColumn="0" w:noHBand="0" w:noVBand="1"/>
      </w:tblPr>
      <w:tblGrid>
        <w:gridCol w:w="2835"/>
        <w:gridCol w:w="3685"/>
      </w:tblGrid>
      <w:tr w:rsidR="00BB390A" w:rsidTr="00E434A5">
        <w:tc>
          <w:tcPr>
            <w:tcW w:w="2835" w:type="dxa"/>
          </w:tcPr>
          <w:p w:rsidR="00BB390A" w:rsidRDefault="00BB390A" w:rsidP="00275D1A">
            <w:pPr>
              <w:pStyle w:val="Corps"/>
              <w:spacing w:before="120" w:after="120"/>
              <w:ind w:left="0"/>
              <w:rPr>
                <w:lang w:val="en-GB"/>
              </w:rPr>
            </w:pPr>
            <w:r>
              <w:rPr>
                <w:lang w:val="en-GB"/>
              </w:rPr>
              <w:t xml:space="preserve">Guy-André </w:t>
            </w:r>
            <w:proofErr w:type="spellStart"/>
            <w:r>
              <w:rPr>
                <w:lang w:val="en-GB"/>
              </w:rPr>
              <w:t>Berthon</w:t>
            </w:r>
            <w:proofErr w:type="spellEnd"/>
            <w:r>
              <w:rPr>
                <w:lang w:val="en-GB"/>
              </w:rPr>
              <w:t xml:space="preserve"> </w:t>
            </w:r>
          </w:p>
        </w:tc>
        <w:tc>
          <w:tcPr>
            <w:tcW w:w="3685" w:type="dxa"/>
          </w:tcPr>
          <w:p w:rsidR="00BB390A" w:rsidRDefault="00BB390A" w:rsidP="00275D1A">
            <w:pPr>
              <w:pStyle w:val="Corps"/>
              <w:spacing w:before="120" w:after="120"/>
              <w:ind w:left="0"/>
              <w:rPr>
                <w:lang w:val="en-GB"/>
              </w:rPr>
            </w:pPr>
            <w:r>
              <w:rPr>
                <w:lang w:val="en-GB"/>
              </w:rPr>
              <w:t>THALES</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James </w:t>
            </w:r>
            <w:proofErr w:type="spellStart"/>
            <w:r>
              <w:rPr>
                <w:lang w:val="en-GB"/>
              </w:rPr>
              <w:t>Bezémat</w:t>
            </w:r>
            <w:proofErr w:type="spellEnd"/>
            <w:r>
              <w:rPr>
                <w:lang w:val="en-GB"/>
              </w:rPr>
              <w:t xml:space="preserve"> </w:t>
            </w:r>
          </w:p>
        </w:tc>
        <w:tc>
          <w:tcPr>
            <w:tcW w:w="3685" w:type="dxa"/>
          </w:tcPr>
          <w:p w:rsidR="00BB390A" w:rsidRDefault="00BB390A" w:rsidP="00275D1A">
            <w:pPr>
              <w:pStyle w:val="Corps"/>
              <w:spacing w:before="120" w:after="120"/>
              <w:ind w:left="0"/>
              <w:rPr>
                <w:lang w:val="en-GB"/>
              </w:rPr>
            </w:pPr>
            <w:r>
              <w:rPr>
                <w:lang w:val="en-GB"/>
              </w:rPr>
              <w:t>SAFRAN</w:t>
            </w:r>
          </w:p>
        </w:tc>
      </w:tr>
      <w:tr w:rsidR="00BB390A" w:rsidTr="00E434A5">
        <w:tc>
          <w:tcPr>
            <w:tcW w:w="2835" w:type="dxa"/>
          </w:tcPr>
          <w:p w:rsidR="00BB390A" w:rsidRDefault="00BB390A" w:rsidP="00275D1A">
            <w:pPr>
              <w:pStyle w:val="Corps"/>
              <w:spacing w:before="120" w:after="120"/>
              <w:ind w:left="0"/>
              <w:rPr>
                <w:lang w:val="en-GB"/>
              </w:rPr>
            </w:pPr>
            <w:r>
              <w:rPr>
                <w:lang w:val="en-GB"/>
              </w:rPr>
              <w:t>Duncan Brown</w:t>
            </w:r>
          </w:p>
        </w:tc>
        <w:tc>
          <w:tcPr>
            <w:tcW w:w="3685" w:type="dxa"/>
          </w:tcPr>
          <w:p w:rsidR="00BB390A" w:rsidRDefault="00E7526D" w:rsidP="00275D1A">
            <w:pPr>
              <w:pStyle w:val="Corps"/>
              <w:spacing w:before="120" w:after="120"/>
              <w:ind w:left="0"/>
              <w:rPr>
                <w:lang w:val="en-GB"/>
              </w:rPr>
            </w:pPr>
            <w:r>
              <w:rPr>
                <w:lang w:val="en-GB"/>
              </w:rPr>
              <w:t>Rolls-Royce</w:t>
            </w:r>
          </w:p>
        </w:tc>
      </w:tr>
      <w:tr w:rsidR="00BB390A" w:rsidTr="00E434A5">
        <w:tc>
          <w:tcPr>
            <w:tcW w:w="2835" w:type="dxa"/>
          </w:tcPr>
          <w:p w:rsidR="00BB390A" w:rsidRDefault="00BB390A" w:rsidP="00275D1A">
            <w:pPr>
              <w:pStyle w:val="Corps"/>
              <w:spacing w:before="120" w:after="120"/>
              <w:ind w:left="0"/>
              <w:rPr>
                <w:lang w:val="en-GB"/>
              </w:rPr>
            </w:pPr>
            <w:r>
              <w:rPr>
                <w:lang w:val="en-GB"/>
              </w:rPr>
              <w:t>Jean Louis Camus</w:t>
            </w:r>
          </w:p>
        </w:tc>
        <w:tc>
          <w:tcPr>
            <w:tcW w:w="3685" w:type="dxa"/>
          </w:tcPr>
          <w:p w:rsidR="00BB390A" w:rsidRDefault="00BB390A" w:rsidP="00275D1A">
            <w:pPr>
              <w:pStyle w:val="Corps"/>
              <w:spacing w:before="120" w:after="120"/>
              <w:ind w:left="0"/>
              <w:rPr>
                <w:lang w:val="en-GB"/>
              </w:rPr>
            </w:pPr>
            <w:r>
              <w:rPr>
                <w:lang w:val="en-GB"/>
              </w:rPr>
              <w:t>ANSYS/</w:t>
            </w:r>
            <w:proofErr w:type="spellStart"/>
            <w:r>
              <w:rPr>
                <w:lang w:val="en-GB"/>
              </w:rPr>
              <w:t>Esterel</w:t>
            </w:r>
            <w:proofErr w:type="spellEnd"/>
            <w:r>
              <w:rPr>
                <w:lang w:val="en-GB"/>
              </w:rPr>
              <w:t xml:space="preserve"> Technologies</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Nicolas </w:t>
            </w:r>
            <w:proofErr w:type="spellStart"/>
            <w:r>
              <w:rPr>
                <w:lang w:val="en-GB"/>
              </w:rPr>
              <w:t>Chevillard</w:t>
            </w:r>
            <w:proofErr w:type="spellEnd"/>
            <w:r>
              <w:rPr>
                <w:lang w:val="en-GB"/>
              </w:rPr>
              <w:t xml:space="preserve"> </w:t>
            </w:r>
          </w:p>
        </w:tc>
        <w:tc>
          <w:tcPr>
            <w:tcW w:w="3685" w:type="dxa"/>
          </w:tcPr>
          <w:p w:rsidR="00BB390A" w:rsidRDefault="00BB390A" w:rsidP="00275D1A">
            <w:pPr>
              <w:pStyle w:val="Corps"/>
              <w:spacing w:before="120" w:after="120"/>
              <w:ind w:left="0"/>
              <w:rPr>
                <w:lang w:val="en-GB"/>
              </w:rPr>
            </w:pPr>
            <w:r>
              <w:rPr>
                <w:lang w:val="en-GB"/>
              </w:rPr>
              <w:t>DGA</w:t>
            </w:r>
          </w:p>
        </w:tc>
      </w:tr>
      <w:tr w:rsidR="00BB390A" w:rsidTr="00E434A5">
        <w:tc>
          <w:tcPr>
            <w:tcW w:w="2835" w:type="dxa"/>
          </w:tcPr>
          <w:p w:rsidR="00BB390A" w:rsidRDefault="00BB390A" w:rsidP="00275D1A">
            <w:pPr>
              <w:pStyle w:val="Corps"/>
              <w:spacing w:before="120" w:after="120"/>
              <w:ind w:left="0"/>
              <w:rPr>
                <w:lang w:val="en-GB"/>
              </w:rPr>
            </w:pPr>
            <w:proofErr w:type="spellStart"/>
            <w:r>
              <w:rPr>
                <w:lang w:val="en-GB"/>
              </w:rPr>
              <w:t>Cyrille</w:t>
            </w:r>
            <w:proofErr w:type="spellEnd"/>
            <w:r>
              <w:rPr>
                <w:lang w:val="en-GB"/>
              </w:rPr>
              <w:t xml:space="preserve"> </w:t>
            </w:r>
            <w:proofErr w:type="spellStart"/>
            <w:r>
              <w:rPr>
                <w:lang w:val="en-GB"/>
              </w:rPr>
              <w:t>Comar</w:t>
            </w:r>
            <w:proofErr w:type="spellEnd"/>
            <w:r>
              <w:rPr>
                <w:lang w:val="en-GB"/>
              </w:rPr>
              <w:t xml:space="preserve"> </w:t>
            </w:r>
          </w:p>
        </w:tc>
        <w:tc>
          <w:tcPr>
            <w:tcW w:w="3685" w:type="dxa"/>
          </w:tcPr>
          <w:p w:rsidR="00BB390A" w:rsidRDefault="00BB390A" w:rsidP="00275D1A">
            <w:pPr>
              <w:pStyle w:val="Corps"/>
              <w:spacing w:before="120" w:after="120"/>
              <w:ind w:left="0"/>
              <w:rPr>
                <w:lang w:val="en-GB"/>
              </w:rPr>
            </w:pPr>
            <w:proofErr w:type="spellStart"/>
            <w:r>
              <w:rPr>
                <w:lang w:val="en-GB"/>
              </w:rPr>
              <w:t>AdaCore</w:t>
            </w:r>
            <w:proofErr w:type="spellEnd"/>
          </w:p>
        </w:tc>
      </w:tr>
      <w:tr w:rsidR="00BB390A" w:rsidTr="00E434A5">
        <w:tc>
          <w:tcPr>
            <w:tcW w:w="2835" w:type="dxa"/>
          </w:tcPr>
          <w:p w:rsidR="00BB390A" w:rsidRDefault="00BB390A" w:rsidP="00275D1A">
            <w:pPr>
              <w:pStyle w:val="Corps"/>
              <w:spacing w:before="120" w:after="120"/>
              <w:ind w:left="0"/>
              <w:rPr>
                <w:lang w:val="en-GB"/>
              </w:rPr>
            </w:pPr>
            <w:r>
              <w:rPr>
                <w:lang w:val="en-GB"/>
              </w:rPr>
              <w:t>Olivier Constant</w:t>
            </w:r>
          </w:p>
        </w:tc>
        <w:tc>
          <w:tcPr>
            <w:tcW w:w="3685" w:type="dxa"/>
          </w:tcPr>
          <w:p w:rsidR="00BB390A" w:rsidRDefault="00BB390A" w:rsidP="00275D1A">
            <w:pPr>
              <w:pStyle w:val="Corps"/>
              <w:spacing w:before="120" w:after="120"/>
              <w:ind w:left="0"/>
              <w:rPr>
                <w:lang w:val="en-GB"/>
              </w:rPr>
            </w:pPr>
            <w:r>
              <w:rPr>
                <w:lang w:val="en-GB"/>
              </w:rPr>
              <w:t xml:space="preserve">IRT St </w:t>
            </w:r>
            <w:proofErr w:type="spellStart"/>
            <w:r>
              <w:rPr>
                <w:lang w:val="en-GB"/>
              </w:rPr>
              <w:t>Exupery</w:t>
            </w:r>
            <w:proofErr w:type="spellEnd"/>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Miguel De </w:t>
            </w:r>
            <w:proofErr w:type="spellStart"/>
            <w:r>
              <w:rPr>
                <w:lang w:val="en-GB"/>
              </w:rPr>
              <w:t>Almeda</w:t>
            </w:r>
            <w:proofErr w:type="spellEnd"/>
          </w:p>
        </w:tc>
        <w:tc>
          <w:tcPr>
            <w:tcW w:w="3685" w:type="dxa"/>
          </w:tcPr>
          <w:p w:rsidR="00BB390A" w:rsidRDefault="00BB390A" w:rsidP="00275D1A">
            <w:pPr>
              <w:pStyle w:val="Corps"/>
              <w:spacing w:before="120" w:after="120"/>
              <w:ind w:left="0"/>
              <w:rPr>
                <w:lang w:val="en-GB"/>
              </w:rPr>
            </w:pPr>
            <w:r>
              <w:rPr>
                <w:lang w:val="en-GB"/>
              </w:rPr>
              <w:t>APSYS-Airbus</w:t>
            </w:r>
          </w:p>
        </w:tc>
      </w:tr>
      <w:tr w:rsidR="00BB390A" w:rsidTr="00E434A5">
        <w:tc>
          <w:tcPr>
            <w:tcW w:w="2835" w:type="dxa"/>
          </w:tcPr>
          <w:p w:rsidR="00BB390A" w:rsidRDefault="00BB390A" w:rsidP="00275D1A">
            <w:pPr>
              <w:pStyle w:val="Corps"/>
              <w:spacing w:before="120" w:after="120"/>
              <w:ind w:left="0"/>
              <w:rPr>
                <w:lang w:val="en-GB"/>
              </w:rPr>
            </w:pPr>
            <w:r>
              <w:rPr>
                <w:lang w:val="en-GB"/>
              </w:rPr>
              <w:t>Alexandre Jordan</w:t>
            </w:r>
          </w:p>
        </w:tc>
        <w:tc>
          <w:tcPr>
            <w:tcW w:w="3685" w:type="dxa"/>
          </w:tcPr>
          <w:p w:rsidR="00BB390A" w:rsidRDefault="00BB390A" w:rsidP="00275D1A">
            <w:pPr>
              <w:pStyle w:val="Corps"/>
              <w:spacing w:before="120" w:after="120"/>
              <w:ind w:left="0"/>
              <w:rPr>
                <w:lang w:val="en-GB"/>
              </w:rPr>
            </w:pPr>
            <w:r>
              <w:rPr>
                <w:lang w:val="en-GB"/>
              </w:rPr>
              <w:t>APSYS-Airbus</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Emmanuel </w:t>
            </w:r>
            <w:proofErr w:type="spellStart"/>
            <w:r>
              <w:rPr>
                <w:lang w:val="en-GB"/>
              </w:rPr>
              <w:t>Ledinot</w:t>
            </w:r>
            <w:proofErr w:type="spellEnd"/>
          </w:p>
        </w:tc>
        <w:tc>
          <w:tcPr>
            <w:tcW w:w="3685" w:type="dxa"/>
          </w:tcPr>
          <w:p w:rsidR="00BB390A" w:rsidRDefault="00BB390A" w:rsidP="00275D1A">
            <w:pPr>
              <w:pStyle w:val="Corps"/>
              <w:spacing w:before="120" w:after="120"/>
              <w:ind w:left="0"/>
              <w:rPr>
                <w:lang w:val="en-GB"/>
              </w:rPr>
            </w:pPr>
            <w:r>
              <w:rPr>
                <w:lang w:val="en-GB"/>
              </w:rPr>
              <w:t>DASSAULT AVIATION</w:t>
            </w:r>
          </w:p>
        </w:tc>
      </w:tr>
      <w:tr w:rsidR="00BB390A" w:rsidTr="00E434A5">
        <w:tc>
          <w:tcPr>
            <w:tcW w:w="2835" w:type="dxa"/>
          </w:tcPr>
          <w:p w:rsidR="00BB390A" w:rsidRDefault="00BB390A" w:rsidP="00275D1A">
            <w:pPr>
              <w:pStyle w:val="Corps"/>
              <w:spacing w:before="120" w:after="120"/>
              <w:ind w:left="0"/>
              <w:rPr>
                <w:lang w:val="en-GB"/>
              </w:rPr>
            </w:pPr>
            <w:r>
              <w:rPr>
                <w:lang w:val="en-GB"/>
              </w:rPr>
              <w:t>Anne Perrine Porte</w:t>
            </w:r>
          </w:p>
        </w:tc>
        <w:tc>
          <w:tcPr>
            <w:tcW w:w="3685" w:type="dxa"/>
          </w:tcPr>
          <w:p w:rsidR="00BB390A" w:rsidRDefault="00BB390A" w:rsidP="00275D1A">
            <w:pPr>
              <w:pStyle w:val="Corps"/>
              <w:spacing w:before="120" w:after="120"/>
              <w:ind w:left="0"/>
              <w:rPr>
                <w:lang w:val="en-GB"/>
              </w:rPr>
            </w:pPr>
            <w:r>
              <w:rPr>
                <w:lang w:val="en-GB"/>
              </w:rPr>
              <w:t>ZODIAC Aerospace</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Frederic </w:t>
            </w:r>
            <w:proofErr w:type="spellStart"/>
            <w:r>
              <w:rPr>
                <w:lang w:val="en-GB"/>
              </w:rPr>
              <w:t>Pothon</w:t>
            </w:r>
            <w:proofErr w:type="spellEnd"/>
          </w:p>
        </w:tc>
        <w:tc>
          <w:tcPr>
            <w:tcW w:w="3685" w:type="dxa"/>
          </w:tcPr>
          <w:p w:rsidR="00BB390A" w:rsidRDefault="00BB390A" w:rsidP="00275D1A">
            <w:pPr>
              <w:pStyle w:val="Corps"/>
              <w:spacing w:before="120" w:after="120"/>
              <w:ind w:left="0"/>
              <w:rPr>
                <w:lang w:val="en-GB"/>
              </w:rPr>
            </w:pPr>
            <w:r>
              <w:rPr>
                <w:lang w:val="en-GB"/>
              </w:rPr>
              <w:t>ACG Solutions</w:t>
            </w:r>
          </w:p>
        </w:tc>
      </w:tr>
      <w:tr w:rsidR="00BB390A" w:rsidTr="00E434A5">
        <w:tc>
          <w:tcPr>
            <w:tcW w:w="2835" w:type="dxa"/>
          </w:tcPr>
          <w:p w:rsidR="00BB390A" w:rsidRDefault="00BB390A" w:rsidP="00275D1A">
            <w:pPr>
              <w:pStyle w:val="Corps"/>
              <w:spacing w:before="120" w:after="120"/>
              <w:ind w:left="0"/>
              <w:rPr>
                <w:lang w:val="en-GB"/>
              </w:rPr>
            </w:pPr>
            <w:r>
              <w:rPr>
                <w:lang w:val="en-GB"/>
              </w:rPr>
              <w:t>Jose Ruiz</w:t>
            </w:r>
          </w:p>
        </w:tc>
        <w:tc>
          <w:tcPr>
            <w:tcW w:w="3685" w:type="dxa"/>
          </w:tcPr>
          <w:p w:rsidR="00BB390A" w:rsidRDefault="00BB390A" w:rsidP="00275D1A">
            <w:pPr>
              <w:pStyle w:val="Corps"/>
              <w:spacing w:before="120" w:after="120"/>
              <w:ind w:left="0"/>
              <w:rPr>
                <w:lang w:val="en-GB"/>
              </w:rPr>
            </w:pPr>
            <w:proofErr w:type="spellStart"/>
            <w:r>
              <w:rPr>
                <w:lang w:val="en-GB"/>
              </w:rPr>
              <w:t>AdaCore</w:t>
            </w:r>
            <w:proofErr w:type="spellEnd"/>
          </w:p>
        </w:tc>
      </w:tr>
      <w:tr w:rsidR="00BB390A" w:rsidTr="00E434A5">
        <w:tc>
          <w:tcPr>
            <w:tcW w:w="2835" w:type="dxa"/>
          </w:tcPr>
          <w:p w:rsidR="00BB390A" w:rsidRDefault="00BB390A" w:rsidP="00275D1A">
            <w:pPr>
              <w:pStyle w:val="Corps"/>
              <w:spacing w:before="120" w:after="120"/>
              <w:ind w:left="0"/>
              <w:rPr>
                <w:lang w:val="en-GB"/>
              </w:rPr>
            </w:pPr>
            <w:proofErr w:type="spellStart"/>
            <w:r>
              <w:rPr>
                <w:lang w:val="en-GB"/>
              </w:rPr>
              <w:t>Virginie</w:t>
            </w:r>
            <w:proofErr w:type="spellEnd"/>
            <w:r>
              <w:rPr>
                <w:lang w:val="en-GB"/>
              </w:rPr>
              <w:t xml:space="preserve"> </w:t>
            </w:r>
            <w:proofErr w:type="spellStart"/>
            <w:r>
              <w:rPr>
                <w:lang w:val="en-GB"/>
              </w:rPr>
              <w:t>Wiels</w:t>
            </w:r>
            <w:proofErr w:type="spellEnd"/>
          </w:p>
        </w:tc>
        <w:tc>
          <w:tcPr>
            <w:tcW w:w="3685" w:type="dxa"/>
          </w:tcPr>
          <w:p w:rsidR="00BB390A" w:rsidRDefault="00BB390A" w:rsidP="00275D1A">
            <w:pPr>
              <w:pStyle w:val="Corps"/>
              <w:spacing w:before="120" w:after="120"/>
              <w:ind w:left="0"/>
              <w:rPr>
                <w:lang w:val="en-GB"/>
              </w:rPr>
            </w:pPr>
            <w:r>
              <w:rPr>
                <w:lang w:val="en-GB"/>
              </w:rPr>
              <w:t>ONERA</w:t>
            </w:r>
          </w:p>
        </w:tc>
      </w:tr>
    </w:tbl>
    <w:p w:rsidR="000C55CE" w:rsidRPr="000C55CE" w:rsidRDefault="000C55CE" w:rsidP="000C55CE">
      <w:pPr>
        <w:pStyle w:val="Corps"/>
        <w:rPr>
          <w:lang w:val="en-GB"/>
        </w:rPr>
      </w:pPr>
    </w:p>
    <w:p w:rsidR="00C717F3" w:rsidRDefault="00AB5752" w:rsidP="00235656">
      <w:pPr>
        <w:pStyle w:val="Heading1"/>
        <w:rPr>
          <w:lang w:val="en-GB"/>
        </w:rPr>
      </w:pPr>
      <w:bookmarkStart w:id="6" w:name="_Toc462179228"/>
      <w:r>
        <w:rPr>
          <w:lang w:val="en-GB"/>
        </w:rPr>
        <w:lastRenderedPageBreak/>
        <w:t>INTRODUCTION</w:t>
      </w:r>
      <w:bookmarkEnd w:id="6"/>
    </w:p>
    <w:p w:rsidR="00337B76" w:rsidRDefault="00AB5752" w:rsidP="00337B76">
      <w:pPr>
        <w:pStyle w:val="Heading2"/>
        <w:rPr>
          <w:lang w:val="en-GB"/>
        </w:rPr>
      </w:pPr>
      <w:bookmarkStart w:id="7" w:name="_Toc462179229"/>
      <w:r>
        <w:rPr>
          <w:lang w:val="en-GB"/>
        </w:rPr>
        <w:t>Context</w:t>
      </w:r>
      <w:bookmarkEnd w:id="7"/>
    </w:p>
    <w:p w:rsidR="00AC5C3E" w:rsidRDefault="008746F2" w:rsidP="00696ACA">
      <w:pPr>
        <w:pStyle w:val="Corps"/>
        <w:rPr>
          <w:lang w:val="en-GB"/>
        </w:rPr>
      </w:pPr>
      <w:r>
        <w:rPr>
          <w:lang w:val="en-GB"/>
        </w:rPr>
        <w:t>The</w:t>
      </w:r>
      <w:r w:rsidR="00337B76">
        <w:rPr>
          <w:lang w:val="en-GB"/>
        </w:rPr>
        <w:t xml:space="preserve"> case study </w:t>
      </w:r>
      <w:r>
        <w:rPr>
          <w:lang w:val="en-GB"/>
        </w:rPr>
        <w:t>is</w:t>
      </w:r>
      <w:r w:rsidR="00337B76">
        <w:rPr>
          <w:lang w:val="en-GB"/>
        </w:rPr>
        <w:t xml:space="preserve"> </w:t>
      </w:r>
      <w:r w:rsidR="00CC0701">
        <w:rPr>
          <w:lang w:val="en-GB"/>
        </w:rPr>
        <w:t>meant</w:t>
      </w:r>
      <w:r w:rsidR="00337B76">
        <w:rPr>
          <w:lang w:val="en-GB"/>
        </w:rPr>
        <w:t xml:space="preserve"> to </w:t>
      </w:r>
      <w:r w:rsidR="00AC5C3E">
        <w:rPr>
          <w:lang w:val="en-GB"/>
        </w:rPr>
        <w:t>add</w:t>
      </w:r>
      <w:r w:rsidR="00337B76">
        <w:rPr>
          <w:lang w:val="en-GB"/>
        </w:rPr>
        <w:t xml:space="preserve"> a bottom-up approach to the top-down </w:t>
      </w:r>
      <w:r>
        <w:rPr>
          <w:lang w:val="en-GB"/>
        </w:rPr>
        <w:t>approach</w:t>
      </w:r>
      <w:r w:rsidR="00823C28">
        <w:rPr>
          <w:lang w:val="en-GB"/>
        </w:rPr>
        <w:t xml:space="preserve"> initiated by </w:t>
      </w:r>
      <w:r w:rsidR="006068FD">
        <w:rPr>
          <w:lang w:val="en-GB"/>
        </w:rPr>
        <w:t xml:space="preserve">Mike </w:t>
      </w:r>
      <w:proofErr w:type="spellStart"/>
      <w:r w:rsidR="00DF2937">
        <w:rPr>
          <w:lang w:val="en-GB"/>
        </w:rPr>
        <w:t>Dewalt</w:t>
      </w:r>
      <w:proofErr w:type="spellEnd"/>
      <w:r w:rsidR="00DF2937">
        <w:rPr>
          <w:lang w:val="en-GB"/>
        </w:rPr>
        <w:t xml:space="preserve">, </w:t>
      </w:r>
      <w:del w:id="8" w:author="Duncan Brown" w:date="2016-10-19T15:29:00Z">
        <w:r w:rsidR="00DF2937" w:rsidDel="00E7526D">
          <w:rPr>
            <w:lang w:val="en-GB"/>
          </w:rPr>
          <w:delText xml:space="preserve">CSO </w:delText>
        </w:r>
      </w:del>
      <w:ins w:id="9" w:author="Duncan Brown" w:date="2016-10-19T15:29:00Z">
        <w:r w:rsidR="00E7526D">
          <w:rPr>
            <w:lang w:val="en-GB"/>
          </w:rPr>
          <w:t xml:space="preserve">CSTA </w:t>
        </w:r>
      </w:ins>
      <w:r w:rsidR="00DF2937">
        <w:rPr>
          <w:lang w:val="en-GB"/>
        </w:rPr>
        <w:t xml:space="preserve">of </w:t>
      </w:r>
      <w:r w:rsidR="00823C28">
        <w:rPr>
          <w:lang w:val="en-GB"/>
        </w:rPr>
        <w:t>FAA</w:t>
      </w:r>
      <w:r w:rsidR="00DF2937">
        <w:rPr>
          <w:lang w:val="en-GB"/>
        </w:rPr>
        <w:t xml:space="preserve"> for airborne software </w:t>
      </w:r>
      <w:r w:rsidR="006068FD">
        <w:rPr>
          <w:lang w:val="en-GB"/>
        </w:rPr>
        <w:t>certification until April 2016</w:t>
      </w:r>
      <w:r w:rsidR="000B0FFD">
        <w:rPr>
          <w:lang w:val="en-GB"/>
        </w:rPr>
        <w:t xml:space="preserve">. It is intended </w:t>
      </w:r>
      <w:r w:rsidR="00DF2937">
        <w:rPr>
          <w:lang w:val="en-GB"/>
        </w:rPr>
        <w:t>to experiment with the TIAM</w:t>
      </w:r>
      <w:r w:rsidR="00AC5C3E">
        <w:rPr>
          <w:lang w:val="en-GB"/>
        </w:rPr>
        <w:t xml:space="preserve"> development assuran</w:t>
      </w:r>
      <w:r w:rsidR="00DF2937">
        <w:rPr>
          <w:lang w:val="en-GB"/>
        </w:rPr>
        <w:t xml:space="preserve">ce </w:t>
      </w:r>
      <w:r w:rsidR="00AB5752">
        <w:rPr>
          <w:lang w:val="en-GB"/>
        </w:rPr>
        <w:t>method</w:t>
      </w:r>
      <w:r w:rsidR="000B73FD">
        <w:rPr>
          <w:lang w:val="en-GB"/>
        </w:rPr>
        <w:t xml:space="preserve"> (Technology Independent Assurance Method)</w:t>
      </w:r>
      <w:r w:rsidR="000B0FFD">
        <w:rPr>
          <w:lang w:val="en-GB"/>
        </w:rPr>
        <w:t xml:space="preserve">. </w:t>
      </w:r>
      <w:r w:rsidR="006068FD">
        <w:rPr>
          <w:lang w:val="en-GB"/>
        </w:rPr>
        <w:t>Accordingly, it will support</w:t>
      </w:r>
      <w:r w:rsidR="00CC0701">
        <w:rPr>
          <w:lang w:val="en-GB"/>
        </w:rPr>
        <w:t xml:space="preserve"> attempt</w:t>
      </w:r>
      <w:r w:rsidR="006068FD">
        <w:rPr>
          <w:lang w:val="en-GB"/>
        </w:rPr>
        <w:t>s</w:t>
      </w:r>
      <w:r w:rsidR="00CC0701">
        <w:rPr>
          <w:lang w:val="en-GB"/>
        </w:rPr>
        <w:t xml:space="preserve"> to</w:t>
      </w:r>
      <w:r w:rsidR="00AC5C3E">
        <w:rPr>
          <w:lang w:val="en-GB"/>
        </w:rPr>
        <w:t xml:space="preserve"> get insights on acceptance criteria</w:t>
      </w:r>
      <w:r w:rsidR="00DF2937">
        <w:rPr>
          <w:lang w:val="en-GB"/>
        </w:rPr>
        <w:t xml:space="preserve"> for </w:t>
      </w:r>
      <w:r w:rsidR="00AB5752">
        <w:rPr>
          <w:lang w:val="en-GB"/>
        </w:rPr>
        <w:t>the</w:t>
      </w:r>
      <w:r w:rsidR="000B0FFD">
        <w:rPr>
          <w:lang w:val="en-GB"/>
        </w:rPr>
        <w:t xml:space="preserve"> formerly so-called</w:t>
      </w:r>
      <w:r w:rsidR="00AB5752">
        <w:rPr>
          <w:lang w:val="en-GB"/>
        </w:rPr>
        <w:t xml:space="preserve"> </w:t>
      </w:r>
      <w:r w:rsidR="00DF2937">
        <w:rPr>
          <w:lang w:val="en-GB"/>
        </w:rPr>
        <w:t>M</w:t>
      </w:r>
      <w:r w:rsidR="00AB5752">
        <w:rPr>
          <w:lang w:val="en-GB"/>
        </w:rPr>
        <w:t xml:space="preserve">eta </w:t>
      </w:r>
      <w:r w:rsidR="00DF2937">
        <w:rPr>
          <w:lang w:val="en-GB"/>
        </w:rPr>
        <w:t>O</w:t>
      </w:r>
      <w:r w:rsidR="00AB5752">
        <w:rPr>
          <w:lang w:val="en-GB"/>
        </w:rPr>
        <w:t xml:space="preserve">bjectives, </w:t>
      </w:r>
      <w:r w:rsidR="000B0FFD">
        <w:rPr>
          <w:lang w:val="en-GB"/>
        </w:rPr>
        <w:t xml:space="preserve">now </w:t>
      </w:r>
      <w:r w:rsidR="00AB5752">
        <w:rPr>
          <w:lang w:val="en-GB"/>
        </w:rPr>
        <w:t>called O</w:t>
      </w:r>
      <w:r w:rsidR="000B0FFD">
        <w:rPr>
          <w:lang w:val="en-GB"/>
        </w:rPr>
        <w:t xml:space="preserve">verarching Properties (see </w:t>
      </w:r>
      <w:r w:rsidR="00AB5752">
        <w:rPr>
          <w:lang w:val="en-GB"/>
        </w:rPr>
        <w:t>Westford FAA workshop, 2016, July 13-16</w:t>
      </w:r>
      <w:r w:rsidR="00AB5752" w:rsidRPr="000B0FFD">
        <w:rPr>
          <w:vertAlign w:val="superscript"/>
          <w:lang w:val="en-GB"/>
        </w:rPr>
        <w:t>th</w:t>
      </w:r>
      <w:r w:rsidR="000B0FFD">
        <w:rPr>
          <w:lang w:val="en-GB"/>
        </w:rPr>
        <w:t>)</w:t>
      </w:r>
      <w:r w:rsidR="00AB5752">
        <w:rPr>
          <w:lang w:val="en-GB"/>
        </w:rPr>
        <w:t>.</w:t>
      </w:r>
    </w:p>
    <w:p w:rsidR="00A61A50" w:rsidRDefault="00A61A50" w:rsidP="00A61A50">
      <w:pPr>
        <w:pStyle w:val="Corps"/>
        <w:rPr>
          <w:lang w:val="en-GB"/>
        </w:rPr>
      </w:pPr>
      <w:r>
        <w:rPr>
          <w:lang w:val="en-GB"/>
        </w:rPr>
        <w:t>“Overarching” has a twofold interpretation</w:t>
      </w:r>
      <w:r w:rsidR="008F65B1">
        <w:rPr>
          <w:lang w:val="en-GB"/>
        </w:rPr>
        <w:t xml:space="preserve">: hierarchical decomposition and development assurance perimeter. The three </w:t>
      </w:r>
      <w:r>
        <w:rPr>
          <w:lang w:val="en-GB"/>
        </w:rPr>
        <w:t xml:space="preserve">development assurance </w:t>
      </w:r>
      <w:r w:rsidR="00AF67C3">
        <w:rPr>
          <w:lang w:val="en-GB"/>
        </w:rPr>
        <w:t>“overarching properties”, OPs,</w:t>
      </w:r>
      <w:r>
        <w:rPr>
          <w:lang w:val="en-GB"/>
        </w:rPr>
        <w:t xml:space="preserve"> encompass:</w:t>
      </w:r>
    </w:p>
    <w:p w:rsidR="00A61A50" w:rsidRDefault="00A61A50" w:rsidP="0094001A">
      <w:pPr>
        <w:pStyle w:val="Corps"/>
        <w:numPr>
          <w:ilvl w:val="0"/>
          <w:numId w:val="20"/>
        </w:numPr>
        <w:spacing w:before="60" w:after="60"/>
        <w:ind w:hanging="357"/>
        <w:rPr>
          <w:lang w:val="en-GB"/>
        </w:rPr>
      </w:pPr>
      <w:r>
        <w:rPr>
          <w:lang w:val="en-GB"/>
        </w:rPr>
        <w:t>All the development assurance goals of the ARP 4754, DO 178, DO 254</w:t>
      </w:r>
      <w:r w:rsidR="008F65B1">
        <w:rPr>
          <w:lang w:val="en-GB"/>
        </w:rPr>
        <w:t>,</w:t>
      </w:r>
    </w:p>
    <w:p w:rsidR="00A61A50" w:rsidRDefault="00A61A50" w:rsidP="0094001A">
      <w:pPr>
        <w:pStyle w:val="Corps"/>
        <w:numPr>
          <w:ilvl w:val="0"/>
          <w:numId w:val="20"/>
        </w:numPr>
        <w:spacing w:before="60" w:after="60"/>
        <w:ind w:hanging="357"/>
        <w:rPr>
          <w:lang w:val="en-GB"/>
        </w:rPr>
      </w:pPr>
      <w:r>
        <w:rPr>
          <w:lang w:val="en-GB"/>
        </w:rPr>
        <w:t>All the development activities at air vehicle, system and item level</w:t>
      </w:r>
      <w:r w:rsidR="008F65B1">
        <w:rPr>
          <w:lang w:val="en-GB"/>
        </w:rPr>
        <w:t>s.</w:t>
      </w:r>
    </w:p>
    <w:p w:rsidR="005276D3" w:rsidRDefault="005276D3" w:rsidP="005276D3">
      <w:pPr>
        <w:pStyle w:val="Corps"/>
        <w:rPr>
          <w:lang w:val="en-GB"/>
        </w:rPr>
      </w:pPr>
      <w:r>
        <w:rPr>
          <w:lang w:val="en-GB"/>
        </w:rPr>
        <w:t xml:space="preserve">There are three Overarching Properties: </w:t>
      </w:r>
      <w:r w:rsidRPr="005276D3">
        <w:rPr>
          <w:b/>
          <w:lang w:val="en-GB"/>
        </w:rPr>
        <w:t>Intent</w:t>
      </w:r>
      <w:r>
        <w:rPr>
          <w:lang w:val="en-GB"/>
        </w:rPr>
        <w:t xml:space="preserve">, </w:t>
      </w:r>
      <w:r w:rsidRPr="005276D3">
        <w:rPr>
          <w:b/>
          <w:lang w:val="en-GB"/>
        </w:rPr>
        <w:t>Correctness</w:t>
      </w:r>
      <w:r>
        <w:rPr>
          <w:lang w:val="en-GB"/>
        </w:rPr>
        <w:t xml:space="preserve"> and </w:t>
      </w:r>
      <w:r w:rsidRPr="005276D3">
        <w:rPr>
          <w:b/>
          <w:lang w:val="en-GB"/>
        </w:rPr>
        <w:t>Necessity</w:t>
      </w:r>
      <w:r w:rsidR="00E95AAC">
        <w:rPr>
          <w:lang w:val="en-GB"/>
        </w:rPr>
        <w:t xml:space="preserve"> (formerly </w:t>
      </w:r>
      <w:r>
        <w:rPr>
          <w:lang w:val="en-GB"/>
        </w:rPr>
        <w:t>and respectively MO3, MO1, MO2).</w:t>
      </w:r>
    </w:p>
    <w:p w:rsidR="0037050A" w:rsidRDefault="00262AAA" w:rsidP="00262AAA">
      <w:pPr>
        <w:pStyle w:val="Heading2"/>
        <w:rPr>
          <w:lang w:val="en-GB"/>
        </w:rPr>
      </w:pPr>
      <w:bookmarkStart w:id="10" w:name="_Toc462179230"/>
      <w:r>
        <w:rPr>
          <w:lang w:val="en-GB"/>
        </w:rPr>
        <w:t>Overarching Properties</w:t>
      </w:r>
      <w:bookmarkEnd w:id="10"/>
    </w:p>
    <w:p w:rsidR="003070CE" w:rsidRDefault="00B47998" w:rsidP="00FD729E">
      <w:pPr>
        <w:pStyle w:val="Corps"/>
        <w:rPr>
          <w:lang w:val="en-GB"/>
        </w:rPr>
      </w:pPr>
      <w:r>
        <w:rPr>
          <w:lang w:val="en-GB"/>
        </w:rPr>
        <w:t xml:space="preserve">The OPs are assumed to be applied at each </w:t>
      </w:r>
      <w:r w:rsidR="00177186">
        <w:rPr>
          <w:lang w:val="en-GB"/>
        </w:rPr>
        <w:t>development</w:t>
      </w:r>
      <w:r w:rsidR="00177186">
        <w:rPr>
          <w:rStyle w:val="FootnoteReference"/>
          <w:lang w:val="en-GB"/>
        </w:rPr>
        <w:footnoteReference w:id="1"/>
      </w:r>
      <w:r>
        <w:rPr>
          <w:lang w:val="en-GB"/>
        </w:rPr>
        <w:t xml:space="preserve"> step of the development process</w:t>
      </w:r>
      <w:r w:rsidR="00177186">
        <w:rPr>
          <w:lang w:val="en-GB"/>
        </w:rPr>
        <w:t>,</w:t>
      </w:r>
      <w:r>
        <w:rPr>
          <w:lang w:val="en-GB"/>
        </w:rPr>
        <w:t xml:space="preserve"> when identified input and output artefacts are available. They are the high level goals, the intent core of development assurance </w:t>
      </w:r>
      <w:r w:rsidR="00177186">
        <w:rPr>
          <w:lang w:val="en-GB"/>
        </w:rPr>
        <w:t>to be applied to</w:t>
      </w:r>
      <w:r>
        <w:rPr>
          <w:lang w:val="en-GB"/>
        </w:rPr>
        <w:t xml:space="preserve"> this </w:t>
      </w:r>
      <w:r w:rsidR="00177186">
        <w:rPr>
          <w:lang w:val="en-GB"/>
        </w:rPr>
        <w:t xml:space="preserve">development </w:t>
      </w:r>
      <w:r>
        <w:rPr>
          <w:lang w:val="en-GB"/>
        </w:rPr>
        <w:t>step.</w:t>
      </w:r>
    </w:p>
    <w:p w:rsidR="002555B8" w:rsidRDefault="00B47998" w:rsidP="00FD729E">
      <w:pPr>
        <w:pStyle w:val="Corps"/>
        <w:rPr>
          <w:lang w:val="en-GB"/>
        </w:rPr>
      </w:pPr>
      <w:r>
        <w:rPr>
          <w:lang w:val="en-GB"/>
        </w:rPr>
        <w:t xml:space="preserve">We recall the formulation of the OPs, not their additional Definitions / Prerequisites / Constraints / Assumptions sections. See Appendix A for a comprehensive version of the Overarching Properties. </w:t>
      </w:r>
    </w:p>
    <w:p w:rsidR="003070CE" w:rsidRDefault="00B47998" w:rsidP="00FD729E">
      <w:pPr>
        <w:pStyle w:val="Corps"/>
        <w:rPr>
          <w:lang w:val="en-GB"/>
        </w:rPr>
      </w:pPr>
      <w:r>
        <w:rPr>
          <w:lang w:val="en-GB"/>
        </w:rPr>
        <w:t>The content of</w:t>
      </w:r>
      <w:r w:rsidR="002555B8">
        <w:rPr>
          <w:lang w:val="en-GB"/>
        </w:rPr>
        <w:t xml:space="preserve"> the</w:t>
      </w:r>
      <w:r>
        <w:rPr>
          <w:lang w:val="en-GB"/>
        </w:rPr>
        <w:t xml:space="preserve"> Prerequisites / Constraints / Assumptions </w:t>
      </w:r>
      <w:r w:rsidR="002555B8">
        <w:rPr>
          <w:lang w:val="en-GB"/>
        </w:rPr>
        <w:t xml:space="preserve">sections </w:t>
      </w:r>
      <w:r>
        <w:rPr>
          <w:lang w:val="en-GB"/>
        </w:rPr>
        <w:t xml:space="preserve">is </w:t>
      </w:r>
      <w:proofErr w:type="gramStart"/>
      <w:r>
        <w:rPr>
          <w:lang w:val="en-GB"/>
        </w:rPr>
        <w:t>key</w:t>
      </w:r>
      <w:proofErr w:type="gramEnd"/>
      <w:r>
        <w:rPr>
          <w:lang w:val="en-GB"/>
        </w:rPr>
        <w:t xml:space="preserve"> for defining OP satisfiability criteria since they specify </w:t>
      </w:r>
      <w:r w:rsidR="002555B8">
        <w:rPr>
          <w:lang w:val="en-GB"/>
        </w:rPr>
        <w:t xml:space="preserve">the </w:t>
      </w:r>
      <w:r>
        <w:rPr>
          <w:lang w:val="en-GB"/>
        </w:rPr>
        <w:t xml:space="preserve">constraints </w:t>
      </w:r>
      <w:r w:rsidR="002555B8">
        <w:rPr>
          <w:lang w:val="en-GB"/>
        </w:rPr>
        <w:t>over</w:t>
      </w:r>
      <w:r>
        <w:rPr>
          <w:lang w:val="en-GB"/>
        </w:rPr>
        <w:t xml:space="preserve"> the </w:t>
      </w:r>
      <w:r w:rsidR="002555B8">
        <w:rPr>
          <w:lang w:val="en-GB"/>
        </w:rPr>
        <w:t>arguments</w:t>
      </w:r>
      <w:r>
        <w:rPr>
          <w:lang w:val="en-GB"/>
        </w:rPr>
        <w:t xml:space="preserve"> that </w:t>
      </w:r>
      <w:r w:rsidR="002555B8">
        <w:rPr>
          <w:lang w:val="en-GB"/>
        </w:rPr>
        <w:t>can be used to demonstrate that an</w:t>
      </w:r>
      <w:r>
        <w:rPr>
          <w:lang w:val="en-GB"/>
        </w:rPr>
        <w:t xml:space="preserve"> OP </w:t>
      </w:r>
      <w:r w:rsidR="002555B8">
        <w:rPr>
          <w:lang w:val="en-GB"/>
        </w:rPr>
        <w:t xml:space="preserve">on the step’s input &amp; output artefacts </w:t>
      </w:r>
      <w:r>
        <w:rPr>
          <w:lang w:val="en-GB"/>
        </w:rPr>
        <w:t>is satisfied.</w:t>
      </w:r>
    </w:p>
    <w:p w:rsidR="005748D5" w:rsidRDefault="00664AA5" w:rsidP="00FD729E">
      <w:pPr>
        <w:pStyle w:val="Corps"/>
        <w:rPr>
          <w:lang w:val="en-GB"/>
        </w:rPr>
      </w:pPr>
      <w:r>
        <w:rPr>
          <w:lang w:val="en-GB"/>
        </w:rPr>
        <w:t xml:space="preserve">The three Ops are not ranked or ordered. They have to be simultaneously satisfied at the end of the development process. It is still debated whether </w:t>
      </w:r>
      <w:r w:rsidR="00D3016C">
        <w:rPr>
          <w:lang w:val="en-GB"/>
        </w:rPr>
        <w:t xml:space="preserve">or not </w:t>
      </w:r>
      <w:r>
        <w:rPr>
          <w:lang w:val="en-GB"/>
        </w:rPr>
        <w:t xml:space="preserve">DAL modulation </w:t>
      </w:r>
      <w:r w:rsidR="00D3016C">
        <w:rPr>
          <w:lang w:val="en-GB"/>
        </w:rPr>
        <w:t xml:space="preserve">(at low DALs) </w:t>
      </w:r>
      <w:r>
        <w:rPr>
          <w:lang w:val="en-GB"/>
        </w:rPr>
        <w:t xml:space="preserve">may modify the set of </w:t>
      </w:r>
      <w:r w:rsidR="00D3016C">
        <w:rPr>
          <w:lang w:val="en-GB"/>
        </w:rPr>
        <w:t>OPs to be met.</w:t>
      </w:r>
    </w:p>
    <w:p w:rsidR="009E34B4" w:rsidRDefault="00927AC4" w:rsidP="00927AC4">
      <w:pPr>
        <w:pStyle w:val="Heading3"/>
        <w:rPr>
          <w:lang w:val="en-GB"/>
        </w:rPr>
      </w:pPr>
      <w:bookmarkStart w:id="11" w:name="_Toc462179231"/>
      <w:r>
        <w:rPr>
          <w:lang w:val="en-GB"/>
        </w:rPr>
        <w:t>OP Intent</w:t>
      </w:r>
      <w:bookmarkEnd w:id="11"/>
    </w:p>
    <w:p w:rsidR="00927AC4" w:rsidRDefault="004103EB" w:rsidP="00927AC4">
      <w:pPr>
        <w:pStyle w:val="Corps"/>
        <w:rPr>
          <w:i/>
          <w:color w:val="000000"/>
          <w:lang w:val="en-US" w:eastAsia="en-GB"/>
        </w:rPr>
      </w:pPr>
      <w:r w:rsidRPr="004103EB">
        <w:rPr>
          <w:i/>
          <w:color w:val="000000"/>
          <w:lang w:val="en-US" w:eastAsia="en-GB"/>
        </w:rPr>
        <w:t>The defined intended functions are correct and complete with respect to the desired system behavior</w:t>
      </w:r>
    </w:p>
    <w:p w:rsidR="004103EB" w:rsidRPr="004103EB" w:rsidRDefault="004103EB" w:rsidP="00927AC4">
      <w:pPr>
        <w:pStyle w:val="Corps"/>
        <w:rPr>
          <w:lang w:val="en-US"/>
        </w:rPr>
      </w:pPr>
      <w:r>
        <w:rPr>
          <w:color w:val="000000"/>
          <w:lang w:val="en-US" w:eastAsia="en-GB"/>
        </w:rPr>
        <w:t xml:space="preserve">This goal addresses </w:t>
      </w:r>
      <w:r w:rsidR="00157E7D">
        <w:rPr>
          <w:color w:val="000000"/>
          <w:lang w:val="en-US" w:eastAsia="en-GB"/>
        </w:rPr>
        <w:t xml:space="preserve">the </w:t>
      </w:r>
      <w:r>
        <w:rPr>
          <w:color w:val="000000"/>
          <w:lang w:val="en-US" w:eastAsia="en-GB"/>
        </w:rPr>
        <w:t>development assurance activities in charge of checking the quality of requirement capture and validation</w:t>
      </w:r>
      <w:r w:rsidR="007C05AD">
        <w:rPr>
          <w:color w:val="000000"/>
          <w:lang w:val="en-US" w:eastAsia="en-GB"/>
        </w:rPr>
        <w:t xml:space="preserve"> (forme</w:t>
      </w:r>
      <w:r w:rsidR="00043C1E">
        <w:rPr>
          <w:color w:val="000000"/>
          <w:lang w:val="en-US" w:eastAsia="en-GB"/>
        </w:rPr>
        <w:t>r</w:t>
      </w:r>
      <w:r w:rsidR="007C05AD">
        <w:rPr>
          <w:color w:val="000000"/>
          <w:lang w:val="en-US" w:eastAsia="en-GB"/>
        </w:rPr>
        <w:t>ly MO3)</w:t>
      </w:r>
      <w:r>
        <w:rPr>
          <w:color w:val="000000"/>
          <w:lang w:val="en-US" w:eastAsia="en-GB"/>
        </w:rPr>
        <w:t xml:space="preserve">. </w:t>
      </w:r>
    </w:p>
    <w:p w:rsidR="00927AC4" w:rsidRDefault="00927AC4" w:rsidP="00927AC4">
      <w:pPr>
        <w:pStyle w:val="Heading3"/>
        <w:rPr>
          <w:lang w:val="en-GB"/>
        </w:rPr>
      </w:pPr>
      <w:bookmarkStart w:id="12" w:name="_Toc462179232"/>
      <w:r>
        <w:rPr>
          <w:lang w:val="en-GB"/>
        </w:rPr>
        <w:lastRenderedPageBreak/>
        <w:t>OP Necessity</w:t>
      </w:r>
      <w:bookmarkEnd w:id="12"/>
    </w:p>
    <w:p w:rsidR="00927AC4" w:rsidRDefault="004103EB" w:rsidP="00927AC4">
      <w:pPr>
        <w:pStyle w:val="Corps"/>
        <w:rPr>
          <w:color w:val="000000"/>
          <w:lang w:val="en-US" w:eastAsia="en-GB"/>
        </w:rPr>
      </w:pPr>
      <w:r w:rsidRPr="004103EB">
        <w:rPr>
          <w:i/>
          <w:color w:val="000000"/>
          <w:lang w:val="en-US" w:eastAsia="en-GB"/>
        </w:rPr>
        <w:t>All of the implementation is either required by the defined intended function or is without unacceptable safety impact.</w:t>
      </w:r>
    </w:p>
    <w:p w:rsidR="004103EB" w:rsidRPr="004103EB" w:rsidRDefault="00594FBD" w:rsidP="00927AC4">
      <w:pPr>
        <w:pStyle w:val="Corps"/>
        <w:rPr>
          <w:color w:val="000000"/>
          <w:lang w:val="en-US" w:eastAsia="en-GB"/>
        </w:rPr>
      </w:pPr>
      <w:r>
        <w:rPr>
          <w:color w:val="000000"/>
          <w:lang w:val="en-US" w:eastAsia="en-GB"/>
        </w:rPr>
        <w:t>This OP enforces minimization of potential sources on harmful non intended functions. It is less stringent than the (presumed)-dead code elimination policy of DO-178. It is the only OP that might be discarded at lower DALs.</w:t>
      </w:r>
    </w:p>
    <w:p w:rsidR="00927AC4" w:rsidRDefault="00927AC4" w:rsidP="00927AC4">
      <w:pPr>
        <w:pStyle w:val="Heading3"/>
        <w:rPr>
          <w:lang w:val="en-GB"/>
        </w:rPr>
      </w:pPr>
      <w:bookmarkStart w:id="13" w:name="_Toc462179233"/>
      <w:r>
        <w:rPr>
          <w:lang w:val="en-GB"/>
        </w:rPr>
        <w:t>OP Correctness</w:t>
      </w:r>
      <w:bookmarkEnd w:id="13"/>
    </w:p>
    <w:p w:rsidR="00927AC4" w:rsidRPr="004103EB" w:rsidRDefault="004103EB" w:rsidP="00927AC4">
      <w:pPr>
        <w:pStyle w:val="Corps"/>
        <w:rPr>
          <w:i/>
          <w:color w:val="000000"/>
          <w:lang w:val="en-US" w:eastAsia="en-GB"/>
        </w:rPr>
      </w:pPr>
      <w:r w:rsidRPr="004103EB">
        <w:rPr>
          <w:i/>
          <w:color w:val="000000"/>
          <w:lang w:val="en-US" w:eastAsia="en-GB"/>
        </w:rPr>
        <w:t>The implementation is correct with respect to its defined intended functions, under foreseeable operating conditions.</w:t>
      </w:r>
    </w:p>
    <w:p w:rsidR="00927AC4" w:rsidRDefault="000B473F" w:rsidP="00927AC4">
      <w:pPr>
        <w:pStyle w:val="Corps"/>
        <w:rPr>
          <w:lang w:val="en-GB"/>
        </w:rPr>
      </w:pPr>
      <w:r>
        <w:rPr>
          <w:lang w:val="en-GB"/>
        </w:rPr>
        <w:t xml:space="preserve">It is interesting to note that “correct” is not defined in the Definition section of this OP, in spite of the </w:t>
      </w:r>
      <w:r w:rsidR="007E3CF2">
        <w:rPr>
          <w:lang w:val="en-GB"/>
        </w:rPr>
        <w:t>central role played by this notion in the OP.</w:t>
      </w:r>
    </w:p>
    <w:p w:rsidR="006A6EF7" w:rsidRDefault="007E3CF2" w:rsidP="00927AC4">
      <w:pPr>
        <w:pStyle w:val="Corps"/>
        <w:rPr>
          <w:lang w:val="en-GB"/>
        </w:rPr>
      </w:pPr>
      <w:r>
        <w:rPr>
          <w:lang w:val="en-GB"/>
        </w:rPr>
        <w:t>‘Correctness’ is defined</w:t>
      </w:r>
      <w:r w:rsidRPr="007E3CF2">
        <w:rPr>
          <w:lang w:val="en-GB"/>
        </w:rPr>
        <w:t xml:space="preserve"> </w:t>
      </w:r>
      <w:r>
        <w:rPr>
          <w:lang w:val="en-GB"/>
        </w:rPr>
        <w:t>in formal methods. T</w:t>
      </w:r>
      <w:r w:rsidR="006A6EF7">
        <w:rPr>
          <w:lang w:val="en-GB"/>
        </w:rPr>
        <w:t>here</w:t>
      </w:r>
      <w:r>
        <w:rPr>
          <w:lang w:val="en-GB"/>
        </w:rPr>
        <w:t xml:space="preserve"> are various </w:t>
      </w:r>
      <w:r w:rsidR="006A6EF7">
        <w:rPr>
          <w:lang w:val="en-GB"/>
        </w:rPr>
        <w:t xml:space="preserve">ways </w:t>
      </w:r>
      <w:r>
        <w:rPr>
          <w:lang w:val="en-GB"/>
        </w:rPr>
        <w:t xml:space="preserve">dependent on the nature of the artefacts. The document </w:t>
      </w:r>
      <w:r w:rsidR="006A6EF7">
        <w:rPr>
          <w:lang w:val="en-GB"/>
        </w:rPr>
        <w:t xml:space="preserve">tries to help the WG having an effective approach to </w:t>
      </w:r>
      <w:r w:rsidR="006A6EF7" w:rsidRPr="006A6EF7">
        <w:rPr>
          <w:i/>
          <w:lang w:val="en-GB"/>
        </w:rPr>
        <w:t>Correctness</w:t>
      </w:r>
      <w:r w:rsidR="006A6EF7">
        <w:rPr>
          <w:lang w:val="en-GB"/>
        </w:rPr>
        <w:t xml:space="preserve"> </w:t>
      </w:r>
      <w:r w:rsidR="0031741D">
        <w:rPr>
          <w:lang w:val="en-GB"/>
        </w:rPr>
        <w:t>on the use case</w:t>
      </w:r>
      <w:r w:rsidR="006A6EF7">
        <w:rPr>
          <w:lang w:val="en-GB"/>
        </w:rPr>
        <w:t xml:space="preserve"> by distinguishing t</w:t>
      </w:r>
      <w:r w:rsidR="0031741D">
        <w:rPr>
          <w:lang w:val="en-GB"/>
        </w:rPr>
        <w:t>w</w:t>
      </w:r>
      <w:r w:rsidR="00BF4ABC">
        <w:rPr>
          <w:lang w:val="en-GB"/>
        </w:rPr>
        <w:t>o kinds of specification</w:t>
      </w:r>
      <w:r w:rsidR="006A6EF7">
        <w:rPr>
          <w:lang w:val="en-GB"/>
        </w:rPr>
        <w:t xml:space="preserve"> traits:</w:t>
      </w:r>
    </w:p>
    <w:p w:rsidR="0018449B" w:rsidRDefault="006A6EF7" w:rsidP="0094001A">
      <w:pPr>
        <w:pStyle w:val="Corps"/>
        <w:numPr>
          <w:ilvl w:val="0"/>
          <w:numId w:val="25"/>
        </w:numPr>
        <w:rPr>
          <w:lang w:val="en-GB"/>
        </w:rPr>
      </w:pPr>
      <w:r w:rsidRPr="006A6EF7">
        <w:rPr>
          <w:i/>
          <w:lang w:val="en-GB"/>
        </w:rPr>
        <w:t>Declarativ</w:t>
      </w:r>
      <w:r w:rsidR="005A47CC">
        <w:rPr>
          <w:i/>
          <w:lang w:val="en-GB"/>
        </w:rPr>
        <w:t>e</w:t>
      </w:r>
      <w:r>
        <w:rPr>
          <w:lang w:val="en-GB"/>
        </w:rPr>
        <w:t xml:space="preserve">: synonyms are </w:t>
      </w:r>
      <w:r w:rsidRPr="00615629">
        <w:rPr>
          <w:i/>
          <w:lang w:val="en-GB"/>
        </w:rPr>
        <w:t>predicative</w:t>
      </w:r>
      <w:r>
        <w:rPr>
          <w:lang w:val="en-GB"/>
        </w:rPr>
        <w:t xml:space="preserve">, </w:t>
      </w:r>
      <w:proofErr w:type="spellStart"/>
      <w:r w:rsidRPr="00615629">
        <w:rPr>
          <w:i/>
          <w:lang w:val="en-GB"/>
        </w:rPr>
        <w:t>assertional</w:t>
      </w:r>
      <w:proofErr w:type="spellEnd"/>
      <w:r>
        <w:rPr>
          <w:lang w:val="en-GB"/>
        </w:rPr>
        <w:t xml:space="preserve">, </w:t>
      </w:r>
      <w:r w:rsidRPr="00615629">
        <w:rPr>
          <w:i/>
          <w:lang w:val="en-GB"/>
        </w:rPr>
        <w:t>relational</w:t>
      </w:r>
      <w:r>
        <w:rPr>
          <w:lang w:val="en-GB"/>
        </w:rPr>
        <w:t xml:space="preserve">, </w:t>
      </w:r>
      <w:r w:rsidRPr="00615629">
        <w:rPr>
          <w:i/>
          <w:lang w:val="en-GB"/>
        </w:rPr>
        <w:t>constraints</w:t>
      </w:r>
      <w:r>
        <w:rPr>
          <w:lang w:val="en-GB"/>
        </w:rPr>
        <w:t xml:space="preserve">, </w:t>
      </w:r>
      <w:r w:rsidRPr="00615629">
        <w:rPr>
          <w:i/>
          <w:lang w:val="en-GB"/>
        </w:rPr>
        <w:t>properties</w:t>
      </w:r>
      <w:r>
        <w:rPr>
          <w:lang w:val="en-GB"/>
        </w:rPr>
        <w:t>.</w:t>
      </w:r>
      <w:r w:rsidR="006A507A">
        <w:rPr>
          <w:lang w:val="en-GB"/>
        </w:rPr>
        <w:t xml:space="preserve"> They</w:t>
      </w:r>
      <w:r>
        <w:rPr>
          <w:lang w:val="en-GB"/>
        </w:rPr>
        <w:t xml:space="preserve"> sta</w:t>
      </w:r>
      <w:r w:rsidR="006A507A">
        <w:rPr>
          <w:lang w:val="en-GB"/>
        </w:rPr>
        <w:t>te</w:t>
      </w:r>
      <w:r>
        <w:rPr>
          <w:lang w:val="en-GB"/>
        </w:rPr>
        <w:t xml:space="preserve"> yes/no acceptance criteria over</w:t>
      </w:r>
      <w:r w:rsidR="006A507A">
        <w:rPr>
          <w:lang w:val="en-GB"/>
        </w:rPr>
        <w:t xml:space="preserve"> the</w:t>
      </w:r>
      <w:r>
        <w:rPr>
          <w:lang w:val="en-GB"/>
        </w:rPr>
        <w:t xml:space="preserve"> “values” elaborated</w:t>
      </w:r>
      <w:r w:rsidR="0018449B">
        <w:rPr>
          <w:lang w:val="en-GB"/>
        </w:rPr>
        <w:t xml:space="preserve"> </w:t>
      </w:r>
      <w:r>
        <w:rPr>
          <w:lang w:val="en-GB"/>
        </w:rPr>
        <w:t>by the</w:t>
      </w:r>
      <w:r w:rsidR="0018449B">
        <w:rPr>
          <w:lang w:val="en-GB"/>
        </w:rPr>
        <w:t xml:space="preserve"> dynamics of the target of evaluation,</w:t>
      </w:r>
    </w:p>
    <w:p w:rsidR="007E3CF2" w:rsidRPr="00927AC4" w:rsidRDefault="00F53DD9" w:rsidP="0094001A">
      <w:pPr>
        <w:pStyle w:val="Corps"/>
        <w:numPr>
          <w:ilvl w:val="0"/>
          <w:numId w:val="25"/>
        </w:numPr>
        <w:rPr>
          <w:lang w:val="en-GB"/>
        </w:rPr>
      </w:pPr>
      <w:r>
        <w:rPr>
          <w:i/>
          <w:lang w:val="en-GB"/>
        </w:rPr>
        <w:t>Constructive</w:t>
      </w:r>
      <w:r>
        <w:rPr>
          <w:lang w:val="en-GB"/>
        </w:rPr>
        <w:t xml:space="preserve">: </w:t>
      </w:r>
      <w:r w:rsidR="00615629">
        <w:rPr>
          <w:lang w:val="en-GB"/>
        </w:rPr>
        <w:t xml:space="preserve">synonyms are </w:t>
      </w:r>
      <w:r w:rsidR="00615629">
        <w:rPr>
          <w:i/>
          <w:lang w:val="en-GB"/>
        </w:rPr>
        <w:t xml:space="preserve">behavioural, algorithmic </w:t>
      </w:r>
      <w:r w:rsidR="00615629">
        <w:rPr>
          <w:lang w:val="en-GB"/>
        </w:rPr>
        <w:t xml:space="preserve">(informational part only). </w:t>
      </w:r>
      <w:r w:rsidR="00E51D47">
        <w:rPr>
          <w:lang w:val="en-GB"/>
        </w:rPr>
        <w:t>O</w:t>
      </w:r>
      <w:r w:rsidR="00615629">
        <w:rPr>
          <w:lang w:val="en-GB"/>
        </w:rPr>
        <w:t>ften, even at high level</w:t>
      </w:r>
      <w:r w:rsidR="00E51D47">
        <w:rPr>
          <w:lang w:val="en-GB"/>
        </w:rPr>
        <w:t xml:space="preserve"> of abstraction</w:t>
      </w:r>
      <w:r w:rsidR="00615629">
        <w:rPr>
          <w:lang w:val="en-GB"/>
        </w:rPr>
        <w:t xml:space="preserve">, </w:t>
      </w:r>
      <w:r w:rsidR="00E51D47">
        <w:rPr>
          <w:lang w:val="en-GB"/>
        </w:rPr>
        <w:t xml:space="preserve">the </w:t>
      </w:r>
      <w:r w:rsidR="00615629">
        <w:rPr>
          <w:lang w:val="en-GB"/>
        </w:rPr>
        <w:t>needs are expressed as solutions instead of needs</w:t>
      </w:r>
      <w:r w:rsidR="00CC168E">
        <w:rPr>
          <w:lang w:val="en-GB"/>
        </w:rPr>
        <w:t>, as</w:t>
      </w:r>
      <w:r w:rsidR="00615629">
        <w:rPr>
          <w:lang w:val="en-GB"/>
        </w:rPr>
        <w:t xml:space="preserve"> </w:t>
      </w:r>
      <w:r w:rsidR="00615629" w:rsidRPr="00615629">
        <w:rPr>
          <w:i/>
          <w:lang w:val="en-GB"/>
        </w:rPr>
        <w:t>how</w:t>
      </w:r>
      <w:r w:rsidR="00615629">
        <w:rPr>
          <w:lang w:val="en-GB"/>
        </w:rPr>
        <w:t xml:space="preserve"> </w:t>
      </w:r>
      <w:r w:rsidR="00CC168E">
        <w:rPr>
          <w:lang w:val="en-GB"/>
        </w:rPr>
        <w:t>things should happen, i.e</w:t>
      </w:r>
      <w:r w:rsidR="00043C1E">
        <w:rPr>
          <w:lang w:val="en-GB"/>
        </w:rPr>
        <w:t>.</w:t>
      </w:r>
      <w:r w:rsidR="00CC168E">
        <w:rPr>
          <w:lang w:val="en-GB"/>
        </w:rPr>
        <w:t xml:space="preserve"> </w:t>
      </w:r>
      <w:proofErr w:type="gramStart"/>
      <w:r w:rsidR="00615629">
        <w:rPr>
          <w:lang w:val="en-GB"/>
        </w:rPr>
        <w:t>a behaviour</w:t>
      </w:r>
      <w:proofErr w:type="gramEnd"/>
      <w:r w:rsidR="00615629">
        <w:rPr>
          <w:lang w:val="en-GB"/>
        </w:rPr>
        <w:t>. In some cases, especially in control and signal processing</w:t>
      </w:r>
      <w:r w:rsidR="00E51D47">
        <w:rPr>
          <w:lang w:val="en-GB"/>
        </w:rPr>
        <w:t xml:space="preserve">, there is no other means of specifying </w:t>
      </w:r>
      <w:r w:rsidR="00E51D47" w:rsidRPr="00E51D47">
        <w:rPr>
          <w:i/>
          <w:lang w:val="en-GB"/>
        </w:rPr>
        <w:t>what</w:t>
      </w:r>
      <w:r w:rsidR="00E51D47">
        <w:rPr>
          <w:lang w:val="en-GB"/>
        </w:rPr>
        <w:t xml:space="preserve"> has to be done than giving </w:t>
      </w:r>
      <w:r w:rsidR="00E51D47" w:rsidRPr="00E51D47">
        <w:rPr>
          <w:i/>
          <w:lang w:val="en-GB"/>
        </w:rPr>
        <w:t>how</w:t>
      </w:r>
      <w:r w:rsidR="00E51D47">
        <w:rPr>
          <w:i/>
          <w:lang w:val="en-GB"/>
        </w:rPr>
        <w:t xml:space="preserve"> </w:t>
      </w:r>
      <w:r w:rsidR="00E51D47">
        <w:rPr>
          <w:lang w:val="en-GB"/>
        </w:rPr>
        <w:t xml:space="preserve">to </w:t>
      </w:r>
      <w:r w:rsidR="00CC168E">
        <w:rPr>
          <w:lang w:val="en-GB"/>
        </w:rPr>
        <w:t xml:space="preserve">do </w:t>
      </w:r>
      <w:r w:rsidR="00E51D47">
        <w:rPr>
          <w:lang w:val="en-GB"/>
        </w:rPr>
        <w:t>it (a mathematical function or representation).</w:t>
      </w:r>
    </w:p>
    <w:p w:rsidR="0037050A" w:rsidRDefault="0037050A" w:rsidP="00D4081C">
      <w:pPr>
        <w:pStyle w:val="Heading2"/>
        <w:spacing w:before="600"/>
        <w:rPr>
          <w:lang w:val="en-GB"/>
        </w:rPr>
      </w:pPr>
      <w:bookmarkStart w:id="14" w:name="_Toc462179234"/>
      <w:r>
        <w:rPr>
          <w:lang w:val="en-GB"/>
        </w:rPr>
        <w:t>Collaborative Development</w:t>
      </w:r>
      <w:bookmarkEnd w:id="14"/>
    </w:p>
    <w:p w:rsidR="0037050A" w:rsidRDefault="00943292" w:rsidP="00434E02">
      <w:pPr>
        <w:pStyle w:val="Corps"/>
        <w:spacing w:before="0"/>
        <w:rPr>
          <w:lang w:val="en-GB"/>
        </w:rPr>
      </w:pPr>
      <w:r>
        <w:rPr>
          <w:lang w:val="en-GB"/>
        </w:rPr>
        <w:t xml:space="preserve">Joint work of </w:t>
      </w:r>
      <w:r w:rsidR="004A353E">
        <w:rPr>
          <w:lang w:val="en-GB"/>
        </w:rPr>
        <w:t xml:space="preserve">the </w:t>
      </w:r>
      <w:r>
        <w:rPr>
          <w:lang w:val="en-GB"/>
        </w:rPr>
        <w:t>RESSAC participants is expected at two levels:</w:t>
      </w:r>
    </w:p>
    <w:p w:rsidR="00943292" w:rsidRDefault="004A353E" w:rsidP="003B518B">
      <w:pPr>
        <w:pStyle w:val="Corps"/>
        <w:numPr>
          <w:ilvl w:val="0"/>
          <w:numId w:val="6"/>
        </w:numPr>
        <w:spacing w:before="120"/>
        <w:ind w:hanging="357"/>
        <w:rPr>
          <w:lang w:val="en-GB"/>
        </w:rPr>
      </w:pPr>
      <w:r>
        <w:rPr>
          <w:lang w:val="en-GB"/>
        </w:rPr>
        <w:t>Specification and implementation</w:t>
      </w:r>
      <w:r w:rsidR="00374AD2">
        <w:rPr>
          <w:lang w:val="en-GB"/>
        </w:rPr>
        <w:t xml:space="preserve"> of the </w:t>
      </w:r>
      <w:r w:rsidR="004242B7">
        <w:rPr>
          <w:lang w:val="en-GB"/>
        </w:rPr>
        <w:t xml:space="preserve">µXAV case study: </w:t>
      </w:r>
      <w:proofErr w:type="spellStart"/>
      <w:r w:rsidR="00262AAA">
        <w:rPr>
          <w:lang w:val="en-GB"/>
        </w:rPr>
        <w:t>Dassault</w:t>
      </w:r>
      <w:proofErr w:type="spellEnd"/>
      <w:r w:rsidR="00262AAA">
        <w:rPr>
          <w:lang w:val="en-GB"/>
        </w:rPr>
        <w:t xml:space="preserve"> Aviation</w:t>
      </w:r>
      <w:r w:rsidR="00AF5B41">
        <w:rPr>
          <w:lang w:val="en-GB"/>
        </w:rPr>
        <w:t xml:space="preserve"> </w:t>
      </w:r>
      <w:r w:rsidR="00434E02">
        <w:rPr>
          <w:lang w:val="en-GB"/>
        </w:rPr>
        <w:t xml:space="preserve">has </w:t>
      </w:r>
      <w:r w:rsidR="00F9641C">
        <w:rPr>
          <w:lang w:val="en-GB"/>
        </w:rPr>
        <w:t>provide</w:t>
      </w:r>
      <w:r w:rsidR="00434E02">
        <w:rPr>
          <w:lang w:val="en-GB"/>
        </w:rPr>
        <w:t>d</w:t>
      </w:r>
      <w:r w:rsidR="00F9641C">
        <w:rPr>
          <w:lang w:val="en-GB"/>
        </w:rPr>
        <w:t xml:space="preserve"> </w:t>
      </w:r>
      <w:r w:rsidR="00FD1353">
        <w:rPr>
          <w:lang w:val="en-GB"/>
        </w:rPr>
        <w:t>the</w:t>
      </w:r>
      <w:r w:rsidR="00F9641C">
        <w:rPr>
          <w:lang w:val="en-GB"/>
        </w:rPr>
        <w:t xml:space="preserve"> initial framework, </w:t>
      </w:r>
      <w:r w:rsidR="00434E02">
        <w:rPr>
          <w:lang w:val="en-GB"/>
        </w:rPr>
        <w:t xml:space="preserve">open </w:t>
      </w:r>
      <w:r w:rsidR="00F9641C">
        <w:rPr>
          <w:lang w:val="en-GB"/>
        </w:rPr>
        <w:t xml:space="preserve">to be supplemented and evolved </w:t>
      </w:r>
      <w:r w:rsidR="00262AAA">
        <w:rPr>
          <w:lang w:val="en-GB"/>
        </w:rPr>
        <w:t xml:space="preserve">as needed </w:t>
      </w:r>
      <w:r w:rsidR="00F9641C">
        <w:rPr>
          <w:lang w:val="en-GB"/>
        </w:rPr>
        <w:t>by welcomed contributors,</w:t>
      </w:r>
      <w:r w:rsidR="006A53FD">
        <w:rPr>
          <w:lang w:val="en-GB"/>
        </w:rPr>
        <w:t xml:space="preserve"> especially SAFRAN on </w:t>
      </w:r>
      <w:r w:rsidR="00434E02">
        <w:rPr>
          <w:lang w:val="en-GB"/>
        </w:rPr>
        <w:t xml:space="preserve">the </w:t>
      </w:r>
      <w:r w:rsidR="006A53FD">
        <w:rPr>
          <w:lang w:val="en-GB"/>
        </w:rPr>
        <w:t>AEH parts,</w:t>
      </w:r>
    </w:p>
    <w:p w:rsidR="004242B7" w:rsidRDefault="00F9641C" w:rsidP="003B518B">
      <w:pPr>
        <w:pStyle w:val="Corps"/>
        <w:numPr>
          <w:ilvl w:val="0"/>
          <w:numId w:val="6"/>
        </w:numPr>
        <w:spacing w:before="120"/>
        <w:ind w:hanging="357"/>
        <w:rPr>
          <w:lang w:val="en-GB"/>
        </w:rPr>
      </w:pPr>
      <w:r>
        <w:rPr>
          <w:lang w:val="en-GB"/>
        </w:rPr>
        <w:t>Testing of</w:t>
      </w:r>
      <w:r w:rsidR="004242B7">
        <w:rPr>
          <w:lang w:val="en-GB"/>
        </w:rPr>
        <w:t xml:space="preserve"> the </w:t>
      </w:r>
      <w:r w:rsidR="00FD1353">
        <w:rPr>
          <w:lang w:val="en-GB"/>
        </w:rPr>
        <w:t>streamlined</w:t>
      </w:r>
      <w:r w:rsidR="00374AD2">
        <w:rPr>
          <w:lang w:val="en-GB"/>
        </w:rPr>
        <w:t xml:space="preserve"> development assurance</w:t>
      </w:r>
      <w:r w:rsidR="004242B7">
        <w:rPr>
          <w:lang w:val="en-GB"/>
        </w:rPr>
        <w:t xml:space="preserve"> approach</w:t>
      </w:r>
      <w:r w:rsidR="00FD1353">
        <w:rPr>
          <w:lang w:val="en-GB"/>
        </w:rPr>
        <w:t xml:space="preserve"> </w:t>
      </w:r>
      <w:r w:rsidR="004242B7">
        <w:rPr>
          <w:lang w:val="en-GB"/>
        </w:rPr>
        <w:t xml:space="preserve">on </w:t>
      </w:r>
      <w:r w:rsidR="00D313E8">
        <w:rPr>
          <w:lang w:val="en-GB"/>
        </w:rPr>
        <w:t xml:space="preserve">the </w:t>
      </w:r>
      <w:r w:rsidR="00FD1353">
        <w:rPr>
          <w:lang w:val="en-GB"/>
        </w:rPr>
        <w:t>µXAV development artefacts</w:t>
      </w:r>
      <w:r w:rsidR="006A53FD">
        <w:rPr>
          <w:lang w:val="en-GB"/>
        </w:rPr>
        <w:t>.</w:t>
      </w:r>
    </w:p>
    <w:p w:rsidR="0037050A" w:rsidRDefault="0037050A" w:rsidP="0037050A">
      <w:pPr>
        <w:pStyle w:val="Heading2"/>
        <w:rPr>
          <w:lang w:val="en-GB"/>
        </w:rPr>
      </w:pPr>
      <w:bookmarkStart w:id="15" w:name="_Toc462179235"/>
      <w:r>
        <w:rPr>
          <w:lang w:val="en-GB"/>
        </w:rPr>
        <w:t>Intellectual Property Issues</w:t>
      </w:r>
      <w:bookmarkEnd w:id="15"/>
    </w:p>
    <w:p w:rsidR="00404EE4" w:rsidRDefault="004A353E" w:rsidP="00404EE4">
      <w:pPr>
        <w:pStyle w:val="Corps"/>
        <w:spacing w:before="0"/>
        <w:rPr>
          <w:lang w:val="en-GB"/>
        </w:rPr>
      </w:pPr>
      <w:r>
        <w:rPr>
          <w:lang w:val="en-GB"/>
        </w:rPr>
        <w:t>DASSAULT AVIATION</w:t>
      </w:r>
      <w:r w:rsidR="009D3D4C">
        <w:rPr>
          <w:lang w:val="en-GB"/>
        </w:rPr>
        <w:t>, SAFRAN and any ot</w:t>
      </w:r>
      <w:r>
        <w:rPr>
          <w:lang w:val="en-GB"/>
        </w:rPr>
        <w:t>her contributor to the use case</w:t>
      </w:r>
      <w:r w:rsidR="009D3D4C">
        <w:rPr>
          <w:lang w:val="en-GB"/>
        </w:rPr>
        <w:t xml:space="preserve"> contribute IP-free material. Similarly, IRT St </w:t>
      </w:r>
      <w:proofErr w:type="spellStart"/>
      <w:r w:rsidR="009D3D4C">
        <w:rPr>
          <w:lang w:val="en-GB"/>
        </w:rPr>
        <w:t>Exupery</w:t>
      </w:r>
      <w:proofErr w:type="spellEnd"/>
      <w:r w:rsidR="009D3D4C">
        <w:rPr>
          <w:lang w:val="en-GB"/>
        </w:rPr>
        <w:t xml:space="preserve"> claim</w:t>
      </w:r>
      <w:r w:rsidR="00DE0DAF">
        <w:rPr>
          <w:lang w:val="en-GB"/>
        </w:rPr>
        <w:t>s</w:t>
      </w:r>
      <w:r w:rsidR="009D3D4C">
        <w:rPr>
          <w:lang w:val="en-GB"/>
        </w:rPr>
        <w:t xml:space="preserve"> no IP on the case study. </w:t>
      </w:r>
    </w:p>
    <w:p w:rsidR="00FD1353" w:rsidRDefault="00EF74B2" w:rsidP="00404EE4">
      <w:pPr>
        <w:pStyle w:val="Heading2"/>
        <w:rPr>
          <w:lang w:val="en-GB"/>
        </w:rPr>
      </w:pPr>
      <w:bookmarkStart w:id="16" w:name="_Toc462179236"/>
      <w:r>
        <w:rPr>
          <w:lang w:val="en-GB"/>
        </w:rPr>
        <w:t>Structure of the D</w:t>
      </w:r>
      <w:r w:rsidR="00FD1353">
        <w:rPr>
          <w:lang w:val="en-GB"/>
        </w:rPr>
        <w:t>ocument</w:t>
      </w:r>
      <w:bookmarkEnd w:id="16"/>
    </w:p>
    <w:p w:rsidR="00404EE4" w:rsidRDefault="009249C5" w:rsidP="00404EE4">
      <w:pPr>
        <w:pStyle w:val="Corps"/>
        <w:rPr>
          <w:lang w:val="en-GB"/>
        </w:rPr>
      </w:pPr>
      <w:r>
        <w:rPr>
          <w:lang w:val="en-GB"/>
        </w:rPr>
        <w:t>The document is structured to help isolate the specification material relevant for a given OP.</w:t>
      </w:r>
    </w:p>
    <w:p w:rsidR="009249C5" w:rsidRDefault="009249C5" w:rsidP="00404EE4">
      <w:pPr>
        <w:pStyle w:val="Corps"/>
        <w:rPr>
          <w:lang w:val="en-GB"/>
        </w:rPr>
      </w:pPr>
      <w:r>
        <w:rPr>
          <w:lang w:val="en-GB"/>
        </w:rPr>
        <w:lastRenderedPageBreak/>
        <w:t>The vocabulary used in the specification is</w:t>
      </w:r>
      <w:r w:rsidR="0081606C">
        <w:rPr>
          <w:lang w:val="en-GB"/>
        </w:rPr>
        <w:t xml:space="preserve"> </w:t>
      </w:r>
      <w:r>
        <w:rPr>
          <w:lang w:val="en-GB"/>
        </w:rPr>
        <w:t xml:space="preserve">identical to that used in </w:t>
      </w:r>
      <w:proofErr w:type="spellStart"/>
      <w:r>
        <w:rPr>
          <w:lang w:val="en-GB"/>
        </w:rPr>
        <w:t>OPs’</w:t>
      </w:r>
      <w:proofErr w:type="spellEnd"/>
      <w:r>
        <w:rPr>
          <w:lang w:val="en-GB"/>
        </w:rPr>
        <w:t xml:space="preserve"> formulation.</w:t>
      </w:r>
    </w:p>
    <w:p w:rsidR="009249C5" w:rsidRDefault="009249C5" w:rsidP="00404EE4">
      <w:pPr>
        <w:pStyle w:val="Corps"/>
        <w:rPr>
          <w:lang w:val="en-GB"/>
        </w:rPr>
      </w:pPr>
      <w:r>
        <w:rPr>
          <w:lang w:val="en-GB"/>
        </w:rPr>
        <w:t>The section named “</w:t>
      </w:r>
      <w:r w:rsidRPr="00FA0B1A">
        <w:rPr>
          <w:b/>
          <w:lang w:val="en-GB"/>
        </w:rPr>
        <w:t>Desired Behaviour</w:t>
      </w:r>
      <w:r>
        <w:rPr>
          <w:lang w:val="en-GB"/>
        </w:rPr>
        <w:t xml:space="preserve">” gathers </w:t>
      </w:r>
      <w:r w:rsidR="00C94ADB">
        <w:rPr>
          <w:lang w:val="en-GB"/>
        </w:rPr>
        <w:t>the</w:t>
      </w:r>
      <w:r>
        <w:rPr>
          <w:lang w:val="en-GB"/>
        </w:rPr>
        <w:t xml:space="preserve"> customer needs </w:t>
      </w:r>
      <w:r w:rsidR="00C94ADB">
        <w:rPr>
          <w:lang w:val="en-GB"/>
        </w:rPr>
        <w:t>and the</w:t>
      </w:r>
      <w:r>
        <w:rPr>
          <w:lang w:val="en-GB"/>
        </w:rPr>
        <w:t xml:space="preserve"> </w:t>
      </w:r>
      <w:r w:rsidR="00D57FED">
        <w:rPr>
          <w:lang w:val="en-GB"/>
        </w:rPr>
        <w:t>tier</w:t>
      </w:r>
      <w:r>
        <w:rPr>
          <w:lang w:val="en-GB"/>
        </w:rPr>
        <w:t xml:space="preserve"> level needs</w:t>
      </w:r>
      <w:r w:rsidR="00D57FED">
        <w:rPr>
          <w:lang w:val="en-GB"/>
        </w:rPr>
        <w:t xml:space="preserve"> in the </w:t>
      </w:r>
      <w:r w:rsidR="00434E02">
        <w:rPr>
          <w:lang w:val="en-GB"/>
        </w:rPr>
        <w:t>refinement process fro</w:t>
      </w:r>
      <w:r>
        <w:rPr>
          <w:lang w:val="en-GB"/>
        </w:rPr>
        <w:t>m</w:t>
      </w:r>
      <w:r w:rsidR="00FA0B1A">
        <w:rPr>
          <w:lang w:val="en-GB"/>
        </w:rPr>
        <w:t xml:space="preserve"> air vehicle level to item level. This material </w:t>
      </w:r>
      <w:r w:rsidR="007207C9">
        <w:rPr>
          <w:lang w:val="en-GB"/>
        </w:rPr>
        <w:t>is intended to</w:t>
      </w:r>
      <w:r w:rsidR="00D57FED">
        <w:rPr>
          <w:lang w:val="en-GB"/>
        </w:rPr>
        <w:t xml:space="preserve"> </w:t>
      </w:r>
      <w:r w:rsidR="007207C9">
        <w:rPr>
          <w:lang w:val="en-GB"/>
        </w:rPr>
        <w:t>support</w:t>
      </w:r>
      <w:r w:rsidR="00FA0B1A">
        <w:rPr>
          <w:lang w:val="en-GB"/>
        </w:rPr>
        <w:t xml:space="preserve"> validity issues </w:t>
      </w:r>
      <w:r w:rsidR="00434E02">
        <w:rPr>
          <w:lang w:val="en-GB"/>
        </w:rPr>
        <w:t xml:space="preserve">(baseline assurance), </w:t>
      </w:r>
      <w:r w:rsidR="00FA0B1A">
        <w:rPr>
          <w:lang w:val="en-GB"/>
        </w:rPr>
        <w:t>and work</w:t>
      </w:r>
      <w:r w:rsidR="00C94ADB">
        <w:rPr>
          <w:lang w:val="en-GB"/>
        </w:rPr>
        <w:t xml:space="preserve"> </w:t>
      </w:r>
      <w:r w:rsidR="00003D10">
        <w:rPr>
          <w:lang w:val="en-GB"/>
        </w:rPr>
        <w:t xml:space="preserve">on the acceptance </w:t>
      </w:r>
      <w:r w:rsidR="00C94ADB">
        <w:rPr>
          <w:lang w:val="en-GB"/>
        </w:rPr>
        <w:t>criteria for</w:t>
      </w:r>
      <w:r w:rsidR="00FA0B1A">
        <w:rPr>
          <w:lang w:val="en-GB"/>
        </w:rPr>
        <w:t xml:space="preserve"> OP ‘</w:t>
      </w:r>
      <w:r w:rsidR="00FA0B1A" w:rsidRPr="00FA0B1A">
        <w:rPr>
          <w:b/>
          <w:lang w:val="en-GB"/>
        </w:rPr>
        <w:t>Intent’</w:t>
      </w:r>
      <w:r w:rsidR="00FA0B1A">
        <w:rPr>
          <w:lang w:val="en-GB"/>
        </w:rPr>
        <w:t>.</w:t>
      </w:r>
    </w:p>
    <w:p w:rsidR="00FA0B1A" w:rsidRDefault="00FA0B1A" w:rsidP="00404EE4">
      <w:pPr>
        <w:pStyle w:val="Corps"/>
        <w:rPr>
          <w:lang w:val="en-GB"/>
        </w:rPr>
      </w:pPr>
      <w:r>
        <w:rPr>
          <w:lang w:val="en-GB"/>
        </w:rPr>
        <w:t>The</w:t>
      </w:r>
      <w:r w:rsidR="00003D10">
        <w:rPr>
          <w:lang w:val="en-GB"/>
        </w:rPr>
        <w:t xml:space="preserve"> section named “</w:t>
      </w:r>
      <w:r w:rsidR="00003D10" w:rsidRPr="00003D10">
        <w:rPr>
          <w:b/>
          <w:lang w:val="en-GB"/>
        </w:rPr>
        <w:t>Architecting</w:t>
      </w:r>
      <w:r w:rsidR="00003D10">
        <w:rPr>
          <w:lang w:val="en-GB"/>
        </w:rPr>
        <w:t xml:space="preserve">” describes the </w:t>
      </w:r>
      <w:r w:rsidR="00434E02">
        <w:rPr>
          <w:lang w:val="en-GB"/>
        </w:rPr>
        <w:t xml:space="preserve">AV level and </w:t>
      </w:r>
      <w:r w:rsidR="00003D10">
        <w:rPr>
          <w:lang w:val="en-GB"/>
        </w:rPr>
        <w:t>system level architectures. It also</w:t>
      </w:r>
      <w:r w:rsidR="00434E02">
        <w:rPr>
          <w:lang w:val="en-GB"/>
        </w:rPr>
        <w:t xml:space="preserve"> describes the rational that le</w:t>
      </w:r>
      <w:r w:rsidR="00003D10">
        <w:rPr>
          <w:lang w:val="en-GB"/>
        </w:rPr>
        <w:t>d to these architectural choices. It is intended to provide most of the material needed to work on the acceptance criteria for OP ‘</w:t>
      </w:r>
      <w:r w:rsidR="00003D10">
        <w:rPr>
          <w:b/>
          <w:lang w:val="en-GB"/>
        </w:rPr>
        <w:t>Necessity</w:t>
      </w:r>
      <w:r w:rsidR="00AD4B21">
        <w:rPr>
          <w:b/>
          <w:lang w:val="en-GB"/>
        </w:rPr>
        <w:t xml:space="preserve">. </w:t>
      </w:r>
      <w:r w:rsidR="00AD4B21">
        <w:rPr>
          <w:lang w:val="en-GB"/>
        </w:rPr>
        <w:t>T</w:t>
      </w:r>
      <w:r w:rsidR="00003D10">
        <w:rPr>
          <w:lang w:val="en-GB"/>
        </w:rPr>
        <w:t xml:space="preserve">he two remaining sections </w:t>
      </w:r>
      <w:r w:rsidR="00AD4B21">
        <w:rPr>
          <w:lang w:val="en-GB"/>
        </w:rPr>
        <w:t xml:space="preserve">contain </w:t>
      </w:r>
      <w:r w:rsidR="00434E02">
        <w:rPr>
          <w:lang w:val="en-GB"/>
        </w:rPr>
        <w:t xml:space="preserve">also </w:t>
      </w:r>
      <w:r w:rsidR="00AD4B21">
        <w:rPr>
          <w:lang w:val="en-GB"/>
        </w:rPr>
        <w:t>some traits relevant for Necessity.</w:t>
      </w:r>
    </w:p>
    <w:p w:rsidR="00AD4B21" w:rsidRDefault="00AD4B21" w:rsidP="00404EE4">
      <w:pPr>
        <w:pStyle w:val="Corps"/>
        <w:rPr>
          <w:lang w:val="en-GB"/>
        </w:rPr>
      </w:pPr>
      <w:r>
        <w:rPr>
          <w:lang w:val="en-GB"/>
        </w:rPr>
        <w:t xml:space="preserve">The </w:t>
      </w:r>
      <w:r w:rsidR="00315773">
        <w:rPr>
          <w:lang w:val="en-GB"/>
        </w:rPr>
        <w:t xml:space="preserve">two </w:t>
      </w:r>
      <w:r>
        <w:rPr>
          <w:lang w:val="en-GB"/>
        </w:rPr>
        <w:t xml:space="preserve">remaining parts of the document address OP </w:t>
      </w:r>
      <w:r w:rsidRPr="00AD4B21">
        <w:rPr>
          <w:b/>
          <w:lang w:val="en-GB"/>
        </w:rPr>
        <w:t>Correctness</w:t>
      </w:r>
      <w:r>
        <w:rPr>
          <w:lang w:val="en-GB"/>
        </w:rPr>
        <w:t>. Correctness</w:t>
      </w:r>
      <w:r w:rsidR="00315773">
        <w:rPr>
          <w:lang w:val="en-GB"/>
        </w:rPr>
        <w:t xml:space="preserve"> is regarded as ‘conformance’ of an output </w:t>
      </w:r>
      <w:r w:rsidR="00396CF2">
        <w:rPr>
          <w:lang w:val="en-GB"/>
        </w:rPr>
        <w:t xml:space="preserve">artefact </w:t>
      </w:r>
      <w:r w:rsidR="00315773">
        <w:rPr>
          <w:lang w:val="en-GB"/>
        </w:rPr>
        <w:t xml:space="preserve">with respect to an input </w:t>
      </w:r>
      <w:r w:rsidR="00396CF2">
        <w:rPr>
          <w:lang w:val="en-GB"/>
        </w:rPr>
        <w:t xml:space="preserve">artefact </w:t>
      </w:r>
      <w:r w:rsidR="00315773">
        <w:rPr>
          <w:lang w:val="en-GB"/>
        </w:rPr>
        <w:t xml:space="preserve">at a given </w:t>
      </w:r>
      <w:r w:rsidR="00396CF2">
        <w:rPr>
          <w:lang w:val="en-GB"/>
        </w:rPr>
        <w:t>development</w:t>
      </w:r>
      <w:r w:rsidR="00315773">
        <w:rPr>
          <w:lang w:val="en-GB"/>
        </w:rPr>
        <w:t xml:space="preserve"> step. What does ‘conformance’ mean?</w:t>
      </w:r>
    </w:p>
    <w:p w:rsidR="00315773" w:rsidRDefault="009C7F05" w:rsidP="00DD245C">
      <w:pPr>
        <w:pStyle w:val="Corps"/>
        <w:spacing w:after="360"/>
        <w:rPr>
          <w:lang w:val="en-GB"/>
        </w:rPr>
      </w:pPr>
      <w:r>
        <w:rPr>
          <w:lang w:val="en-GB"/>
        </w:rPr>
        <w:t>The document tries</w:t>
      </w:r>
      <w:r w:rsidR="00315773">
        <w:rPr>
          <w:lang w:val="en-GB"/>
        </w:rPr>
        <w:t xml:space="preserve"> as far as poss</w:t>
      </w:r>
      <w:r w:rsidR="00E36047">
        <w:rPr>
          <w:lang w:val="en-GB"/>
        </w:rPr>
        <w:t xml:space="preserve">ible to </w:t>
      </w:r>
      <w:r>
        <w:rPr>
          <w:lang w:val="en-GB"/>
        </w:rPr>
        <w:t xml:space="preserve">separate the declarative and constructive specifications </w:t>
      </w:r>
      <w:r w:rsidR="002D5022">
        <w:rPr>
          <w:lang w:val="en-GB"/>
        </w:rPr>
        <w:t xml:space="preserve">to distinguish </w:t>
      </w:r>
      <w:r w:rsidR="00315773">
        <w:rPr>
          <w:lang w:val="en-GB"/>
        </w:rPr>
        <w:t xml:space="preserve">three </w:t>
      </w:r>
      <w:r w:rsidR="002D5022">
        <w:rPr>
          <w:lang w:val="en-GB"/>
        </w:rPr>
        <w:t xml:space="preserve">types </w:t>
      </w:r>
      <w:r w:rsidR="00315773">
        <w:rPr>
          <w:lang w:val="en-GB"/>
        </w:rPr>
        <w:t>o</w:t>
      </w:r>
      <w:r w:rsidR="002D5022">
        <w:rPr>
          <w:lang w:val="en-GB"/>
        </w:rPr>
        <w:t>f correctness</w:t>
      </w:r>
      <w:r>
        <w:rPr>
          <w:lang w:val="en-GB"/>
        </w:rPr>
        <w:t xml:space="preserve">, </w:t>
      </w:r>
      <w:r w:rsidR="002D5022">
        <w:rPr>
          <w:lang w:val="en-GB"/>
        </w:rPr>
        <w:t xml:space="preserve">or </w:t>
      </w:r>
      <w:r>
        <w:rPr>
          <w:b/>
          <w:lang w:val="en-GB"/>
        </w:rPr>
        <w:t>C</w:t>
      </w:r>
      <w:r w:rsidR="002D5022" w:rsidRPr="009C7F05">
        <w:rPr>
          <w:b/>
          <w:lang w:val="en-GB"/>
        </w:rPr>
        <w:t>onformance</w:t>
      </w:r>
      <w:r>
        <w:rPr>
          <w:lang w:val="en-GB"/>
        </w:rPr>
        <w:t xml:space="preserve"> </w:t>
      </w:r>
      <w:r w:rsidR="002D5022">
        <w:rPr>
          <w:lang w:val="en-GB"/>
        </w:rPr>
        <w:t>the two words are regarded</w:t>
      </w:r>
      <w:r>
        <w:rPr>
          <w:lang w:val="en-GB"/>
        </w:rPr>
        <w:t xml:space="preserve"> as synonymous in this document</w:t>
      </w:r>
      <w:r w:rsidR="002D5022">
        <w:rPr>
          <w:lang w:val="en-GB"/>
        </w:rPr>
        <w:t>:</w:t>
      </w:r>
    </w:p>
    <w:tbl>
      <w:tblPr>
        <w:tblStyle w:val="TableGrid"/>
        <w:tblW w:w="0" w:type="auto"/>
        <w:tblInd w:w="709" w:type="dxa"/>
        <w:tblLook w:val="04A0" w:firstRow="1" w:lastRow="0" w:firstColumn="1" w:lastColumn="0" w:noHBand="0" w:noVBand="1"/>
      </w:tblPr>
      <w:tblGrid>
        <w:gridCol w:w="3049"/>
        <w:gridCol w:w="3049"/>
        <w:gridCol w:w="3047"/>
      </w:tblGrid>
      <w:tr w:rsidR="00AE5276" w:rsidTr="00DD245C">
        <w:tc>
          <w:tcPr>
            <w:tcW w:w="3049" w:type="dxa"/>
          </w:tcPr>
          <w:p w:rsidR="002D5022" w:rsidRPr="002D5022" w:rsidRDefault="002D5022" w:rsidP="002D5022">
            <w:pPr>
              <w:pStyle w:val="Corps"/>
              <w:spacing w:after="240"/>
              <w:ind w:left="0"/>
              <w:jc w:val="center"/>
              <w:rPr>
                <w:b/>
                <w:lang w:val="en-GB"/>
              </w:rPr>
            </w:pPr>
            <w:r w:rsidRPr="002D5022">
              <w:rPr>
                <w:b/>
                <w:lang w:val="en-GB"/>
              </w:rPr>
              <w:t>Input Artefact</w:t>
            </w:r>
          </w:p>
        </w:tc>
        <w:tc>
          <w:tcPr>
            <w:tcW w:w="3049" w:type="dxa"/>
          </w:tcPr>
          <w:p w:rsidR="002D5022" w:rsidRPr="002D5022" w:rsidRDefault="002D5022" w:rsidP="002D5022">
            <w:pPr>
              <w:pStyle w:val="Corps"/>
              <w:spacing w:after="240"/>
              <w:ind w:left="0"/>
              <w:jc w:val="center"/>
              <w:rPr>
                <w:b/>
                <w:lang w:val="en-GB"/>
              </w:rPr>
            </w:pPr>
            <w:r w:rsidRPr="002D5022">
              <w:rPr>
                <w:b/>
                <w:lang w:val="en-GB"/>
              </w:rPr>
              <w:t>Output Artefact</w:t>
            </w:r>
          </w:p>
        </w:tc>
        <w:tc>
          <w:tcPr>
            <w:tcW w:w="3047" w:type="dxa"/>
          </w:tcPr>
          <w:p w:rsidR="002D5022" w:rsidRPr="002D5022" w:rsidRDefault="00BD71B4" w:rsidP="002D5022">
            <w:pPr>
              <w:pStyle w:val="Corps"/>
              <w:spacing w:after="240"/>
              <w:ind w:left="0"/>
              <w:jc w:val="center"/>
              <w:rPr>
                <w:b/>
                <w:lang w:val="en-GB"/>
              </w:rPr>
            </w:pPr>
            <w:r>
              <w:rPr>
                <w:b/>
                <w:lang w:val="en-GB"/>
              </w:rPr>
              <w:t>Correctness T</w:t>
            </w:r>
            <w:r w:rsidR="002D5022" w:rsidRPr="002D5022">
              <w:rPr>
                <w:b/>
                <w:lang w:val="en-GB"/>
              </w:rPr>
              <w:t>ype</w:t>
            </w:r>
          </w:p>
        </w:tc>
      </w:tr>
      <w:tr w:rsidR="00AE5276" w:rsidTr="00DD245C">
        <w:tc>
          <w:tcPr>
            <w:tcW w:w="3049" w:type="dxa"/>
          </w:tcPr>
          <w:p w:rsidR="002D5022" w:rsidRDefault="002D5022" w:rsidP="00404EE4">
            <w:pPr>
              <w:pStyle w:val="Corps"/>
              <w:ind w:left="0"/>
              <w:rPr>
                <w:lang w:val="en-GB"/>
              </w:rPr>
            </w:pPr>
            <w:r>
              <w:rPr>
                <w:lang w:val="en-GB"/>
              </w:rPr>
              <w:t xml:space="preserve">Set of constraints </w:t>
            </w:r>
            <w:r w:rsidR="00AE5276">
              <w:rPr>
                <w:lang w:val="en-GB"/>
              </w:rPr>
              <w:t>and</w:t>
            </w:r>
            <w:r>
              <w:rPr>
                <w:lang w:val="en-GB"/>
              </w:rPr>
              <w:t xml:space="preserve"> behavioural properties</w:t>
            </w:r>
          </w:p>
          <w:p w:rsidR="00D17556" w:rsidRDefault="00D17556" w:rsidP="00404EE4">
            <w:pPr>
              <w:pStyle w:val="Corps"/>
              <w:ind w:left="0"/>
              <w:rPr>
                <w:b/>
                <w:lang w:val="en-GB"/>
              </w:rPr>
            </w:pPr>
          </w:p>
          <w:p w:rsidR="00D17556" w:rsidRDefault="00D17556" w:rsidP="00404EE4">
            <w:pPr>
              <w:pStyle w:val="Corps"/>
              <w:ind w:left="0"/>
              <w:rPr>
                <w:b/>
                <w:lang w:val="en-GB"/>
              </w:rPr>
            </w:pPr>
          </w:p>
          <w:p w:rsidR="00BD71B4" w:rsidRPr="00D17556" w:rsidRDefault="00D17556" w:rsidP="00125F4D">
            <w:pPr>
              <w:pStyle w:val="Corps"/>
              <w:spacing w:before="360" w:after="120"/>
              <w:ind w:left="0"/>
              <w:jc w:val="center"/>
              <w:rPr>
                <w:b/>
                <w:lang w:val="en-GB"/>
              </w:rPr>
            </w:pPr>
            <w:r w:rsidRPr="00D17556">
              <w:rPr>
                <w:b/>
                <w:lang w:val="en-GB"/>
              </w:rPr>
              <w:t>Dec</w:t>
            </w:r>
            <w:r w:rsidR="00BD71B4" w:rsidRPr="00D17556">
              <w:rPr>
                <w:b/>
                <w:lang w:val="en-GB"/>
              </w:rPr>
              <w:t>lar</w:t>
            </w:r>
            <w:r w:rsidRPr="00D17556">
              <w:rPr>
                <w:b/>
                <w:lang w:val="en-GB"/>
              </w:rPr>
              <w:t>a</w:t>
            </w:r>
            <w:r w:rsidR="00BD71B4" w:rsidRPr="00D17556">
              <w:rPr>
                <w:b/>
                <w:lang w:val="en-GB"/>
              </w:rPr>
              <w:t>tive</w:t>
            </w:r>
          </w:p>
        </w:tc>
        <w:tc>
          <w:tcPr>
            <w:tcW w:w="3049" w:type="dxa"/>
          </w:tcPr>
          <w:p w:rsidR="002D5022" w:rsidRDefault="002D5022" w:rsidP="00404EE4">
            <w:pPr>
              <w:pStyle w:val="Corps"/>
              <w:ind w:left="0"/>
              <w:rPr>
                <w:lang w:val="en-GB"/>
              </w:rPr>
            </w:pPr>
            <w:r>
              <w:rPr>
                <w:lang w:val="en-GB"/>
              </w:rPr>
              <w:t xml:space="preserve">Enriched Set of constraints </w:t>
            </w:r>
            <w:r w:rsidR="00AE5276">
              <w:rPr>
                <w:lang w:val="en-GB"/>
              </w:rPr>
              <w:t>and</w:t>
            </w:r>
            <w:r>
              <w:rPr>
                <w:lang w:val="en-GB"/>
              </w:rPr>
              <w:t xml:space="preserve"> behavioural properties</w:t>
            </w:r>
          </w:p>
          <w:p w:rsidR="00D17556" w:rsidRDefault="00D17556" w:rsidP="00404EE4">
            <w:pPr>
              <w:pStyle w:val="Corps"/>
              <w:ind w:left="0"/>
              <w:rPr>
                <w:b/>
                <w:lang w:val="en-GB"/>
              </w:rPr>
            </w:pPr>
          </w:p>
          <w:p w:rsidR="00D17556" w:rsidRDefault="00D17556" w:rsidP="00404EE4">
            <w:pPr>
              <w:pStyle w:val="Corps"/>
              <w:ind w:left="0"/>
              <w:rPr>
                <w:b/>
                <w:lang w:val="en-GB"/>
              </w:rPr>
            </w:pPr>
          </w:p>
          <w:p w:rsidR="00BD71B4" w:rsidRPr="00D17556" w:rsidRDefault="00BD71B4" w:rsidP="00125F4D">
            <w:pPr>
              <w:pStyle w:val="Corps"/>
              <w:spacing w:before="360" w:after="120"/>
              <w:ind w:left="0"/>
              <w:jc w:val="center"/>
              <w:rPr>
                <w:b/>
                <w:lang w:val="en-GB"/>
              </w:rPr>
            </w:pPr>
            <w:r w:rsidRPr="00D17556">
              <w:rPr>
                <w:b/>
                <w:lang w:val="en-GB"/>
              </w:rPr>
              <w:t>Declarative</w:t>
            </w:r>
          </w:p>
        </w:tc>
        <w:tc>
          <w:tcPr>
            <w:tcW w:w="3047" w:type="dxa"/>
          </w:tcPr>
          <w:p w:rsidR="00125F4D" w:rsidRDefault="00F418D5" w:rsidP="005B66DA">
            <w:pPr>
              <w:pStyle w:val="Corps"/>
              <w:ind w:left="0"/>
              <w:rPr>
                <w:lang w:val="en-GB"/>
              </w:rPr>
            </w:pPr>
            <w:r>
              <w:rPr>
                <w:lang w:val="en-GB"/>
              </w:rPr>
              <w:t xml:space="preserve">The set of the solutions </w:t>
            </w:r>
            <w:r w:rsidR="005B66DA">
              <w:rPr>
                <w:lang w:val="en-GB"/>
              </w:rPr>
              <w:t>to</w:t>
            </w:r>
            <w:r>
              <w:rPr>
                <w:lang w:val="en-GB"/>
              </w:rPr>
              <w:t xml:space="preserve"> the output </w:t>
            </w:r>
            <w:r w:rsidR="00DD245C">
              <w:rPr>
                <w:lang w:val="en-GB"/>
              </w:rPr>
              <w:t xml:space="preserve">set of </w:t>
            </w:r>
            <w:r>
              <w:rPr>
                <w:lang w:val="en-GB"/>
              </w:rPr>
              <w:t>constraints</w:t>
            </w:r>
            <w:r w:rsidR="00DD245C">
              <w:rPr>
                <w:lang w:val="en-GB"/>
              </w:rPr>
              <w:t xml:space="preserve"> </w:t>
            </w:r>
            <w:r w:rsidR="005B66DA">
              <w:rPr>
                <w:lang w:val="en-GB"/>
              </w:rPr>
              <w:t>must be included into the set of solutions</w:t>
            </w:r>
            <w:r w:rsidR="00D17556">
              <w:rPr>
                <w:lang w:val="en-GB"/>
              </w:rPr>
              <w:t xml:space="preserve"> to</w:t>
            </w:r>
            <w:r w:rsidR="005B66DA">
              <w:rPr>
                <w:lang w:val="en-GB"/>
              </w:rPr>
              <w:t xml:space="preserve"> the input </w:t>
            </w:r>
            <w:r w:rsidR="00DD245C">
              <w:rPr>
                <w:lang w:val="en-GB"/>
              </w:rPr>
              <w:t xml:space="preserve">set of </w:t>
            </w:r>
            <w:r w:rsidR="005B66DA">
              <w:rPr>
                <w:lang w:val="en-GB"/>
              </w:rPr>
              <w:t xml:space="preserve">constraints (refinement narrows the </w:t>
            </w:r>
            <w:r w:rsidR="00DD245C">
              <w:rPr>
                <w:lang w:val="en-GB"/>
              </w:rPr>
              <w:t>solution</w:t>
            </w:r>
            <w:r w:rsidR="005B66DA">
              <w:rPr>
                <w:lang w:val="en-GB"/>
              </w:rPr>
              <w:t xml:space="preserve"> space)</w:t>
            </w:r>
          </w:p>
          <w:p w:rsidR="00D17556" w:rsidRDefault="00624E37" w:rsidP="00ED1E89">
            <w:pPr>
              <w:pStyle w:val="Corps"/>
              <w:spacing w:before="300" w:after="120"/>
              <w:ind w:left="0"/>
              <w:jc w:val="center"/>
              <w:rPr>
                <w:lang w:val="en-GB"/>
              </w:rPr>
            </w:pPr>
            <w:r>
              <w:rPr>
                <w:b/>
                <w:lang w:val="en-GB"/>
              </w:rPr>
              <w:t>Set I</w:t>
            </w:r>
            <w:r w:rsidR="00D17556" w:rsidRPr="00D17556">
              <w:rPr>
                <w:b/>
                <w:lang w:val="en-GB"/>
              </w:rPr>
              <w:t>nclusion</w:t>
            </w:r>
          </w:p>
        </w:tc>
      </w:tr>
      <w:tr w:rsidR="00AE5276" w:rsidTr="00DD245C">
        <w:tc>
          <w:tcPr>
            <w:tcW w:w="3049" w:type="dxa"/>
          </w:tcPr>
          <w:p w:rsidR="00C72020" w:rsidRDefault="00387BAD" w:rsidP="00404EE4">
            <w:pPr>
              <w:pStyle w:val="Corps"/>
              <w:ind w:left="0"/>
              <w:rPr>
                <w:lang w:val="en-GB"/>
              </w:rPr>
            </w:pPr>
            <w:r>
              <w:rPr>
                <w:lang w:val="en-GB"/>
              </w:rPr>
              <w:t>Set of</w:t>
            </w:r>
            <w:r w:rsidR="002D5022">
              <w:rPr>
                <w:lang w:val="en-GB"/>
              </w:rPr>
              <w:t xml:space="preserve"> properties</w:t>
            </w:r>
          </w:p>
          <w:p w:rsidR="00D332F7" w:rsidRPr="00624E37" w:rsidRDefault="00D332F7" w:rsidP="00404EE4">
            <w:pPr>
              <w:pStyle w:val="Corps"/>
              <w:ind w:left="0"/>
              <w:rPr>
                <w:lang w:val="en-GB"/>
              </w:rPr>
            </w:pPr>
          </w:p>
          <w:p w:rsidR="00BD71B4" w:rsidRPr="00D17556" w:rsidRDefault="00BD71B4" w:rsidP="00624E37">
            <w:pPr>
              <w:pStyle w:val="Corps"/>
              <w:ind w:left="0"/>
              <w:jc w:val="center"/>
              <w:rPr>
                <w:b/>
                <w:lang w:val="en-GB"/>
              </w:rPr>
            </w:pPr>
            <w:r w:rsidRPr="00D17556">
              <w:rPr>
                <w:b/>
                <w:lang w:val="en-GB"/>
              </w:rPr>
              <w:t>Declarative</w:t>
            </w:r>
          </w:p>
        </w:tc>
        <w:tc>
          <w:tcPr>
            <w:tcW w:w="3049" w:type="dxa"/>
          </w:tcPr>
          <w:p w:rsidR="00D332F7" w:rsidRDefault="00BD71B4" w:rsidP="00404EE4">
            <w:pPr>
              <w:pStyle w:val="Corps"/>
              <w:ind w:left="0"/>
              <w:rPr>
                <w:lang w:val="en-GB"/>
              </w:rPr>
            </w:pPr>
            <w:r>
              <w:rPr>
                <w:lang w:val="en-GB"/>
              </w:rPr>
              <w:t>D</w:t>
            </w:r>
            <w:r w:rsidR="002D5022">
              <w:rPr>
                <w:lang w:val="en-GB"/>
              </w:rPr>
              <w:t>efinition (model or code) of a behaviour expe</w:t>
            </w:r>
            <w:r w:rsidR="00387BAD">
              <w:rPr>
                <w:lang w:val="en-GB"/>
              </w:rPr>
              <w:t>cted to meet the</w:t>
            </w:r>
            <w:r w:rsidR="002D5022">
              <w:rPr>
                <w:lang w:val="en-GB"/>
              </w:rPr>
              <w:t xml:space="preserve"> properties</w:t>
            </w:r>
          </w:p>
          <w:p w:rsidR="00BD71B4" w:rsidRDefault="00BD71B4" w:rsidP="00AE5276">
            <w:pPr>
              <w:pStyle w:val="Corps"/>
              <w:ind w:left="0"/>
              <w:jc w:val="center"/>
              <w:rPr>
                <w:lang w:val="en-GB"/>
              </w:rPr>
            </w:pPr>
            <w:r w:rsidRPr="00D17556">
              <w:rPr>
                <w:b/>
                <w:lang w:val="en-GB"/>
              </w:rPr>
              <w:t>Constructive</w:t>
            </w:r>
            <w:r w:rsidR="00387BAD">
              <w:rPr>
                <w:lang w:val="en-GB"/>
              </w:rPr>
              <w:t xml:space="preserve"> </w:t>
            </w:r>
          </w:p>
        </w:tc>
        <w:tc>
          <w:tcPr>
            <w:tcW w:w="3047" w:type="dxa"/>
          </w:tcPr>
          <w:p w:rsidR="00D332F7" w:rsidRDefault="00624E37" w:rsidP="00404EE4">
            <w:pPr>
              <w:pStyle w:val="Corps"/>
              <w:ind w:left="0"/>
              <w:rPr>
                <w:lang w:val="en-GB"/>
              </w:rPr>
            </w:pPr>
            <w:r>
              <w:rPr>
                <w:lang w:val="en-GB"/>
              </w:rPr>
              <w:t>All the releva</w:t>
            </w:r>
            <w:r w:rsidR="008E4719">
              <w:rPr>
                <w:lang w:val="en-GB"/>
              </w:rPr>
              <w:t>nt behaviours must meet all the</w:t>
            </w:r>
            <w:r w:rsidR="00AE5276">
              <w:rPr>
                <w:lang w:val="en-GB"/>
              </w:rPr>
              <w:t xml:space="preserve"> </w:t>
            </w:r>
            <w:r>
              <w:rPr>
                <w:lang w:val="en-GB"/>
              </w:rPr>
              <w:t>properties</w:t>
            </w:r>
          </w:p>
          <w:p w:rsidR="00C72020" w:rsidRPr="00C72020" w:rsidRDefault="00D332F7" w:rsidP="00ED1E89">
            <w:pPr>
              <w:pStyle w:val="Corps"/>
              <w:spacing w:before="540" w:after="120"/>
              <w:ind w:left="0"/>
              <w:jc w:val="center"/>
              <w:rPr>
                <w:b/>
                <w:lang w:val="en-GB"/>
              </w:rPr>
            </w:pPr>
            <w:r>
              <w:rPr>
                <w:b/>
                <w:lang w:val="en-GB"/>
              </w:rPr>
              <w:t>Satisfiability R</w:t>
            </w:r>
            <w:r w:rsidR="00C72020" w:rsidRPr="00C72020">
              <w:rPr>
                <w:b/>
                <w:lang w:val="en-GB"/>
              </w:rPr>
              <w:t>elation</w:t>
            </w:r>
          </w:p>
        </w:tc>
      </w:tr>
      <w:tr w:rsidR="00AE5276" w:rsidTr="00DD245C">
        <w:tc>
          <w:tcPr>
            <w:tcW w:w="3049" w:type="dxa"/>
          </w:tcPr>
          <w:p w:rsidR="00D17556" w:rsidRDefault="00D17556" w:rsidP="00624E37">
            <w:pPr>
              <w:pStyle w:val="Corps"/>
              <w:ind w:left="0"/>
              <w:rPr>
                <w:lang w:val="en-GB"/>
              </w:rPr>
            </w:pPr>
            <w:r>
              <w:rPr>
                <w:lang w:val="en-GB"/>
              </w:rPr>
              <w:t>D</w:t>
            </w:r>
            <w:r w:rsidR="00F418D5">
              <w:rPr>
                <w:lang w:val="en-GB"/>
              </w:rPr>
              <w:t xml:space="preserve">efinition (model or code) of a behaviour </w:t>
            </w:r>
          </w:p>
          <w:p w:rsidR="000E2910" w:rsidRDefault="000E2910" w:rsidP="00AE5276">
            <w:pPr>
              <w:pStyle w:val="Corps"/>
              <w:ind w:left="0"/>
              <w:jc w:val="center"/>
              <w:rPr>
                <w:b/>
                <w:lang w:val="en-GB"/>
              </w:rPr>
            </w:pPr>
          </w:p>
          <w:p w:rsidR="000E2910" w:rsidRDefault="000E2910" w:rsidP="00AE5276">
            <w:pPr>
              <w:pStyle w:val="Corps"/>
              <w:ind w:left="0"/>
              <w:jc w:val="center"/>
              <w:rPr>
                <w:b/>
                <w:lang w:val="en-GB"/>
              </w:rPr>
            </w:pPr>
          </w:p>
          <w:p w:rsidR="00AE5276" w:rsidRDefault="00AE5276" w:rsidP="002C4570">
            <w:pPr>
              <w:pStyle w:val="Corps"/>
              <w:spacing w:before="480" w:after="120"/>
              <w:ind w:left="0"/>
              <w:jc w:val="center"/>
              <w:rPr>
                <w:lang w:val="en-GB"/>
              </w:rPr>
            </w:pPr>
            <w:r w:rsidRPr="00D17556">
              <w:rPr>
                <w:b/>
                <w:lang w:val="en-GB"/>
              </w:rPr>
              <w:t>Constructive</w:t>
            </w:r>
          </w:p>
        </w:tc>
        <w:tc>
          <w:tcPr>
            <w:tcW w:w="3049" w:type="dxa"/>
          </w:tcPr>
          <w:p w:rsidR="002D5022" w:rsidRDefault="00624E37" w:rsidP="00404EE4">
            <w:pPr>
              <w:pStyle w:val="Corps"/>
              <w:ind w:left="0"/>
              <w:rPr>
                <w:lang w:val="en-GB"/>
              </w:rPr>
            </w:pPr>
            <w:r>
              <w:rPr>
                <w:lang w:val="en-GB"/>
              </w:rPr>
              <w:t xml:space="preserve">Enriched </w:t>
            </w:r>
            <w:r w:rsidR="00AE5276">
              <w:rPr>
                <w:lang w:val="en-GB"/>
              </w:rPr>
              <w:t xml:space="preserve">or translated </w:t>
            </w:r>
            <w:r w:rsidR="00173851">
              <w:rPr>
                <w:lang w:val="en-GB"/>
              </w:rPr>
              <w:t>b</w:t>
            </w:r>
            <w:r>
              <w:rPr>
                <w:lang w:val="en-GB"/>
              </w:rPr>
              <w:t>ehaviour</w:t>
            </w:r>
          </w:p>
          <w:p w:rsidR="000E2910" w:rsidRDefault="000E2910" w:rsidP="00AE5276">
            <w:pPr>
              <w:pStyle w:val="Corps"/>
              <w:ind w:left="0"/>
              <w:jc w:val="center"/>
              <w:rPr>
                <w:b/>
                <w:lang w:val="en-GB"/>
              </w:rPr>
            </w:pPr>
          </w:p>
          <w:p w:rsidR="000E2910" w:rsidRDefault="000E2910" w:rsidP="00AE5276">
            <w:pPr>
              <w:pStyle w:val="Corps"/>
              <w:ind w:left="0"/>
              <w:jc w:val="center"/>
              <w:rPr>
                <w:b/>
                <w:lang w:val="en-GB"/>
              </w:rPr>
            </w:pPr>
          </w:p>
          <w:p w:rsidR="00AE5276" w:rsidRDefault="00AE5276" w:rsidP="002C4570">
            <w:pPr>
              <w:pStyle w:val="Corps"/>
              <w:spacing w:before="480" w:after="120"/>
              <w:ind w:left="0"/>
              <w:jc w:val="center"/>
              <w:rPr>
                <w:lang w:val="en-GB"/>
              </w:rPr>
            </w:pPr>
            <w:r w:rsidRPr="00D17556">
              <w:rPr>
                <w:b/>
                <w:lang w:val="en-GB"/>
              </w:rPr>
              <w:t>Constructive</w:t>
            </w:r>
          </w:p>
        </w:tc>
        <w:tc>
          <w:tcPr>
            <w:tcW w:w="3047" w:type="dxa"/>
          </w:tcPr>
          <w:p w:rsidR="00173851" w:rsidRPr="000E2910" w:rsidRDefault="00540CDC" w:rsidP="000E2910">
            <w:pPr>
              <w:pStyle w:val="Corps"/>
              <w:ind w:left="0"/>
              <w:jc w:val="left"/>
              <w:rPr>
                <w:lang w:val="en-GB"/>
              </w:rPr>
            </w:pPr>
            <w:r>
              <w:rPr>
                <w:lang w:val="en-GB"/>
              </w:rPr>
              <w:t xml:space="preserve">Any behaviour of </w:t>
            </w:r>
            <w:r w:rsidR="00173851">
              <w:rPr>
                <w:lang w:val="en-GB"/>
              </w:rPr>
              <w:t>the</w:t>
            </w:r>
            <w:r w:rsidR="00DE5238">
              <w:rPr>
                <w:lang w:val="en-GB"/>
              </w:rPr>
              <w:t xml:space="preserve"> output artefact, once appropriately “</w:t>
            </w:r>
            <w:r w:rsidR="000E2910">
              <w:rPr>
                <w:lang w:val="en-GB"/>
              </w:rPr>
              <w:t>traced back</w:t>
            </w:r>
            <w:r w:rsidR="00DE5238">
              <w:rPr>
                <w:lang w:val="en-GB"/>
              </w:rPr>
              <w:t>”</w:t>
            </w:r>
            <w:r w:rsidR="000E2910">
              <w:rPr>
                <w:lang w:val="en-GB"/>
              </w:rPr>
              <w:t xml:space="preserve"> to the</w:t>
            </w:r>
            <w:r w:rsidR="002C4570">
              <w:rPr>
                <w:lang w:val="en-GB"/>
              </w:rPr>
              <w:t xml:space="preserve"> corresponding </w:t>
            </w:r>
            <w:r w:rsidR="000E2910">
              <w:rPr>
                <w:lang w:val="en-GB"/>
              </w:rPr>
              <w:t xml:space="preserve">input </w:t>
            </w:r>
            <w:r w:rsidR="002C4570">
              <w:rPr>
                <w:lang w:val="en-GB"/>
              </w:rPr>
              <w:t>behaviour</w:t>
            </w:r>
            <w:r w:rsidR="000E2910">
              <w:rPr>
                <w:lang w:val="en-GB"/>
              </w:rPr>
              <w:t xml:space="preserve">, is a </w:t>
            </w:r>
            <w:r w:rsidR="002C4570">
              <w:rPr>
                <w:lang w:val="en-GB"/>
              </w:rPr>
              <w:t xml:space="preserve">possible </w:t>
            </w:r>
            <w:r w:rsidR="000E2910">
              <w:rPr>
                <w:lang w:val="en-GB"/>
              </w:rPr>
              <w:t>behaviour of the input artefact</w:t>
            </w:r>
          </w:p>
          <w:p w:rsidR="00AE5276" w:rsidRPr="000E2910" w:rsidRDefault="00624E37" w:rsidP="00ED1E89">
            <w:pPr>
              <w:pStyle w:val="Corps"/>
              <w:spacing w:before="120" w:after="120"/>
              <w:ind w:left="0"/>
              <w:rPr>
                <w:b/>
                <w:lang w:val="en-GB"/>
              </w:rPr>
            </w:pPr>
            <w:r w:rsidRPr="00C72020">
              <w:rPr>
                <w:b/>
                <w:lang w:val="en-GB"/>
              </w:rPr>
              <w:t>Behaviour</w:t>
            </w:r>
            <w:r w:rsidR="00AE5276">
              <w:rPr>
                <w:b/>
                <w:lang w:val="en-GB"/>
              </w:rPr>
              <w:t>al</w:t>
            </w:r>
            <w:r>
              <w:rPr>
                <w:b/>
                <w:lang w:val="en-GB"/>
              </w:rPr>
              <w:t xml:space="preserve"> Inclusion</w:t>
            </w:r>
          </w:p>
        </w:tc>
      </w:tr>
    </w:tbl>
    <w:p w:rsidR="002D5022" w:rsidRPr="00003D10" w:rsidRDefault="002D5022" w:rsidP="00404EE4">
      <w:pPr>
        <w:pStyle w:val="Corps"/>
        <w:rPr>
          <w:lang w:val="en-GB"/>
        </w:rPr>
      </w:pPr>
    </w:p>
    <w:p w:rsidR="00FD1353" w:rsidRDefault="00A73123" w:rsidP="00FD1353">
      <w:pPr>
        <w:pStyle w:val="Corps"/>
        <w:rPr>
          <w:lang w:val="en-GB"/>
        </w:rPr>
      </w:pPr>
      <w:r>
        <w:rPr>
          <w:lang w:val="en-GB"/>
        </w:rPr>
        <w:lastRenderedPageBreak/>
        <w:t>The section named “</w:t>
      </w:r>
      <w:r w:rsidRPr="00A73123">
        <w:rPr>
          <w:b/>
          <w:lang w:val="en-GB"/>
        </w:rPr>
        <w:t>Defined Intended Functions</w:t>
      </w:r>
      <w:r>
        <w:rPr>
          <w:lang w:val="en-GB"/>
        </w:rPr>
        <w:t xml:space="preserve">” </w:t>
      </w:r>
      <w:r w:rsidR="004224EA">
        <w:rPr>
          <w:lang w:val="en-GB"/>
        </w:rPr>
        <w:t xml:space="preserve">(DIF) </w:t>
      </w:r>
      <w:r>
        <w:rPr>
          <w:lang w:val="en-GB"/>
        </w:rPr>
        <w:t>contai</w:t>
      </w:r>
      <w:r w:rsidR="007736AF">
        <w:rPr>
          <w:lang w:val="en-GB"/>
        </w:rPr>
        <w:t>ns the functional specification</w:t>
      </w:r>
      <w:r w:rsidR="004224EA">
        <w:rPr>
          <w:lang w:val="en-GB"/>
        </w:rPr>
        <w:t xml:space="preserve"> form air vehicle level to </w:t>
      </w:r>
      <w:r w:rsidR="007736AF">
        <w:rPr>
          <w:lang w:val="en-GB"/>
        </w:rPr>
        <w:t>equipment</w:t>
      </w:r>
      <w:r w:rsidR="004224EA">
        <w:rPr>
          <w:lang w:val="en-GB"/>
        </w:rPr>
        <w:t xml:space="preserve"> level. </w:t>
      </w:r>
      <w:r w:rsidR="007736AF">
        <w:rPr>
          <w:lang w:val="en-GB"/>
        </w:rPr>
        <w:t xml:space="preserve">Allocation to software or AEH items is trivial (one to one). </w:t>
      </w:r>
      <w:r w:rsidR="004224EA">
        <w:rPr>
          <w:lang w:val="en-GB"/>
        </w:rPr>
        <w:t>A DIF may be purely declarative, purely constructive, or a declarative-constructive mix. The constructive parts are algorithms defined at mathematical level (</w:t>
      </w:r>
      <w:r w:rsidR="00043C1E">
        <w:rPr>
          <w:lang w:val="en-GB"/>
        </w:rPr>
        <w:t xml:space="preserve">e.g. </w:t>
      </w:r>
      <w:r w:rsidR="004224EA">
        <w:rPr>
          <w:lang w:val="en-GB"/>
        </w:rPr>
        <w:t>transfer functions, state representations), or in any behavioural modelling language (model-based development)</w:t>
      </w:r>
      <w:r>
        <w:rPr>
          <w:lang w:val="en-GB"/>
        </w:rPr>
        <w:t xml:space="preserve">. </w:t>
      </w:r>
    </w:p>
    <w:p w:rsidR="00F058BA" w:rsidRDefault="00A73123" w:rsidP="00FD1353">
      <w:pPr>
        <w:pStyle w:val="Corps"/>
        <w:rPr>
          <w:lang w:val="en-GB"/>
        </w:rPr>
      </w:pPr>
      <w:r>
        <w:rPr>
          <w:lang w:val="en-GB"/>
        </w:rPr>
        <w:t>The section named “</w:t>
      </w:r>
      <w:r w:rsidRPr="004224EA">
        <w:rPr>
          <w:b/>
          <w:lang w:val="en-GB"/>
        </w:rPr>
        <w:t>Implementation</w:t>
      </w:r>
      <w:r>
        <w:rPr>
          <w:lang w:val="en-GB"/>
        </w:rPr>
        <w:t xml:space="preserve">” contains </w:t>
      </w:r>
      <w:r w:rsidR="004224EA">
        <w:rPr>
          <w:lang w:val="en-GB"/>
        </w:rPr>
        <w:t xml:space="preserve">all the use case definition material related to the design </w:t>
      </w:r>
      <w:r w:rsidR="00F058BA">
        <w:rPr>
          <w:lang w:val="en-GB"/>
        </w:rPr>
        <w:t>decisions</w:t>
      </w:r>
      <w:r w:rsidR="004224EA">
        <w:rPr>
          <w:lang w:val="en-GB"/>
        </w:rPr>
        <w:t xml:space="preserve"> </w:t>
      </w:r>
      <w:r w:rsidR="00F058BA">
        <w:rPr>
          <w:lang w:val="en-GB"/>
        </w:rPr>
        <w:t>made</w:t>
      </w:r>
      <w:r w:rsidR="004224EA">
        <w:rPr>
          <w:lang w:val="en-GB"/>
        </w:rPr>
        <w:t xml:space="preserve"> to meet the DIF and realize the </w:t>
      </w:r>
      <w:r w:rsidR="003B60C8">
        <w:rPr>
          <w:lang w:val="en-GB"/>
        </w:rPr>
        <w:t xml:space="preserve">µXAV product. Derived declarative or constructive </w:t>
      </w:r>
      <w:r w:rsidR="00F058BA">
        <w:rPr>
          <w:lang w:val="en-GB"/>
        </w:rPr>
        <w:t>specifications</w:t>
      </w:r>
      <w:r w:rsidR="003B60C8">
        <w:rPr>
          <w:lang w:val="en-GB"/>
        </w:rPr>
        <w:t xml:space="preserve"> are possible in this section, especially when the algorithmic choices </w:t>
      </w:r>
      <w:r w:rsidR="001E5D95">
        <w:rPr>
          <w:lang w:val="en-GB"/>
        </w:rPr>
        <w:t>are</w:t>
      </w:r>
      <w:r w:rsidR="003B60C8">
        <w:rPr>
          <w:lang w:val="en-GB"/>
        </w:rPr>
        <w:t xml:space="preserve"> left to the implementer (</w:t>
      </w:r>
      <w:r w:rsidR="00043C1E">
        <w:rPr>
          <w:lang w:val="en-GB"/>
        </w:rPr>
        <w:t xml:space="preserve">e.g. </w:t>
      </w:r>
      <w:r w:rsidR="003B60C8">
        <w:rPr>
          <w:lang w:val="en-GB"/>
        </w:rPr>
        <w:t>communication prot</w:t>
      </w:r>
      <w:r w:rsidR="007736AF">
        <w:rPr>
          <w:lang w:val="en-GB"/>
        </w:rPr>
        <w:t>ocols</w:t>
      </w:r>
      <w:r w:rsidR="003B60C8">
        <w:rPr>
          <w:lang w:val="en-GB"/>
        </w:rPr>
        <w:t>)</w:t>
      </w:r>
      <w:r w:rsidR="001E5D95">
        <w:rPr>
          <w:lang w:val="en-GB"/>
        </w:rPr>
        <w:t>. M</w:t>
      </w:r>
      <w:r w:rsidR="003B60C8">
        <w:rPr>
          <w:lang w:val="en-GB"/>
        </w:rPr>
        <w:t xml:space="preserve">odel-based development is mainly expected at DIF level but may </w:t>
      </w:r>
      <w:r w:rsidR="007736AF">
        <w:rPr>
          <w:lang w:val="en-GB"/>
        </w:rPr>
        <w:t xml:space="preserve">also </w:t>
      </w:r>
      <w:r w:rsidR="003B60C8">
        <w:rPr>
          <w:lang w:val="en-GB"/>
        </w:rPr>
        <w:t xml:space="preserve">occur at implementation level depending on the frontier between the specifier and the implementer. </w:t>
      </w:r>
    </w:p>
    <w:p w:rsidR="00CA6F55" w:rsidRDefault="003B60C8" w:rsidP="00FD1353">
      <w:pPr>
        <w:pStyle w:val="Corps"/>
        <w:rPr>
          <w:lang w:val="en-GB"/>
        </w:rPr>
      </w:pPr>
      <w:r>
        <w:rPr>
          <w:lang w:val="en-GB"/>
        </w:rPr>
        <w:t>In the µXAV case study</w:t>
      </w:r>
      <w:r w:rsidR="00A91334">
        <w:rPr>
          <w:lang w:val="en-GB"/>
        </w:rPr>
        <w:t xml:space="preserve">, DIF is </w:t>
      </w:r>
      <w:r w:rsidR="001E5D95">
        <w:rPr>
          <w:lang w:val="en-GB"/>
        </w:rPr>
        <w:t xml:space="preserve">declarative and </w:t>
      </w:r>
      <w:r>
        <w:rPr>
          <w:lang w:val="en-GB"/>
        </w:rPr>
        <w:t>constructive at s</w:t>
      </w:r>
      <w:r w:rsidR="00A91334">
        <w:rPr>
          <w:lang w:val="en-GB"/>
        </w:rPr>
        <w:t>ystem level</w:t>
      </w:r>
      <w:r w:rsidR="001E5D95">
        <w:rPr>
          <w:lang w:val="en-GB"/>
        </w:rPr>
        <w:t>. The behavioural part is devoted</w:t>
      </w:r>
      <w:r w:rsidR="00A91334">
        <w:rPr>
          <w:lang w:val="en-GB"/>
        </w:rPr>
        <w:t xml:space="preserve"> </w:t>
      </w:r>
      <w:r w:rsidR="001E5D95">
        <w:rPr>
          <w:lang w:val="en-GB"/>
        </w:rPr>
        <w:t>to</w:t>
      </w:r>
      <w:r w:rsidR="00A91334">
        <w:rPr>
          <w:lang w:val="en-GB"/>
        </w:rPr>
        <w:t xml:space="preserve"> </w:t>
      </w:r>
      <w:r w:rsidR="001E5D95">
        <w:rPr>
          <w:lang w:val="en-GB"/>
        </w:rPr>
        <w:t xml:space="preserve">functional and </w:t>
      </w:r>
      <w:r>
        <w:rPr>
          <w:lang w:val="en-GB"/>
        </w:rPr>
        <w:t>p</w:t>
      </w:r>
      <w:r w:rsidR="00A91334">
        <w:rPr>
          <w:lang w:val="en-GB"/>
        </w:rPr>
        <w:t xml:space="preserve">erformance early verification by the </w:t>
      </w:r>
      <w:r w:rsidR="001E5D95">
        <w:rPr>
          <w:lang w:val="en-GB"/>
        </w:rPr>
        <w:t>drone manufacturer and the</w:t>
      </w:r>
      <w:r w:rsidR="00A91334">
        <w:rPr>
          <w:lang w:val="en-GB"/>
        </w:rPr>
        <w:t xml:space="preserve"> system </w:t>
      </w:r>
      <w:r w:rsidR="001E5D95">
        <w:rPr>
          <w:lang w:val="en-GB"/>
        </w:rPr>
        <w:t>suppliers</w:t>
      </w:r>
      <w:r w:rsidR="00CA6F55">
        <w:rPr>
          <w:lang w:val="en-GB"/>
        </w:rPr>
        <w:t xml:space="preserve">. </w:t>
      </w:r>
      <w:r w:rsidR="00F058BA">
        <w:rPr>
          <w:lang w:val="en-GB"/>
        </w:rPr>
        <w:t>At equipment and item levels it</w:t>
      </w:r>
      <w:r w:rsidR="00257D5D">
        <w:rPr>
          <w:lang w:val="en-GB"/>
        </w:rPr>
        <w:t xml:space="preserve"> will depend</w:t>
      </w:r>
      <w:r w:rsidR="00F058BA">
        <w:rPr>
          <w:lang w:val="en-GB"/>
        </w:rPr>
        <w:t xml:space="preserve"> on the various contributors to the use case.</w:t>
      </w:r>
      <w:r w:rsidR="00A92A29">
        <w:rPr>
          <w:lang w:val="en-GB"/>
        </w:rPr>
        <w:t xml:space="preserve"> </w:t>
      </w:r>
    </w:p>
    <w:p w:rsidR="00A73123" w:rsidRDefault="00A92A29" w:rsidP="00FD1353">
      <w:pPr>
        <w:pStyle w:val="Corps"/>
        <w:rPr>
          <w:lang w:val="en-GB"/>
        </w:rPr>
      </w:pPr>
      <w:r w:rsidRPr="00CA6F55">
        <w:rPr>
          <w:i/>
          <w:lang w:val="en-GB"/>
        </w:rPr>
        <w:t>The use case will illustrate several tier-tier technical agreements</w:t>
      </w:r>
      <w:r w:rsidR="00CA6F55">
        <w:rPr>
          <w:i/>
          <w:lang w:val="en-GB"/>
        </w:rPr>
        <w:t xml:space="preserve"> and responsibility frontiers as it is </w:t>
      </w:r>
      <w:r w:rsidR="00317054">
        <w:rPr>
          <w:i/>
          <w:lang w:val="en-GB"/>
        </w:rPr>
        <w:t xml:space="preserve">a </w:t>
      </w:r>
      <w:r w:rsidR="00CA6F55">
        <w:rPr>
          <w:i/>
          <w:lang w:val="en-GB"/>
        </w:rPr>
        <w:t>key</w:t>
      </w:r>
      <w:r w:rsidR="00317054">
        <w:rPr>
          <w:i/>
          <w:lang w:val="en-GB"/>
        </w:rPr>
        <w:t xml:space="preserve"> condition</w:t>
      </w:r>
      <w:r w:rsidR="00CA6F55">
        <w:rPr>
          <w:i/>
          <w:lang w:val="en-GB"/>
        </w:rPr>
        <w:t xml:space="preserve"> </w:t>
      </w:r>
      <w:r w:rsidR="00317054">
        <w:rPr>
          <w:i/>
          <w:lang w:val="en-GB"/>
        </w:rPr>
        <w:t>on</w:t>
      </w:r>
      <w:r w:rsidR="00CA6F55">
        <w:rPr>
          <w:i/>
          <w:lang w:val="en-GB"/>
        </w:rPr>
        <w:t xml:space="preserve"> development assurance</w:t>
      </w:r>
      <w:r w:rsidR="00317054">
        <w:rPr>
          <w:i/>
          <w:lang w:val="en-GB"/>
        </w:rPr>
        <w:t xml:space="preserve"> policies</w:t>
      </w:r>
      <w:r>
        <w:rPr>
          <w:lang w:val="en-GB"/>
        </w:rPr>
        <w:t>.</w:t>
      </w:r>
    </w:p>
    <w:p w:rsidR="00D77265" w:rsidRDefault="00D77265" w:rsidP="00235656">
      <w:pPr>
        <w:pStyle w:val="Heading1"/>
        <w:rPr>
          <w:lang w:val="en-GB"/>
        </w:rPr>
      </w:pPr>
      <w:bookmarkStart w:id="17" w:name="_Toc462179237"/>
      <w:r>
        <w:rPr>
          <w:lang w:val="en-GB"/>
        </w:rPr>
        <w:lastRenderedPageBreak/>
        <w:t>INDEX</w:t>
      </w:r>
      <w:bookmarkEnd w:id="17"/>
    </w:p>
    <w:tbl>
      <w:tblPr>
        <w:tblStyle w:val="TableGrid"/>
        <w:tblW w:w="0" w:type="auto"/>
        <w:tblInd w:w="709" w:type="dxa"/>
        <w:tblLook w:val="04A0" w:firstRow="1" w:lastRow="0" w:firstColumn="1" w:lastColumn="0" w:noHBand="0" w:noVBand="1"/>
      </w:tblPr>
      <w:tblGrid>
        <w:gridCol w:w="1667"/>
        <w:gridCol w:w="7478"/>
      </w:tblGrid>
      <w:tr w:rsidR="00D77265" w:rsidTr="00D77265">
        <w:tc>
          <w:tcPr>
            <w:tcW w:w="1667" w:type="dxa"/>
          </w:tcPr>
          <w:p w:rsidR="00D77265" w:rsidRPr="00D77265" w:rsidRDefault="00D77265" w:rsidP="00D77265">
            <w:pPr>
              <w:pStyle w:val="Corps"/>
              <w:spacing w:before="120" w:after="120"/>
              <w:ind w:left="0"/>
              <w:jc w:val="center"/>
              <w:rPr>
                <w:rFonts w:ascii="Arial" w:hAnsi="Arial" w:cs="Arial"/>
                <w:b/>
                <w:lang w:val="en-GB"/>
              </w:rPr>
            </w:pPr>
            <w:r w:rsidRPr="00D77265">
              <w:rPr>
                <w:rFonts w:ascii="Arial" w:hAnsi="Arial" w:cs="Arial"/>
                <w:b/>
                <w:lang w:val="en-GB"/>
              </w:rPr>
              <w:t>Acronym</w:t>
            </w:r>
          </w:p>
        </w:tc>
        <w:tc>
          <w:tcPr>
            <w:tcW w:w="7478" w:type="dxa"/>
          </w:tcPr>
          <w:p w:rsidR="00D77265" w:rsidRPr="00D77265" w:rsidRDefault="00D77265" w:rsidP="00D77265">
            <w:pPr>
              <w:pStyle w:val="Corps"/>
              <w:spacing w:before="120" w:after="120"/>
              <w:ind w:left="0"/>
              <w:jc w:val="center"/>
              <w:rPr>
                <w:rFonts w:ascii="Arial" w:hAnsi="Arial" w:cs="Arial"/>
                <w:b/>
                <w:lang w:val="en-GB"/>
              </w:rPr>
            </w:pPr>
            <w:r w:rsidRPr="00D77265">
              <w:rPr>
                <w:rFonts w:ascii="Arial" w:hAnsi="Arial" w:cs="Arial"/>
                <w:b/>
                <w:lang w:val="en-GB"/>
              </w:rPr>
              <w:t>Definition</w:t>
            </w:r>
          </w:p>
        </w:tc>
      </w:tr>
      <w:tr w:rsidR="00D77265" w:rsidTr="00D77265">
        <w:tc>
          <w:tcPr>
            <w:tcW w:w="1667" w:type="dxa"/>
          </w:tcPr>
          <w:p w:rsidR="00D77265" w:rsidRDefault="00B87215" w:rsidP="00C04906">
            <w:pPr>
              <w:pStyle w:val="Corps"/>
              <w:spacing w:before="120" w:after="120"/>
              <w:ind w:left="0"/>
              <w:jc w:val="center"/>
              <w:rPr>
                <w:lang w:val="en-GB"/>
              </w:rPr>
            </w:pPr>
            <w:r>
              <w:rPr>
                <w:lang w:val="en-GB"/>
              </w:rPr>
              <w:t>ATC</w:t>
            </w:r>
          </w:p>
        </w:tc>
        <w:tc>
          <w:tcPr>
            <w:tcW w:w="7478" w:type="dxa"/>
          </w:tcPr>
          <w:p w:rsidR="00D77265" w:rsidRDefault="00B87215" w:rsidP="00401659">
            <w:pPr>
              <w:pStyle w:val="Corps"/>
              <w:spacing w:before="120" w:after="120"/>
              <w:ind w:left="0"/>
              <w:rPr>
                <w:lang w:val="en-GB"/>
              </w:rPr>
            </w:pPr>
            <w:r>
              <w:rPr>
                <w:lang w:val="en-GB"/>
              </w:rPr>
              <w:t xml:space="preserve">Air Traffic Control </w:t>
            </w:r>
          </w:p>
        </w:tc>
      </w:tr>
      <w:tr w:rsidR="00B87215" w:rsidTr="00D77265">
        <w:tc>
          <w:tcPr>
            <w:tcW w:w="1667" w:type="dxa"/>
          </w:tcPr>
          <w:p w:rsidR="00B87215" w:rsidRDefault="00B87215" w:rsidP="00C04906">
            <w:pPr>
              <w:pStyle w:val="Corps"/>
              <w:spacing w:before="120" w:after="120"/>
              <w:ind w:left="0"/>
              <w:jc w:val="center"/>
              <w:rPr>
                <w:lang w:val="en-GB"/>
              </w:rPr>
            </w:pPr>
            <w:r>
              <w:rPr>
                <w:lang w:val="en-GB"/>
              </w:rPr>
              <w:t>AV</w:t>
            </w:r>
          </w:p>
        </w:tc>
        <w:tc>
          <w:tcPr>
            <w:tcW w:w="7478" w:type="dxa"/>
          </w:tcPr>
          <w:p w:rsidR="00B87215" w:rsidRDefault="00B87215" w:rsidP="00C04906">
            <w:pPr>
              <w:pStyle w:val="Corps"/>
              <w:spacing w:before="120" w:after="120"/>
              <w:ind w:left="0"/>
              <w:rPr>
                <w:lang w:val="en-GB"/>
              </w:rPr>
            </w:pPr>
            <w:r>
              <w:rPr>
                <w:lang w:val="en-GB"/>
              </w:rPr>
              <w:t>Air Vehicle</w:t>
            </w:r>
          </w:p>
        </w:tc>
      </w:tr>
      <w:tr w:rsidR="00D03420" w:rsidTr="00D77265">
        <w:tc>
          <w:tcPr>
            <w:tcW w:w="1667" w:type="dxa"/>
          </w:tcPr>
          <w:p w:rsidR="00D03420" w:rsidRPr="000601E8" w:rsidRDefault="00D03420" w:rsidP="00DB76C8">
            <w:pPr>
              <w:pStyle w:val="Corps"/>
              <w:spacing w:before="120" w:after="120"/>
              <w:ind w:left="0"/>
              <w:jc w:val="center"/>
              <w:rPr>
                <w:lang w:val="en-GB"/>
              </w:rPr>
            </w:pPr>
            <w:r w:rsidRPr="000601E8">
              <w:rPr>
                <w:lang w:val="en-GB"/>
              </w:rPr>
              <w:t>AWC</w:t>
            </w:r>
          </w:p>
        </w:tc>
        <w:tc>
          <w:tcPr>
            <w:tcW w:w="7478" w:type="dxa"/>
          </w:tcPr>
          <w:p w:rsidR="00D03420" w:rsidRPr="00D77265" w:rsidRDefault="00D03420" w:rsidP="00DB76C8">
            <w:pPr>
              <w:pStyle w:val="Corps"/>
              <w:spacing w:before="120" w:after="120"/>
              <w:ind w:left="0"/>
              <w:jc w:val="left"/>
              <w:rPr>
                <w:rFonts w:ascii="Arial" w:hAnsi="Arial" w:cs="Arial"/>
                <w:b/>
                <w:lang w:val="en-GB"/>
              </w:rPr>
            </w:pPr>
            <w:r w:rsidRPr="000601E8">
              <w:rPr>
                <w:lang w:val="en-GB"/>
              </w:rPr>
              <w:t>Adverse Wind Conditions</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BAT</w:t>
            </w:r>
          </w:p>
        </w:tc>
        <w:tc>
          <w:tcPr>
            <w:tcW w:w="7478" w:type="dxa"/>
          </w:tcPr>
          <w:p w:rsidR="00D03420" w:rsidRDefault="00D03420" w:rsidP="00C04906">
            <w:pPr>
              <w:pStyle w:val="Corps"/>
              <w:spacing w:before="120" w:after="120"/>
              <w:ind w:left="0"/>
              <w:rPr>
                <w:lang w:val="en-GB"/>
              </w:rPr>
            </w:pPr>
            <w:r>
              <w:rPr>
                <w:lang w:val="en-GB"/>
              </w:rPr>
              <w:t>Battery</w:t>
            </w:r>
          </w:p>
        </w:tc>
      </w:tr>
      <w:tr w:rsidR="007F0580" w:rsidTr="00D77265">
        <w:tc>
          <w:tcPr>
            <w:tcW w:w="1667" w:type="dxa"/>
          </w:tcPr>
          <w:p w:rsidR="007F0580" w:rsidRDefault="007F0580" w:rsidP="00C04906">
            <w:pPr>
              <w:pStyle w:val="Corps"/>
              <w:spacing w:before="120" w:after="120"/>
              <w:ind w:left="0"/>
              <w:jc w:val="center"/>
              <w:rPr>
                <w:lang w:val="en-GB"/>
              </w:rPr>
            </w:pPr>
            <w:r>
              <w:rPr>
                <w:lang w:val="en-GB"/>
              </w:rPr>
              <w:t>BITE</w:t>
            </w:r>
          </w:p>
        </w:tc>
        <w:tc>
          <w:tcPr>
            <w:tcW w:w="7478" w:type="dxa"/>
          </w:tcPr>
          <w:p w:rsidR="007F0580" w:rsidRDefault="007F0580" w:rsidP="00C04906">
            <w:pPr>
              <w:pStyle w:val="Corps"/>
              <w:spacing w:before="120" w:after="120"/>
              <w:ind w:left="0"/>
              <w:rPr>
                <w:lang w:val="en-GB"/>
              </w:rPr>
            </w:pPr>
            <w:r>
              <w:rPr>
                <w:lang w:val="en-GB"/>
              </w:rPr>
              <w:t>Built-In Test Equipment</w:t>
            </w:r>
          </w:p>
        </w:tc>
      </w:tr>
      <w:tr w:rsidR="007D6F7B" w:rsidTr="00D77265">
        <w:tc>
          <w:tcPr>
            <w:tcW w:w="1667" w:type="dxa"/>
          </w:tcPr>
          <w:p w:rsidR="007D6F7B" w:rsidRDefault="007D6F7B" w:rsidP="00C04906">
            <w:pPr>
              <w:pStyle w:val="Corps"/>
              <w:spacing w:before="120" w:after="120"/>
              <w:ind w:left="0"/>
              <w:jc w:val="center"/>
              <w:rPr>
                <w:lang w:val="en-GB"/>
              </w:rPr>
            </w:pPr>
            <w:r>
              <w:rPr>
                <w:lang w:val="en-GB"/>
              </w:rPr>
              <w:t>CCA</w:t>
            </w:r>
          </w:p>
        </w:tc>
        <w:tc>
          <w:tcPr>
            <w:tcW w:w="7478" w:type="dxa"/>
          </w:tcPr>
          <w:p w:rsidR="007D6F7B" w:rsidRDefault="007D6F7B" w:rsidP="00C04906">
            <w:pPr>
              <w:pStyle w:val="Corps"/>
              <w:spacing w:before="120" w:after="120"/>
              <w:ind w:left="0"/>
              <w:rPr>
                <w:lang w:val="en-GB"/>
              </w:rPr>
            </w:pPr>
            <w:r>
              <w:rPr>
                <w:lang w:val="en-GB"/>
              </w:rPr>
              <w:t>Common Cause Analysis</w:t>
            </w:r>
          </w:p>
        </w:tc>
      </w:tr>
      <w:tr w:rsidR="007649A4" w:rsidTr="00D77265">
        <w:tc>
          <w:tcPr>
            <w:tcW w:w="1667" w:type="dxa"/>
          </w:tcPr>
          <w:p w:rsidR="007649A4" w:rsidRDefault="007649A4" w:rsidP="00C04906">
            <w:pPr>
              <w:pStyle w:val="Corps"/>
              <w:spacing w:before="120" w:after="120"/>
              <w:ind w:left="0"/>
              <w:jc w:val="center"/>
              <w:rPr>
                <w:lang w:val="en-GB"/>
              </w:rPr>
            </w:pPr>
            <w:r>
              <w:rPr>
                <w:lang w:val="en-GB"/>
              </w:rPr>
              <w:t>CL</w:t>
            </w:r>
          </w:p>
        </w:tc>
        <w:tc>
          <w:tcPr>
            <w:tcW w:w="7478" w:type="dxa"/>
          </w:tcPr>
          <w:p w:rsidR="007649A4" w:rsidRDefault="007649A4" w:rsidP="00C04906">
            <w:pPr>
              <w:pStyle w:val="Corps"/>
              <w:spacing w:before="120" w:after="120"/>
              <w:ind w:left="0"/>
              <w:rPr>
                <w:lang w:val="en-GB"/>
              </w:rPr>
            </w:pPr>
            <w:r>
              <w:rPr>
                <w:lang w:val="en-GB"/>
              </w:rPr>
              <w:t>Confidence Level</w:t>
            </w:r>
          </w:p>
        </w:tc>
      </w:tr>
      <w:tr w:rsidR="007D6F7B" w:rsidTr="00D77265">
        <w:tc>
          <w:tcPr>
            <w:tcW w:w="1667" w:type="dxa"/>
          </w:tcPr>
          <w:p w:rsidR="007D6F7B" w:rsidRDefault="007D6F7B" w:rsidP="00C04906">
            <w:pPr>
              <w:pStyle w:val="Corps"/>
              <w:spacing w:before="120" w:after="120"/>
              <w:ind w:left="0"/>
              <w:jc w:val="center"/>
              <w:rPr>
                <w:lang w:val="en-GB"/>
              </w:rPr>
            </w:pPr>
            <w:r>
              <w:rPr>
                <w:lang w:val="en-GB"/>
              </w:rPr>
              <w:t>CMA</w:t>
            </w:r>
          </w:p>
        </w:tc>
        <w:tc>
          <w:tcPr>
            <w:tcW w:w="7478" w:type="dxa"/>
          </w:tcPr>
          <w:p w:rsidR="007D6F7B" w:rsidRDefault="007D6F7B" w:rsidP="00C04906">
            <w:pPr>
              <w:pStyle w:val="Corps"/>
              <w:spacing w:before="120" w:after="120"/>
              <w:ind w:left="0"/>
              <w:rPr>
                <w:lang w:val="en-GB"/>
              </w:rPr>
            </w:pPr>
            <w:r>
              <w:rPr>
                <w:lang w:val="en-GB"/>
              </w:rPr>
              <w:t>Common Mode Analysis</w:t>
            </w:r>
          </w:p>
        </w:tc>
      </w:tr>
      <w:tr w:rsidR="005954B7" w:rsidTr="00D77265">
        <w:tc>
          <w:tcPr>
            <w:tcW w:w="1667" w:type="dxa"/>
          </w:tcPr>
          <w:p w:rsidR="005954B7" w:rsidRDefault="005954B7" w:rsidP="00C04906">
            <w:pPr>
              <w:pStyle w:val="Corps"/>
              <w:spacing w:before="120" w:after="120"/>
              <w:ind w:left="0"/>
              <w:jc w:val="center"/>
              <w:rPr>
                <w:lang w:val="en-GB"/>
              </w:rPr>
            </w:pPr>
            <w:r>
              <w:rPr>
                <w:lang w:val="en-GB"/>
              </w:rPr>
              <w:t>CPS</w:t>
            </w:r>
          </w:p>
        </w:tc>
        <w:tc>
          <w:tcPr>
            <w:tcW w:w="7478" w:type="dxa"/>
          </w:tcPr>
          <w:p w:rsidR="005954B7" w:rsidRDefault="005954B7" w:rsidP="00C04906">
            <w:pPr>
              <w:pStyle w:val="Corps"/>
              <w:spacing w:before="120" w:after="120"/>
              <w:ind w:left="0"/>
              <w:rPr>
                <w:lang w:val="en-GB"/>
              </w:rPr>
            </w:pPr>
            <w:r>
              <w:rPr>
                <w:lang w:val="en-GB"/>
              </w:rPr>
              <w:t>Cyber Physical System</w:t>
            </w:r>
          </w:p>
        </w:tc>
      </w:tr>
      <w:tr w:rsidR="00EC031E" w:rsidTr="00D77265">
        <w:tc>
          <w:tcPr>
            <w:tcW w:w="1667" w:type="dxa"/>
          </w:tcPr>
          <w:p w:rsidR="00EC031E" w:rsidRDefault="00EC031E" w:rsidP="00C04906">
            <w:pPr>
              <w:pStyle w:val="Corps"/>
              <w:spacing w:before="120" w:after="120"/>
              <w:ind w:left="0"/>
              <w:jc w:val="center"/>
              <w:rPr>
                <w:lang w:val="en-GB"/>
              </w:rPr>
            </w:pPr>
            <w:r>
              <w:rPr>
                <w:lang w:val="en-GB"/>
              </w:rPr>
              <w:t>ECU</w:t>
            </w:r>
          </w:p>
        </w:tc>
        <w:tc>
          <w:tcPr>
            <w:tcW w:w="7478" w:type="dxa"/>
          </w:tcPr>
          <w:p w:rsidR="00EC031E" w:rsidRDefault="00EC031E" w:rsidP="00C04906">
            <w:pPr>
              <w:pStyle w:val="Corps"/>
              <w:spacing w:before="120" w:after="120"/>
              <w:ind w:left="0"/>
              <w:rPr>
                <w:lang w:val="en-GB"/>
              </w:rPr>
            </w:pPr>
            <w:r>
              <w:rPr>
                <w:lang w:val="en-GB"/>
              </w:rPr>
              <w:t>Electronic Control Unit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EPS</w:t>
            </w:r>
          </w:p>
        </w:tc>
        <w:tc>
          <w:tcPr>
            <w:tcW w:w="7478" w:type="dxa"/>
          </w:tcPr>
          <w:p w:rsidR="00D03420" w:rsidRDefault="00D03420" w:rsidP="00C04906">
            <w:pPr>
              <w:pStyle w:val="Corps"/>
              <w:spacing w:before="120" w:after="120"/>
              <w:ind w:left="0"/>
              <w:rPr>
                <w:lang w:val="en-GB"/>
              </w:rPr>
            </w:pPr>
            <w:r>
              <w:rPr>
                <w:lang w:val="en-GB"/>
              </w:rPr>
              <w:t>Electrical Propulsion System</w:t>
            </w:r>
          </w:p>
        </w:tc>
      </w:tr>
      <w:tr w:rsidR="00D336DA" w:rsidTr="00D77265">
        <w:tc>
          <w:tcPr>
            <w:tcW w:w="1667" w:type="dxa"/>
          </w:tcPr>
          <w:p w:rsidR="00D336DA" w:rsidRDefault="00D336DA" w:rsidP="00C04906">
            <w:pPr>
              <w:pStyle w:val="Corps"/>
              <w:spacing w:before="120" w:after="120"/>
              <w:ind w:left="0"/>
              <w:jc w:val="center"/>
              <w:rPr>
                <w:lang w:val="en-GB"/>
              </w:rPr>
            </w:pPr>
            <w:r>
              <w:rPr>
                <w:lang w:val="en-GB"/>
              </w:rPr>
              <w:t>FB</w:t>
            </w:r>
          </w:p>
        </w:tc>
        <w:tc>
          <w:tcPr>
            <w:tcW w:w="7478" w:type="dxa"/>
          </w:tcPr>
          <w:p w:rsidR="00D336DA" w:rsidRDefault="00D336DA" w:rsidP="00C04906">
            <w:pPr>
              <w:pStyle w:val="Corps"/>
              <w:spacing w:before="120" w:after="120"/>
              <w:ind w:left="0"/>
              <w:rPr>
                <w:lang w:val="en-GB"/>
              </w:rPr>
            </w:pPr>
            <w:r>
              <w:rPr>
                <w:lang w:val="en-GB"/>
              </w:rPr>
              <w:t>Failure Bit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FC</w:t>
            </w:r>
          </w:p>
        </w:tc>
        <w:tc>
          <w:tcPr>
            <w:tcW w:w="7478" w:type="dxa"/>
          </w:tcPr>
          <w:p w:rsidR="00D03420" w:rsidRDefault="00D03420" w:rsidP="00C04906">
            <w:pPr>
              <w:pStyle w:val="Corps"/>
              <w:spacing w:before="120" w:after="120"/>
              <w:ind w:left="0"/>
              <w:rPr>
                <w:lang w:val="en-GB"/>
              </w:rPr>
            </w:pPr>
            <w:r>
              <w:rPr>
                <w:lang w:val="en-GB"/>
              </w:rPr>
              <w:t>Fuel Cell</w:t>
            </w:r>
          </w:p>
        </w:tc>
      </w:tr>
      <w:tr w:rsidR="006F039B" w:rsidTr="00D77265">
        <w:tc>
          <w:tcPr>
            <w:tcW w:w="1667" w:type="dxa"/>
          </w:tcPr>
          <w:p w:rsidR="006F039B" w:rsidRDefault="006F039B" w:rsidP="00C04906">
            <w:pPr>
              <w:pStyle w:val="Corps"/>
              <w:spacing w:before="120" w:after="120"/>
              <w:ind w:left="0"/>
              <w:jc w:val="center"/>
              <w:rPr>
                <w:lang w:val="en-GB"/>
              </w:rPr>
            </w:pPr>
            <w:r>
              <w:rPr>
                <w:lang w:val="en-GB"/>
              </w:rPr>
              <w:t>FCs</w:t>
            </w:r>
          </w:p>
        </w:tc>
        <w:tc>
          <w:tcPr>
            <w:tcW w:w="7478" w:type="dxa"/>
          </w:tcPr>
          <w:p w:rsidR="006F039B" w:rsidRDefault="006F039B" w:rsidP="00C04906">
            <w:pPr>
              <w:pStyle w:val="Corps"/>
              <w:spacing w:before="120" w:after="120"/>
              <w:ind w:left="0"/>
              <w:rPr>
                <w:lang w:val="en-GB"/>
              </w:rPr>
            </w:pPr>
            <w:r>
              <w:rPr>
                <w:lang w:val="en-GB"/>
              </w:rPr>
              <w:t>Failure Conditions</w:t>
            </w:r>
          </w:p>
        </w:tc>
      </w:tr>
      <w:tr w:rsidR="000E1A8C" w:rsidTr="00D77265">
        <w:tc>
          <w:tcPr>
            <w:tcW w:w="1667" w:type="dxa"/>
          </w:tcPr>
          <w:p w:rsidR="000E1A8C" w:rsidRDefault="000E1A8C" w:rsidP="00C04906">
            <w:pPr>
              <w:pStyle w:val="Corps"/>
              <w:spacing w:before="120" w:after="120"/>
              <w:ind w:left="0"/>
              <w:jc w:val="center"/>
              <w:rPr>
                <w:lang w:val="en-GB"/>
              </w:rPr>
            </w:pPr>
            <w:r>
              <w:rPr>
                <w:lang w:val="en-GB"/>
              </w:rPr>
              <w:t>FCS</w:t>
            </w:r>
          </w:p>
        </w:tc>
        <w:tc>
          <w:tcPr>
            <w:tcW w:w="7478" w:type="dxa"/>
          </w:tcPr>
          <w:p w:rsidR="000E1A8C" w:rsidRDefault="000E1A8C" w:rsidP="00C04906">
            <w:pPr>
              <w:pStyle w:val="Corps"/>
              <w:spacing w:before="120" w:after="120"/>
              <w:ind w:left="0"/>
              <w:rPr>
                <w:lang w:val="en-GB"/>
              </w:rPr>
            </w:pPr>
            <w:r>
              <w:rPr>
                <w:lang w:val="en-GB"/>
              </w:rPr>
              <w:t>Flight Control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F_BC</w:t>
            </w:r>
          </w:p>
        </w:tc>
        <w:tc>
          <w:tcPr>
            <w:tcW w:w="7478" w:type="dxa"/>
          </w:tcPr>
          <w:p w:rsidR="00D03420" w:rsidRDefault="00D03420" w:rsidP="00C04906">
            <w:pPr>
              <w:pStyle w:val="Corps"/>
              <w:spacing w:before="120" w:after="120"/>
              <w:ind w:left="0"/>
              <w:rPr>
                <w:lang w:val="en-GB"/>
              </w:rPr>
            </w:pPr>
            <w:r>
              <w:rPr>
                <w:lang w:val="en-GB"/>
              </w:rPr>
              <w:t>Function Braking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F_CM</w:t>
            </w:r>
          </w:p>
        </w:tc>
        <w:tc>
          <w:tcPr>
            <w:tcW w:w="7478" w:type="dxa"/>
          </w:tcPr>
          <w:p w:rsidR="00D03420" w:rsidRDefault="00D03420" w:rsidP="00C04906">
            <w:pPr>
              <w:pStyle w:val="Corps"/>
              <w:spacing w:before="120" w:after="120"/>
              <w:ind w:left="0"/>
              <w:rPr>
                <w:lang w:val="en-GB"/>
              </w:rPr>
            </w:pPr>
            <w:r>
              <w:rPr>
                <w:lang w:val="en-GB"/>
              </w:rPr>
              <w:t>Function Communication Management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F_EL</w:t>
            </w:r>
          </w:p>
        </w:tc>
        <w:tc>
          <w:tcPr>
            <w:tcW w:w="7478" w:type="dxa"/>
          </w:tcPr>
          <w:p w:rsidR="00D03420" w:rsidRDefault="00D03420" w:rsidP="00C04906">
            <w:pPr>
              <w:pStyle w:val="Corps"/>
              <w:spacing w:before="120" w:after="120"/>
              <w:ind w:left="0"/>
              <w:rPr>
                <w:lang w:val="en-GB"/>
              </w:rPr>
            </w:pPr>
            <w:r>
              <w:rPr>
                <w:lang w:val="en-GB"/>
              </w:rPr>
              <w:t>Function Emergency Landing</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F_EM</w:t>
            </w:r>
          </w:p>
        </w:tc>
        <w:tc>
          <w:tcPr>
            <w:tcW w:w="7478" w:type="dxa"/>
          </w:tcPr>
          <w:p w:rsidR="00D03420" w:rsidRDefault="00D03420" w:rsidP="00C04906">
            <w:pPr>
              <w:pStyle w:val="Corps"/>
              <w:spacing w:before="120" w:after="120"/>
              <w:ind w:left="0"/>
              <w:rPr>
                <w:lang w:val="en-GB"/>
              </w:rPr>
            </w:pPr>
            <w:r>
              <w:rPr>
                <w:lang w:val="en-GB"/>
              </w:rPr>
              <w:t>Function Energy Management</w:t>
            </w:r>
          </w:p>
        </w:tc>
      </w:tr>
      <w:tr w:rsidR="00601E2E" w:rsidTr="00D77265">
        <w:tc>
          <w:tcPr>
            <w:tcW w:w="1667" w:type="dxa"/>
          </w:tcPr>
          <w:p w:rsidR="00601E2E" w:rsidRDefault="00601E2E" w:rsidP="00C04906">
            <w:pPr>
              <w:pStyle w:val="Corps"/>
              <w:spacing w:before="120" w:after="120"/>
              <w:ind w:left="0"/>
              <w:jc w:val="center"/>
              <w:rPr>
                <w:lang w:val="en-GB"/>
              </w:rPr>
            </w:pPr>
            <w:r>
              <w:rPr>
                <w:lang w:val="en-GB"/>
              </w:rPr>
              <w:t>F_MC</w:t>
            </w:r>
          </w:p>
        </w:tc>
        <w:tc>
          <w:tcPr>
            <w:tcW w:w="7478" w:type="dxa"/>
          </w:tcPr>
          <w:p w:rsidR="00601E2E" w:rsidRDefault="00601E2E" w:rsidP="00C04906">
            <w:pPr>
              <w:pStyle w:val="Corps"/>
              <w:spacing w:before="120" w:after="120"/>
              <w:ind w:left="0"/>
              <w:rPr>
                <w:lang w:val="en-GB"/>
              </w:rPr>
            </w:pPr>
            <w:r>
              <w:rPr>
                <w:lang w:val="en-GB"/>
              </w:rPr>
              <w:t>Function Mission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F_MM</w:t>
            </w:r>
          </w:p>
        </w:tc>
        <w:tc>
          <w:tcPr>
            <w:tcW w:w="7478" w:type="dxa"/>
          </w:tcPr>
          <w:p w:rsidR="00D03420" w:rsidRDefault="00D03420" w:rsidP="00C04906">
            <w:pPr>
              <w:pStyle w:val="Corps"/>
              <w:spacing w:before="120" w:after="120"/>
              <w:ind w:left="0"/>
              <w:rPr>
                <w:lang w:val="en-GB"/>
              </w:rPr>
            </w:pPr>
            <w:r>
              <w:rPr>
                <w:lang w:val="en-GB"/>
              </w:rPr>
              <w:t>Function Mission Management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F_PC</w:t>
            </w:r>
          </w:p>
        </w:tc>
        <w:tc>
          <w:tcPr>
            <w:tcW w:w="7478" w:type="dxa"/>
          </w:tcPr>
          <w:p w:rsidR="00D03420" w:rsidRDefault="00D03420" w:rsidP="00C04906">
            <w:pPr>
              <w:pStyle w:val="Corps"/>
              <w:spacing w:before="120" w:after="120"/>
              <w:ind w:left="0"/>
              <w:rPr>
                <w:lang w:val="en-GB"/>
              </w:rPr>
            </w:pPr>
            <w:r>
              <w:rPr>
                <w:lang w:val="en-GB"/>
              </w:rPr>
              <w:t>Function Propulsion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FDIR</w:t>
            </w:r>
          </w:p>
        </w:tc>
        <w:tc>
          <w:tcPr>
            <w:tcW w:w="7478" w:type="dxa"/>
          </w:tcPr>
          <w:p w:rsidR="00D03420" w:rsidRDefault="00D03420" w:rsidP="00C04906">
            <w:pPr>
              <w:pStyle w:val="Corps"/>
              <w:spacing w:before="120" w:after="120"/>
              <w:ind w:left="0"/>
              <w:rPr>
                <w:lang w:val="en-GB"/>
              </w:rPr>
            </w:pPr>
            <w:r>
              <w:rPr>
                <w:lang w:val="en-GB"/>
              </w:rPr>
              <w:t>Fault Detection Isolation Recovery</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lastRenderedPageBreak/>
              <w:t>FWC</w:t>
            </w:r>
          </w:p>
        </w:tc>
        <w:tc>
          <w:tcPr>
            <w:tcW w:w="7478" w:type="dxa"/>
          </w:tcPr>
          <w:p w:rsidR="00D03420" w:rsidRDefault="00D03420" w:rsidP="00C04906">
            <w:pPr>
              <w:pStyle w:val="Corps"/>
              <w:spacing w:before="120" w:after="120"/>
              <w:ind w:left="0"/>
              <w:rPr>
                <w:lang w:val="en-GB"/>
              </w:rPr>
            </w:pPr>
            <w:r>
              <w:rPr>
                <w:lang w:val="en-GB"/>
              </w:rPr>
              <w:t>Favourable Wind Conditions</w:t>
            </w:r>
          </w:p>
        </w:tc>
      </w:tr>
      <w:tr w:rsidR="00B83F6D" w:rsidTr="00D77265">
        <w:tc>
          <w:tcPr>
            <w:tcW w:w="1667" w:type="dxa"/>
          </w:tcPr>
          <w:p w:rsidR="00B83F6D" w:rsidRDefault="00B83F6D" w:rsidP="00C04906">
            <w:pPr>
              <w:pStyle w:val="Corps"/>
              <w:spacing w:before="120" w:after="120"/>
              <w:ind w:left="0"/>
              <w:jc w:val="center"/>
              <w:rPr>
                <w:lang w:val="en-GB"/>
              </w:rPr>
            </w:pPr>
            <w:r>
              <w:rPr>
                <w:lang w:val="en-GB"/>
              </w:rPr>
              <w:t>GNC</w:t>
            </w:r>
          </w:p>
        </w:tc>
        <w:tc>
          <w:tcPr>
            <w:tcW w:w="7478" w:type="dxa"/>
          </w:tcPr>
          <w:p w:rsidR="00B83F6D" w:rsidRDefault="00B83F6D" w:rsidP="00C04906">
            <w:pPr>
              <w:pStyle w:val="Corps"/>
              <w:spacing w:before="120" w:after="120"/>
              <w:ind w:left="0"/>
              <w:rPr>
                <w:lang w:val="en-GB"/>
              </w:rPr>
            </w:pPr>
            <w:r>
              <w:rPr>
                <w:lang w:val="en-GB"/>
              </w:rPr>
              <w:t>Guidance Navigation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HBS</w:t>
            </w:r>
          </w:p>
        </w:tc>
        <w:tc>
          <w:tcPr>
            <w:tcW w:w="7478" w:type="dxa"/>
          </w:tcPr>
          <w:p w:rsidR="00D03420" w:rsidRDefault="00974970" w:rsidP="00C04906">
            <w:pPr>
              <w:pStyle w:val="Corps"/>
              <w:spacing w:before="120" w:after="120"/>
              <w:ind w:left="0"/>
              <w:rPr>
                <w:lang w:val="en-GB"/>
              </w:rPr>
            </w:pPr>
            <w:r>
              <w:rPr>
                <w:lang w:val="en-GB"/>
              </w:rPr>
              <w:t>Hydraulic</w:t>
            </w:r>
            <w:r w:rsidR="00D03420">
              <w:rPr>
                <w:lang w:val="en-GB"/>
              </w:rPr>
              <w:t xml:space="preserve"> Braking System</w:t>
            </w:r>
          </w:p>
        </w:tc>
      </w:tr>
      <w:tr w:rsidR="001561F9" w:rsidTr="00D77265">
        <w:tc>
          <w:tcPr>
            <w:tcW w:w="1667" w:type="dxa"/>
          </w:tcPr>
          <w:p w:rsidR="001561F9" w:rsidRDefault="001561F9" w:rsidP="00C04906">
            <w:pPr>
              <w:pStyle w:val="Corps"/>
              <w:spacing w:before="120" w:after="120"/>
              <w:ind w:left="0"/>
              <w:jc w:val="center"/>
              <w:rPr>
                <w:lang w:val="en-GB"/>
              </w:rPr>
            </w:pPr>
            <w:r>
              <w:rPr>
                <w:lang w:val="en-GB"/>
              </w:rPr>
              <w:t>HVCC</w:t>
            </w:r>
          </w:p>
        </w:tc>
        <w:tc>
          <w:tcPr>
            <w:tcW w:w="7478" w:type="dxa"/>
          </w:tcPr>
          <w:p w:rsidR="001561F9" w:rsidRDefault="001561F9" w:rsidP="00C04906">
            <w:pPr>
              <w:pStyle w:val="Corps"/>
              <w:spacing w:before="120" w:after="120"/>
              <w:ind w:left="0"/>
              <w:rPr>
                <w:lang w:val="en-GB"/>
              </w:rPr>
            </w:pPr>
            <w:r>
              <w:rPr>
                <w:lang w:val="en-GB"/>
              </w:rPr>
              <w:t>High Voltage Continuous Current</w:t>
            </w:r>
          </w:p>
        </w:tc>
      </w:tr>
      <w:tr w:rsidR="00A132A4" w:rsidRPr="00043C1E" w:rsidTr="00D77265">
        <w:tc>
          <w:tcPr>
            <w:tcW w:w="1667" w:type="dxa"/>
          </w:tcPr>
          <w:p w:rsidR="00A132A4" w:rsidRDefault="00A132A4" w:rsidP="00C04906">
            <w:pPr>
              <w:pStyle w:val="Corps"/>
              <w:spacing w:before="120" w:after="120"/>
              <w:ind w:left="0"/>
              <w:jc w:val="center"/>
              <w:rPr>
                <w:lang w:val="en-GB"/>
              </w:rPr>
            </w:pPr>
            <w:r>
              <w:rPr>
                <w:lang w:val="en-GB"/>
              </w:rPr>
              <w:t>IS</w:t>
            </w:r>
          </w:p>
        </w:tc>
        <w:tc>
          <w:tcPr>
            <w:tcW w:w="7478" w:type="dxa"/>
          </w:tcPr>
          <w:p w:rsidR="00A132A4" w:rsidRDefault="00A132A4" w:rsidP="00C04906">
            <w:pPr>
              <w:pStyle w:val="Corps"/>
              <w:spacing w:before="120" w:after="120"/>
              <w:ind w:left="0"/>
              <w:rPr>
                <w:lang w:val="en-GB"/>
              </w:rPr>
            </w:pPr>
            <w:r>
              <w:rPr>
                <w:lang w:val="en-GB"/>
              </w:rPr>
              <w:t>International System (of physical units)</w:t>
            </w:r>
          </w:p>
        </w:tc>
      </w:tr>
      <w:tr w:rsidR="009B0F85" w:rsidRPr="002F51F7" w:rsidTr="00D77265">
        <w:tc>
          <w:tcPr>
            <w:tcW w:w="1667" w:type="dxa"/>
          </w:tcPr>
          <w:p w:rsidR="009B0F85" w:rsidRDefault="009B0F85" w:rsidP="00C04906">
            <w:pPr>
              <w:pStyle w:val="Corps"/>
              <w:spacing w:before="120" w:after="120"/>
              <w:ind w:left="0"/>
              <w:jc w:val="center"/>
              <w:rPr>
                <w:lang w:val="en-GB"/>
              </w:rPr>
            </w:pPr>
            <w:r>
              <w:rPr>
                <w:lang w:val="en-GB"/>
              </w:rPr>
              <w:t>ISO OSI</w:t>
            </w:r>
          </w:p>
        </w:tc>
        <w:tc>
          <w:tcPr>
            <w:tcW w:w="7478" w:type="dxa"/>
          </w:tcPr>
          <w:p w:rsidR="009B0F85" w:rsidRDefault="009B0F85" w:rsidP="00C04906">
            <w:pPr>
              <w:pStyle w:val="Corps"/>
              <w:spacing w:before="120" w:after="120"/>
              <w:ind w:left="0"/>
              <w:rPr>
                <w:lang w:val="en-GB"/>
              </w:rPr>
            </w:pPr>
            <w:r>
              <w:rPr>
                <w:lang w:val="en-GB"/>
              </w:rPr>
              <w:t>International Standard Organisation Open Systems Interconnection</w:t>
            </w:r>
          </w:p>
        </w:tc>
      </w:tr>
      <w:tr w:rsidR="00094185" w:rsidTr="00D77265">
        <w:tc>
          <w:tcPr>
            <w:tcW w:w="1667" w:type="dxa"/>
          </w:tcPr>
          <w:p w:rsidR="00094185" w:rsidRDefault="00094185" w:rsidP="00C04906">
            <w:pPr>
              <w:pStyle w:val="Corps"/>
              <w:spacing w:before="120" w:after="120"/>
              <w:ind w:left="0"/>
              <w:jc w:val="center"/>
              <w:rPr>
                <w:lang w:val="en-GB"/>
              </w:rPr>
            </w:pPr>
            <w:proofErr w:type="spellStart"/>
            <w:r>
              <w:rPr>
                <w:lang w:val="en-GB"/>
              </w:rPr>
              <w:t>kt</w:t>
            </w:r>
            <w:proofErr w:type="spellEnd"/>
          </w:p>
        </w:tc>
        <w:tc>
          <w:tcPr>
            <w:tcW w:w="7478" w:type="dxa"/>
          </w:tcPr>
          <w:p w:rsidR="00094185" w:rsidRDefault="00094185" w:rsidP="00C04906">
            <w:pPr>
              <w:pStyle w:val="Corps"/>
              <w:spacing w:before="120" w:after="120"/>
              <w:ind w:left="0"/>
              <w:rPr>
                <w:lang w:val="en-GB"/>
              </w:rPr>
            </w:pPr>
            <w:r>
              <w:rPr>
                <w:lang w:val="en-GB"/>
              </w:rPr>
              <w:t xml:space="preserve">Knot </w:t>
            </w:r>
          </w:p>
        </w:tc>
      </w:tr>
      <w:tr w:rsidR="006B124F" w:rsidTr="00D77265">
        <w:tc>
          <w:tcPr>
            <w:tcW w:w="1667" w:type="dxa"/>
          </w:tcPr>
          <w:p w:rsidR="006B124F" w:rsidRDefault="006B124F" w:rsidP="00C04906">
            <w:pPr>
              <w:pStyle w:val="Corps"/>
              <w:spacing w:before="120" w:after="120"/>
              <w:ind w:left="0"/>
              <w:jc w:val="center"/>
              <w:rPr>
                <w:lang w:val="en-GB"/>
              </w:rPr>
            </w:pPr>
            <w:r>
              <w:rPr>
                <w:lang w:val="en-GB"/>
              </w:rPr>
              <w:t>LED</w:t>
            </w:r>
          </w:p>
        </w:tc>
        <w:tc>
          <w:tcPr>
            <w:tcW w:w="7478" w:type="dxa"/>
          </w:tcPr>
          <w:p w:rsidR="006B124F" w:rsidRDefault="006B124F" w:rsidP="00C04906">
            <w:pPr>
              <w:pStyle w:val="Corps"/>
              <w:spacing w:before="120" w:after="120"/>
              <w:ind w:left="0"/>
              <w:rPr>
                <w:lang w:val="en-GB"/>
              </w:rPr>
            </w:pPr>
            <w:r>
              <w:rPr>
                <w:lang w:val="en-GB"/>
              </w:rPr>
              <w:t>Light Electrolumi</w:t>
            </w:r>
            <w:r w:rsidR="009669AA">
              <w:rPr>
                <w:lang w:val="en-GB"/>
              </w:rPr>
              <w:t>nescent Diode</w:t>
            </w:r>
          </w:p>
        </w:tc>
      </w:tr>
      <w:tr w:rsidR="00D93DCA" w:rsidTr="00D77265">
        <w:tc>
          <w:tcPr>
            <w:tcW w:w="1667" w:type="dxa"/>
          </w:tcPr>
          <w:p w:rsidR="00D93DCA" w:rsidRDefault="00D93DCA" w:rsidP="00C04906">
            <w:pPr>
              <w:pStyle w:val="Corps"/>
              <w:spacing w:before="120" w:after="120"/>
              <w:ind w:left="0"/>
              <w:jc w:val="center"/>
              <w:rPr>
                <w:lang w:val="en-GB"/>
              </w:rPr>
            </w:pPr>
            <w:r>
              <w:rPr>
                <w:lang w:val="en-GB"/>
              </w:rPr>
              <w:t>MMI</w:t>
            </w:r>
          </w:p>
        </w:tc>
        <w:tc>
          <w:tcPr>
            <w:tcW w:w="7478" w:type="dxa"/>
          </w:tcPr>
          <w:p w:rsidR="00D93DCA" w:rsidRDefault="00D93DCA" w:rsidP="00C04906">
            <w:pPr>
              <w:pStyle w:val="Corps"/>
              <w:spacing w:before="120" w:after="120"/>
              <w:ind w:left="0"/>
              <w:rPr>
                <w:lang w:val="en-GB"/>
              </w:rPr>
            </w:pPr>
            <w:r>
              <w:rPr>
                <w:lang w:val="en-GB"/>
              </w:rPr>
              <w:t>Man Machine Interface</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MS</w:t>
            </w:r>
          </w:p>
        </w:tc>
        <w:tc>
          <w:tcPr>
            <w:tcW w:w="7478" w:type="dxa"/>
          </w:tcPr>
          <w:p w:rsidR="00D03420" w:rsidRDefault="00D03420" w:rsidP="00C04906">
            <w:pPr>
              <w:pStyle w:val="Corps"/>
              <w:spacing w:before="120" w:after="120"/>
              <w:ind w:left="0"/>
              <w:rPr>
                <w:lang w:val="en-GB"/>
              </w:rPr>
            </w:pPr>
            <w:r>
              <w:rPr>
                <w:lang w:val="en-GB"/>
              </w:rPr>
              <w:t>Maintenance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MMS</w:t>
            </w:r>
          </w:p>
        </w:tc>
        <w:tc>
          <w:tcPr>
            <w:tcW w:w="7478" w:type="dxa"/>
          </w:tcPr>
          <w:p w:rsidR="00D03420" w:rsidRDefault="00D03420" w:rsidP="00C04906">
            <w:pPr>
              <w:pStyle w:val="Corps"/>
              <w:spacing w:before="120" w:after="120"/>
              <w:ind w:left="0"/>
              <w:rPr>
                <w:lang w:val="en-GB"/>
              </w:rPr>
            </w:pPr>
            <w:r>
              <w:rPr>
                <w:lang w:val="en-GB"/>
              </w:rPr>
              <w:t>Mission Management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MTOW</w:t>
            </w:r>
          </w:p>
        </w:tc>
        <w:tc>
          <w:tcPr>
            <w:tcW w:w="7478" w:type="dxa"/>
          </w:tcPr>
          <w:p w:rsidR="00D03420" w:rsidRDefault="00D03420" w:rsidP="00C04906">
            <w:pPr>
              <w:pStyle w:val="Corps"/>
              <w:spacing w:before="120" w:after="120"/>
              <w:ind w:left="0"/>
              <w:rPr>
                <w:lang w:val="en-GB"/>
              </w:rPr>
            </w:pPr>
            <w:r>
              <w:rPr>
                <w:lang w:val="en-GB"/>
              </w:rPr>
              <w:t>Maximal Take-Off Weight</w:t>
            </w:r>
          </w:p>
        </w:tc>
      </w:tr>
      <w:tr w:rsidR="00891ADD" w:rsidTr="00D77265">
        <w:tc>
          <w:tcPr>
            <w:tcW w:w="1667" w:type="dxa"/>
          </w:tcPr>
          <w:p w:rsidR="00891ADD" w:rsidRDefault="00891ADD" w:rsidP="00C04906">
            <w:pPr>
              <w:pStyle w:val="Corps"/>
              <w:spacing w:before="120" w:after="120"/>
              <w:ind w:left="0"/>
              <w:jc w:val="center"/>
              <w:rPr>
                <w:lang w:val="en-GB"/>
              </w:rPr>
            </w:pPr>
            <w:r>
              <w:rPr>
                <w:lang w:val="en-GB"/>
              </w:rPr>
              <w:t>MTTR</w:t>
            </w:r>
          </w:p>
        </w:tc>
        <w:tc>
          <w:tcPr>
            <w:tcW w:w="7478" w:type="dxa"/>
          </w:tcPr>
          <w:p w:rsidR="00891ADD" w:rsidRDefault="00891ADD" w:rsidP="00C04906">
            <w:pPr>
              <w:pStyle w:val="Corps"/>
              <w:spacing w:before="120" w:after="120"/>
              <w:ind w:left="0"/>
              <w:rPr>
                <w:lang w:val="en-GB"/>
              </w:rPr>
            </w:pPr>
            <w:r>
              <w:rPr>
                <w:lang w:val="en-GB"/>
              </w:rPr>
              <w:t>Mean Time To Repair</w:t>
            </w:r>
          </w:p>
        </w:tc>
      </w:tr>
      <w:tr w:rsidR="00666E0E" w:rsidTr="00D77265">
        <w:tc>
          <w:tcPr>
            <w:tcW w:w="1667" w:type="dxa"/>
          </w:tcPr>
          <w:p w:rsidR="00666E0E" w:rsidRDefault="00666E0E" w:rsidP="00C04906">
            <w:pPr>
              <w:pStyle w:val="Corps"/>
              <w:spacing w:before="120" w:after="120"/>
              <w:ind w:left="0"/>
              <w:jc w:val="center"/>
              <w:rPr>
                <w:lang w:val="en-GB"/>
              </w:rPr>
            </w:pPr>
            <w:proofErr w:type="spellStart"/>
            <w:r>
              <w:rPr>
                <w:lang w:val="en-GB"/>
              </w:rPr>
              <w:t>n.m</w:t>
            </w:r>
            <w:proofErr w:type="spellEnd"/>
          </w:p>
        </w:tc>
        <w:tc>
          <w:tcPr>
            <w:tcW w:w="7478" w:type="dxa"/>
          </w:tcPr>
          <w:p w:rsidR="00666E0E" w:rsidRDefault="00666E0E" w:rsidP="00C04906">
            <w:pPr>
              <w:pStyle w:val="Corps"/>
              <w:spacing w:before="120" w:after="120"/>
              <w:ind w:left="0"/>
              <w:rPr>
                <w:lang w:val="en-GB"/>
              </w:rPr>
            </w:pPr>
            <w:proofErr w:type="spellStart"/>
            <w:r>
              <w:rPr>
                <w:lang w:val="en-GB"/>
              </w:rPr>
              <w:t>nautic</w:t>
            </w:r>
            <w:proofErr w:type="spellEnd"/>
            <w:r>
              <w:rPr>
                <w:lang w:val="en-GB"/>
              </w:rPr>
              <w:t xml:space="preserve"> miles</w:t>
            </w:r>
          </w:p>
        </w:tc>
      </w:tr>
      <w:tr w:rsidR="00CF4D0A" w:rsidTr="00D77265">
        <w:tc>
          <w:tcPr>
            <w:tcW w:w="1667" w:type="dxa"/>
          </w:tcPr>
          <w:p w:rsidR="00CF4D0A" w:rsidRDefault="00CF4D0A" w:rsidP="00C04906">
            <w:pPr>
              <w:pStyle w:val="Corps"/>
              <w:spacing w:before="120" w:after="120"/>
              <w:ind w:left="0"/>
              <w:jc w:val="center"/>
              <w:rPr>
                <w:lang w:val="en-GB"/>
              </w:rPr>
            </w:pPr>
            <w:r>
              <w:rPr>
                <w:lang w:val="en-GB"/>
              </w:rPr>
              <w:t>PDI</w:t>
            </w:r>
          </w:p>
        </w:tc>
        <w:tc>
          <w:tcPr>
            <w:tcW w:w="7478" w:type="dxa"/>
          </w:tcPr>
          <w:p w:rsidR="00CF4D0A" w:rsidRDefault="00CF4D0A" w:rsidP="00C04906">
            <w:pPr>
              <w:pStyle w:val="Corps"/>
              <w:spacing w:before="120" w:after="120"/>
              <w:ind w:left="0"/>
              <w:rPr>
                <w:lang w:val="en-GB"/>
              </w:rPr>
            </w:pPr>
            <w:r>
              <w:rPr>
                <w:lang w:val="en-GB"/>
              </w:rPr>
              <w:t>Parameter Data Item</w:t>
            </w:r>
          </w:p>
        </w:tc>
      </w:tr>
      <w:tr w:rsidR="001562D8" w:rsidTr="00D77265">
        <w:tc>
          <w:tcPr>
            <w:tcW w:w="1667" w:type="dxa"/>
          </w:tcPr>
          <w:p w:rsidR="001562D8" w:rsidRDefault="001562D8" w:rsidP="00C04906">
            <w:pPr>
              <w:pStyle w:val="Corps"/>
              <w:spacing w:before="120" w:after="120"/>
              <w:ind w:left="0"/>
              <w:jc w:val="center"/>
              <w:rPr>
                <w:lang w:val="en-GB"/>
              </w:rPr>
            </w:pPr>
            <w:r>
              <w:rPr>
                <w:lang w:val="en-GB"/>
              </w:rPr>
              <w:t>PEPS</w:t>
            </w:r>
          </w:p>
        </w:tc>
        <w:tc>
          <w:tcPr>
            <w:tcW w:w="7478" w:type="dxa"/>
          </w:tcPr>
          <w:p w:rsidR="001562D8" w:rsidRDefault="001562D8" w:rsidP="00C04906">
            <w:pPr>
              <w:pStyle w:val="Corps"/>
              <w:spacing w:before="120" w:after="120"/>
              <w:ind w:left="0"/>
              <w:rPr>
                <w:lang w:val="en-GB"/>
              </w:rPr>
            </w:pPr>
            <w:r>
              <w:rPr>
                <w:lang w:val="en-GB"/>
              </w:rPr>
              <w:t>Primary Electrical Power Source</w:t>
            </w:r>
          </w:p>
        </w:tc>
      </w:tr>
      <w:tr w:rsidR="00451864" w:rsidTr="00D77265">
        <w:tc>
          <w:tcPr>
            <w:tcW w:w="1667" w:type="dxa"/>
          </w:tcPr>
          <w:p w:rsidR="00451864" w:rsidRDefault="00451864" w:rsidP="00C04906">
            <w:pPr>
              <w:pStyle w:val="Corps"/>
              <w:spacing w:before="120" w:after="120"/>
              <w:ind w:left="0"/>
              <w:jc w:val="center"/>
              <w:rPr>
                <w:lang w:val="en-GB"/>
              </w:rPr>
            </w:pPr>
            <w:r>
              <w:rPr>
                <w:lang w:val="en-GB"/>
              </w:rPr>
              <w:t>PI</w:t>
            </w:r>
          </w:p>
        </w:tc>
        <w:tc>
          <w:tcPr>
            <w:tcW w:w="7478" w:type="dxa"/>
          </w:tcPr>
          <w:p w:rsidR="00451864" w:rsidRDefault="00451864" w:rsidP="00C04906">
            <w:pPr>
              <w:pStyle w:val="Corps"/>
              <w:spacing w:before="120" w:after="120"/>
              <w:ind w:left="0"/>
              <w:rPr>
                <w:lang w:val="en-GB"/>
              </w:rPr>
            </w:pPr>
            <w:r>
              <w:rPr>
                <w:lang w:val="en-GB"/>
              </w:rPr>
              <w:t>Proportional Integral</w:t>
            </w:r>
          </w:p>
        </w:tc>
      </w:tr>
      <w:tr w:rsidR="001562D8" w:rsidTr="00D77265">
        <w:tc>
          <w:tcPr>
            <w:tcW w:w="1667" w:type="dxa"/>
          </w:tcPr>
          <w:p w:rsidR="001562D8" w:rsidRDefault="001562D8" w:rsidP="00C04906">
            <w:pPr>
              <w:pStyle w:val="Corps"/>
              <w:spacing w:before="120" w:after="120"/>
              <w:ind w:left="0"/>
              <w:jc w:val="center"/>
              <w:rPr>
                <w:lang w:val="en-GB"/>
              </w:rPr>
            </w:pPr>
            <w:r>
              <w:rPr>
                <w:lang w:val="en-GB"/>
              </w:rPr>
              <w:t>SEPS</w:t>
            </w:r>
          </w:p>
        </w:tc>
        <w:tc>
          <w:tcPr>
            <w:tcW w:w="7478" w:type="dxa"/>
          </w:tcPr>
          <w:p w:rsidR="001562D8" w:rsidRDefault="001562D8" w:rsidP="00C04906">
            <w:pPr>
              <w:pStyle w:val="Corps"/>
              <w:spacing w:before="120" w:after="120"/>
              <w:ind w:left="0"/>
              <w:rPr>
                <w:lang w:val="en-GB"/>
              </w:rPr>
            </w:pPr>
            <w:r>
              <w:rPr>
                <w:lang w:val="en-GB"/>
              </w:rPr>
              <w:t>Secondary Electrical Power Source</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SIC</w:t>
            </w:r>
          </w:p>
        </w:tc>
        <w:tc>
          <w:tcPr>
            <w:tcW w:w="7478" w:type="dxa"/>
          </w:tcPr>
          <w:p w:rsidR="00D03420" w:rsidRDefault="00D03420" w:rsidP="00C04906">
            <w:pPr>
              <w:pStyle w:val="Corps"/>
              <w:spacing w:before="120" w:after="120"/>
              <w:ind w:left="0"/>
              <w:rPr>
                <w:lang w:val="en-GB"/>
              </w:rPr>
            </w:pPr>
            <w:r>
              <w:rPr>
                <w:lang w:val="en-GB"/>
              </w:rPr>
              <w:t>Standard Icing Conditions</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SWC</w:t>
            </w:r>
          </w:p>
        </w:tc>
        <w:tc>
          <w:tcPr>
            <w:tcW w:w="7478" w:type="dxa"/>
          </w:tcPr>
          <w:p w:rsidR="00D03420" w:rsidRDefault="00D03420" w:rsidP="00C04906">
            <w:pPr>
              <w:pStyle w:val="Corps"/>
              <w:spacing w:before="120" w:after="120"/>
              <w:ind w:left="0"/>
              <w:rPr>
                <w:lang w:val="en-GB"/>
              </w:rPr>
            </w:pPr>
            <w:r>
              <w:rPr>
                <w:lang w:val="en-GB"/>
              </w:rPr>
              <w:t>Standard Wind Condition</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UAV</w:t>
            </w:r>
          </w:p>
        </w:tc>
        <w:tc>
          <w:tcPr>
            <w:tcW w:w="7478" w:type="dxa"/>
          </w:tcPr>
          <w:p w:rsidR="00D03420" w:rsidRDefault="00D03420" w:rsidP="00C04906">
            <w:pPr>
              <w:pStyle w:val="Corps"/>
              <w:spacing w:before="120" w:after="120"/>
              <w:ind w:left="0"/>
              <w:rPr>
                <w:lang w:val="en-GB"/>
              </w:rPr>
            </w:pPr>
            <w:r>
              <w:rPr>
                <w:lang w:val="en-GB"/>
              </w:rPr>
              <w:t>Unmanned Air Vehicle</w:t>
            </w:r>
          </w:p>
        </w:tc>
      </w:tr>
    </w:tbl>
    <w:p w:rsidR="00235656" w:rsidRDefault="008E0656" w:rsidP="00235656">
      <w:pPr>
        <w:pStyle w:val="Heading1"/>
        <w:rPr>
          <w:lang w:val="en-GB"/>
        </w:rPr>
      </w:pPr>
      <w:bookmarkStart w:id="18" w:name="_Toc462179238"/>
      <w:r>
        <w:rPr>
          <w:lang w:val="en-GB"/>
        </w:rPr>
        <w:lastRenderedPageBreak/>
        <w:t>DESIRED BEHAVIOUR</w:t>
      </w:r>
      <w:bookmarkEnd w:id="18"/>
    </w:p>
    <w:p w:rsidR="00E95AAC" w:rsidRDefault="00E95AAC" w:rsidP="00E95AAC">
      <w:pPr>
        <w:pStyle w:val="Heading2"/>
        <w:rPr>
          <w:lang w:val="en-GB"/>
        </w:rPr>
      </w:pPr>
      <w:bookmarkStart w:id="19" w:name="_Toc462179239"/>
      <w:r>
        <w:rPr>
          <w:lang w:val="en-GB"/>
        </w:rPr>
        <w:t>Introduction</w:t>
      </w:r>
      <w:bookmarkEnd w:id="19"/>
    </w:p>
    <w:p w:rsidR="00B55B77" w:rsidRDefault="00725297" w:rsidP="00725297">
      <w:pPr>
        <w:spacing w:after="200" w:line="276" w:lineRule="auto"/>
        <w:ind w:left="709"/>
        <w:contextualSpacing/>
        <w:rPr>
          <w:lang w:val="en-GB"/>
        </w:rPr>
      </w:pPr>
      <w:r>
        <w:rPr>
          <w:lang w:val="en-GB"/>
        </w:rPr>
        <w:t>‘</w:t>
      </w:r>
      <w:r w:rsidRPr="00725297">
        <w:rPr>
          <w:lang w:val="en-GB"/>
        </w:rPr>
        <w:t>Desired behavio</w:t>
      </w:r>
      <w:r>
        <w:rPr>
          <w:lang w:val="en-GB"/>
        </w:rPr>
        <w:t>u</w:t>
      </w:r>
      <w:r w:rsidRPr="00725297">
        <w:rPr>
          <w:lang w:val="en-GB"/>
        </w:rPr>
        <w:t>r</w:t>
      </w:r>
      <w:r>
        <w:rPr>
          <w:lang w:val="en-GB"/>
        </w:rPr>
        <w:t>’</w:t>
      </w:r>
      <w:r w:rsidRPr="00725297">
        <w:rPr>
          <w:lang w:val="en-GB"/>
        </w:rPr>
        <w:t xml:space="preserve"> is defined as “the</w:t>
      </w:r>
      <w:r w:rsidR="00B55B77">
        <w:rPr>
          <w:lang w:val="en-GB"/>
        </w:rPr>
        <w:t xml:space="preserve"> </w:t>
      </w:r>
      <w:r>
        <w:rPr>
          <w:lang w:val="en-GB"/>
        </w:rPr>
        <w:t>system</w:t>
      </w:r>
      <w:r w:rsidRPr="00725297">
        <w:rPr>
          <w:lang w:val="en-GB"/>
        </w:rPr>
        <w:t xml:space="preserve"> needs and constraints </w:t>
      </w:r>
      <w:r w:rsidRPr="00725297">
        <w:rPr>
          <w:i/>
          <w:lang w:val="en-GB"/>
        </w:rPr>
        <w:t>expressed</w:t>
      </w:r>
      <w:r w:rsidRPr="00725297">
        <w:rPr>
          <w:lang w:val="en-GB"/>
        </w:rPr>
        <w:t xml:space="preserve"> by the stakeholders”.</w:t>
      </w:r>
    </w:p>
    <w:p w:rsidR="00725297" w:rsidRDefault="00725297" w:rsidP="00B55B77">
      <w:pPr>
        <w:spacing w:after="480" w:line="276" w:lineRule="auto"/>
        <w:ind w:left="709"/>
        <w:contextualSpacing/>
        <w:rPr>
          <w:lang w:val="en-GB"/>
        </w:rPr>
      </w:pPr>
      <w:r>
        <w:rPr>
          <w:lang w:val="en-GB"/>
        </w:rPr>
        <w:t>‘</w:t>
      </w:r>
      <w:r w:rsidRPr="00725297">
        <w:rPr>
          <w:lang w:val="en-GB"/>
        </w:rPr>
        <w:t>Defined intended functions</w:t>
      </w:r>
      <w:r>
        <w:rPr>
          <w:lang w:val="en-GB"/>
        </w:rPr>
        <w:t>’</w:t>
      </w:r>
      <w:r w:rsidR="00B55B77">
        <w:rPr>
          <w:lang w:val="en-GB"/>
        </w:rPr>
        <w:t xml:space="preserve"> is defined as </w:t>
      </w:r>
      <w:r>
        <w:rPr>
          <w:lang w:val="en-GB"/>
        </w:rPr>
        <w:t>“</w:t>
      </w:r>
      <w:r w:rsidRPr="00725297">
        <w:rPr>
          <w:lang w:val="en-GB"/>
        </w:rPr>
        <w:t xml:space="preserve">The </w:t>
      </w:r>
      <w:r w:rsidRPr="00B55B77">
        <w:rPr>
          <w:i/>
          <w:lang w:val="en-GB"/>
        </w:rPr>
        <w:t>record</w:t>
      </w:r>
      <w:r w:rsidR="00FE2779">
        <w:rPr>
          <w:lang w:val="en-GB"/>
        </w:rPr>
        <w:t xml:space="preserve"> of” followed by a verbatim </w:t>
      </w:r>
      <w:r w:rsidR="00B55B77">
        <w:rPr>
          <w:lang w:val="en-GB"/>
        </w:rPr>
        <w:t xml:space="preserve">copy of </w:t>
      </w:r>
      <w:r w:rsidR="008752BB">
        <w:rPr>
          <w:lang w:val="en-GB"/>
        </w:rPr>
        <w:t>Desired Behaviour</w:t>
      </w:r>
      <w:del w:id="20" w:author="Duncan Brown" w:date="2016-10-19T15:30:00Z">
        <w:r w:rsidR="008752BB" w:rsidDel="00E7526D">
          <w:rPr>
            <w:lang w:val="en-GB"/>
          </w:rPr>
          <w:delText xml:space="preserve"> </w:delText>
        </w:r>
      </w:del>
      <w:r w:rsidR="008752BB">
        <w:rPr>
          <w:lang w:val="en-GB"/>
        </w:rPr>
        <w:t>‘s d</w:t>
      </w:r>
      <w:r w:rsidR="00FE2779">
        <w:rPr>
          <w:lang w:val="en-GB"/>
        </w:rPr>
        <w:t>efinition</w:t>
      </w:r>
      <w:r w:rsidR="00B55B77">
        <w:rPr>
          <w:lang w:val="en-GB"/>
        </w:rPr>
        <w:t>.</w:t>
      </w:r>
    </w:p>
    <w:p w:rsidR="00AD5687" w:rsidRDefault="00AD5687" w:rsidP="00B55B77">
      <w:pPr>
        <w:spacing w:after="480" w:line="276" w:lineRule="auto"/>
        <w:ind w:left="709"/>
        <w:contextualSpacing/>
        <w:rPr>
          <w:lang w:val="en-GB"/>
        </w:rPr>
      </w:pPr>
    </w:p>
    <w:p w:rsidR="00B55B77" w:rsidRDefault="00B55B77" w:rsidP="00AD5687">
      <w:pPr>
        <w:spacing w:before="480" w:line="276" w:lineRule="auto"/>
        <w:ind w:left="709"/>
        <w:contextualSpacing/>
        <w:rPr>
          <w:lang w:val="en-GB"/>
        </w:rPr>
      </w:pPr>
      <w:r>
        <w:rPr>
          <w:lang w:val="en-GB"/>
        </w:rPr>
        <w:t xml:space="preserve">What is </w:t>
      </w:r>
      <w:r w:rsidR="00C875B1">
        <w:rPr>
          <w:lang w:val="en-GB"/>
        </w:rPr>
        <w:t>the difference between ‘</w:t>
      </w:r>
      <w:r w:rsidR="00C875B1" w:rsidRPr="00AE121E">
        <w:rPr>
          <w:i/>
          <w:lang w:val="en-GB"/>
        </w:rPr>
        <w:t>expressed</w:t>
      </w:r>
      <w:r w:rsidR="008752BB">
        <w:rPr>
          <w:i/>
          <w:lang w:val="en-GB"/>
        </w:rPr>
        <w:t>’</w:t>
      </w:r>
      <w:r w:rsidR="00C875B1">
        <w:rPr>
          <w:lang w:val="en-GB"/>
        </w:rPr>
        <w:t xml:space="preserve"> and ‘</w:t>
      </w:r>
      <w:r w:rsidR="00C875B1" w:rsidRPr="00AE121E">
        <w:rPr>
          <w:i/>
          <w:lang w:val="en-GB"/>
        </w:rPr>
        <w:t>recorded expressed</w:t>
      </w:r>
      <w:r w:rsidR="00AE121E" w:rsidRPr="00AE121E">
        <w:rPr>
          <w:i/>
          <w:lang w:val="en-GB"/>
        </w:rPr>
        <w:t>’</w:t>
      </w:r>
      <w:r w:rsidR="00C875B1">
        <w:rPr>
          <w:lang w:val="en-GB"/>
        </w:rPr>
        <w:t>?</w:t>
      </w:r>
    </w:p>
    <w:p w:rsidR="00CD464A" w:rsidRDefault="00CD464A" w:rsidP="00AD5687">
      <w:pPr>
        <w:pStyle w:val="Corps"/>
        <w:spacing w:before="0"/>
        <w:rPr>
          <w:lang w:val="en-GB"/>
        </w:rPr>
      </w:pPr>
      <w:r>
        <w:rPr>
          <w:lang w:val="en-GB"/>
        </w:rPr>
        <w:t>In this d</w:t>
      </w:r>
      <w:r w:rsidR="00E95AAC">
        <w:rPr>
          <w:lang w:val="en-GB"/>
        </w:rPr>
        <w:t xml:space="preserve">ocument </w:t>
      </w:r>
      <w:r>
        <w:rPr>
          <w:lang w:val="en-GB"/>
        </w:rPr>
        <w:t>the following approach was adopted:</w:t>
      </w:r>
    </w:p>
    <w:p w:rsidR="00E95AAC" w:rsidRDefault="00CD464A" w:rsidP="0094001A">
      <w:pPr>
        <w:pStyle w:val="Corps"/>
        <w:numPr>
          <w:ilvl w:val="0"/>
          <w:numId w:val="45"/>
        </w:numPr>
        <w:spacing w:before="0"/>
        <w:ind w:hanging="357"/>
        <w:rPr>
          <w:lang w:val="en-GB"/>
        </w:rPr>
      </w:pPr>
      <w:r>
        <w:rPr>
          <w:lang w:val="en-GB"/>
        </w:rPr>
        <w:t>Desired Behaviour</w:t>
      </w:r>
      <w:r w:rsidR="00AE121E">
        <w:rPr>
          <w:lang w:val="en-GB"/>
        </w:rPr>
        <w:t xml:space="preserve"> is the</w:t>
      </w:r>
      <w:r>
        <w:rPr>
          <w:lang w:val="en-GB"/>
        </w:rPr>
        <w:t xml:space="preserve"> “loose” specification </w:t>
      </w:r>
      <w:r w:rsidR="00AE121E">
        <w:rPr>
          <w:lang w:val="en-GB"/>
        </w:rPr>
        <w:t xml:space="preserve">of the use case, </w:t>
      </w:r>
      <w:r>
        <w:rPr>
          <w:lang w:val="en-GB"/>
        </w:rPr>
        <w:t xml:space="preserve">as </w:t>
      </w:r>
      <w:r w:rsidR="00AE121E">
        <w:rPr>
          <w:lang w:val="en-GB"/>
        </w:rPr>
        <w:t>it would supposedly be</w:t>
      </w:r>
      <w:r>
        <w:rPr>
          <w:lang w:val="en-GB"/>
        </w:rPr>
        <w:t xml:space="preserve"> expressed </w:t>
      </w:r>
      <w:r w:rsidR="000317C8">
        <w:rPr>
          <w:lang w:val="en-GB"/>
        </w:rPr>
        <w:t xml:space="preserve">by a </w:t>
      </w:r>
      <w:r w:rsidR="000317C8" w:rsidRPr="00AE121E">
        <w:rPr>
          <w:i/>
          <w:lang w:val="en-GB"/>
        </w:rPr>
        <w:t>user</w:t>
      </w:r>
      <w:r w:rsidR="00AE121E">
        <w:rPr>
          <w:i/>
          <w:lang w:val="en-GB"/>
        </w:rPr>
        <w:t xml:space="preserve"> </w:t>
      </w:r>
      <w:r w:rsidR="00AE121E">
        <w:rPr>
          <w:lang w:val="en-GB"/>
        </w:rPr>
        <w:t xml:space="preserve">(or </w:t>
      </w:r>
      <w:r w:rsidR="00AE121E" w:rsidRPr="00AE121E">
        <w:rPr>
          <w:i/>
          <w:lang w:val="en-GB"/>
        </w:rPr>
        <w:t>client</w:t>
      </w:r>
      <w:r w:rsidR="00AE121E">
        <w:rPr>
          <w:i/>
          <w:lang w:val="en-GB"/>
        </w:rPr>
        <w:t xml:space="preserve"> </w:t>
      </w:r>
      <w:r w:rsidR="00AE121E">
        <w:rPr>
          <w:lang w:val="en-GB"/>
        </w:rPr>
        <w:t>recursively at lower tiers),</w:t>
      </w:r>
    </w:p>
    <w:p w:rsidR="00CD464A" w:rsidRDefault="00AE121E" w:rsidP="0094001A">
      <w:pPr>
        <w:pStyle w:val="Corps"/>
        <w:numPr>
          <w:ilvl w:val="0"/>
          <w:numId w:val="45"/>
        </w:numPr>
        <w:spacing w:before="0"/>
        <w:ind w:hanging="357"/>
        <w:rPr>
          <w:lang w:val="en-GB"/>
        </w:rPr>
      </w:pPr>
      <w:r>
        <w:rPr>
          <w:lang w:val="en-GB"/>
        </w:rPr>
        <w:t>Defined Intention Function is the</w:t>
      </w:r>
      <w:r w:rsidR="00CD464A">
        <w:rPr>
          <w:lang w:val="en-GB"/>
        </w:rPr>
        <w:t xml:space="preserve"> </w:t>
      </w:r>
      <w:r w:rsidR="000317C8">
        <w:rPr>
          <w:lang w:val="en-GB"/>
        </w:rPr>
        <w:t>“tight” specification</w:t>
      </w:r>
      <w:r w:rsidR="00BF7E7A">
        <w:rPr>
          <w:lang w:val="en-GB"/>
        </w:rPr>
        <w:t>,</w:t>
      </w:r>
      <w:r w:rsidR="000317C8">
        <w:rPr>
          <w:lang w:val="en-GB"/>
        </w:rPr>
        <w:t xml:space="preserve"> </w:t>
      </w:r>
      <w:r w:rsidR="00BF7E7A">
        <w:rPr>
          <w:lang w:val="en-GB"/>
        </w:rPr>
        <w:t>precise enough for</w:t>
      </w:r>
      <w:r w:rsidR="000317C8">
        <w:rPr>
          <w:lang w:val="en-GB"/>
        </w:rPr>
        <w:t xml:space="preserve"> implementation</w:t>
      </w:r>
      <w:r>
        <w:rPr>
          <w:lang w:val="en-GB"/>
        </w:rPr>
        <w:t xml:space="preserve"> (</w:t>
      </w:r>
      <w:r w:rsidRPr="00AE121E">
        <w:rPr>
          <w:i/>
          <w:lang w:val="en-GB"/>
        </w:rPr>
        <w:t>supplier’s</w:t>
      </w:r>
      <w:r>
        <w:rPr>
          <w:lang w:val="en-GB"/>
        </w:rPr>
        <w:t xml:space="preserve"> view at lower tiers)</w:t>
      </w:r>
      <w:r w:rsidR="000317C8">
        <w:rPr>
          <w:lang w:val="en-GB"/>
        </w:rPr>
        <w:t>.</w:t>
      </w:r>
      <w:r>
        <w:rPr>
          <w:lang w:val="en-GB"/>
        </w:rPr>
        <w:t xml:space="preserve"> However DIF is still a specification, possibly constructive, but not an implementation.</w:t>
      </w:r>
    </w:p>
    <w:p w:rsidR="000317C8" w:rsidRPr="00E95AAC" w:rsidRDefault="000317C8" w:rsidP="008C15F9">
      <w:pPr>
        <w:pStyle w:val="Corps"/>
        <w:rPr>
          <w:lang w:val="en-GB"/>
        </w:rPr>
      </w:pPr>
      <w:r>
        <w:rPr>
          <w:lang w:val="en-GB"/>
        </w:rPr>
        <w:t xml:space="preserve">Both </w:t>
      </w:r>
      <w:r w:rsidR="005A5AB0">
        <w:rPr>
          <w:lang w:val="en-GB"/>
        </w:rPr>
        <w:t>specification contents</w:t>
      </w:r>
      <w:r w:rsidR="00AE121E">
        <w:rPr>
          <w:lang w:val="en-GB"/>
        </w:rPr>
        <w:t xml:space="preserve"> </w:t>
      </w:r>
      <w:r w:rsidR="008C15F9">
        <w:rPr>
          <w:lang w:val="en-GB"/>
        </w:rPr>
        <w:t>are informal</w:t>
      </w:r>
      <w:r>
        <w:rPr>
          <w:lang w:val="en-GB"/>
        </w:rPr>
        <w:t xml:space="preserve"> (‘formal’ as defined </w:t>
      </w:r>
      <w:r w:rsidR="008C15F9">
        <w:rPr>
          <w:lang w:val="en-GB"/>
        </w:rPr>
        <w:t>by DO 333), but hopefully significantly different.</w:t>
      </w:r>
    </w:p>
    <w:p w:rsidR="00235656" w:rsidRDefault="008E0656" w:rsidP="00235656">
      <w:pPr>
        <w:pStyle w:val="Heading2"/>
        <w:rPr>
          <w:lang w:val="en-GB"/>
        </w:rPr>
      </w:pPr>
      <w:bookmarkStart w:id="21" w:name="_Toc462179240"/>
      <w:r>
        <w:rPr>
          <w:lang w:val="en-GB"/>
        </w:rPr>
        <w:t>Air Vehicle Level</w:t>
      </w:r>
      <w:bookmarkEnd w:id="21"/>
    </w:p>
    <w:p w:rsidR="00B83B63" w:rsidRDefault="00545B73" w:rsidP="00E6061C">
      <w:pPr>
        <w:pStyle w:val="Corps"/>
        <w:spacing w:before="0"/>
        <w:rPr>
          <w:lang w:val="en-GB"/>
        </w:rPr>
      </w:pPr>
      <w:r>
        <w:rPr>
          <w:lang w:val="en-GB"/>
        </w:rPr>
        <w:t xml:space="preserve">µXAV </w:t>
      </w:r>
      <w:r w:rsidR="00D9383D">
        <w:rPr>
          <w:lang w:val="en-GB"/>
        </w:rPr>
        <w:t xml:space="preserve">Air Vehicle </w:t>
      </w:r>
      <w:r>
        <w:rPr>
          <w:lang w:val="en-GB"/>
        </w:rPr>
        <w:t xml:space="preserve">is dedicated to </w:t>
      </w:r>
      <w:r w:rsidR="00D9383D">
        <w:rPr>
          <w:lang w:val="en-GB"/>
        </w:rPr>
        <w:t xml:space="preserve">7/7-H24 </w:t>
      </w:r>
      <w:r>
        <w:rPr>
          <w:lang w:val="en-GB"/>
        </w:rPr>
        <w:t>autonomous</w:t>
      </w:r>
      <w:r w:rsidR="00381E36">
        <w:rPr>
          <w:lang w:val="en-GB"/>
        </w:rPr>
        <w:t xml:space="preserve"> or remotely </w:t>
      </w:r>
      <w:proofErr w:type="spellStart"/>
      <w:r w:rsidR="00263901">
        <w:rPr>
          <w:lang w:val="en-GB"/>
        </w:rPr>
        <w:t>controled</w:t>
      </w:r>
      <w:proofErr w:type="spellEnd"/>
      <w:r>
        <w:rPr>
          <w:lang w:val="en-GB"/>
        </w:rPr>
        <w:t xml:space="preserve"> cargo transport</w:t>
      </w:r>
      <w:r w:rsidR="001F2985">
        <w:rPr>
          <w:lang w:val="en-GB"/>
        </w:rPr>
        <w:t>.</w:t>
      </w:r>
      <w:r>
        <w:rPr>
          <w:lang w:val="en-GB"/>
        </w:rPr>
        <w:t xml:space="preserve"> </w:t>
      </w:r>
      <w:r w:rsidR="001F2985">
        <w:rPr>
          <w:lang w:val="en-GB"/>
        </w:rPr>
        <w:t>The</w:t>
      </w:r>
      <w:r w:rsidR="00B83B63">
        <w:rPr>
          <w:lang w:val="en-GB"/>
        </w:rPr>
        <w:t xml:space="preserve"> </w:t>
      </w:r>
      <w:r w:rsidR="001F2985">
        <w:rPr>
          <w:lang w:val="en-GB"/>
        </w:rPr>
        <w:t xml:space="preserve">payloads are </w:t>
      </w:r>
      <w:r>
        <w:rPr>
          <w:lang w:val="en-GB"/>
        </w:rPr>
        <w:t xml:space="preserve">of </w:t>
      </w:r>
      <w:r w:rsidR="009A4BF7">
        <w:rPr>
          <w:lang w:val="en-GB"/>
        </w:rPr>
        <w:t>small</w:t>
      </w:r>
      <w:r w:rsidR="00277C3E">
        <w:rPr>
          <w:lang w:val="en-GB"/>
        </w:rPr>
        <w:t xml:space="preserve"> size </w:t>
      </w:r>
      <w:r w:rsidR="00E6061C">
        <w:rPr>
          <w:lang w:val="en-GB"/>
        </w:rPr>
        <w:t>(</w:t>
      </w:r>
      <w:r w:rsidR="009A4BF7">
        <w:rPr>
          <w:lang w:val="en-GB"/>
        </w:rPr>
        <w:t>&lt; 10</w:t>
      </w:r>
      <w:r w:rsidR="00E6061C">
        <w:rPr>
          <w:lang w:val="en-GB"/>
        </w:rPr>
        <w:t>kg)</w:t>
      </w:r>
      <w:r w:rsidR="00B83B63">
        <w:rPr>
          <w:lang w:val="en-GB"/>
        </w:rPr>
        <w:t>.</w:t>
      </w:r>
    </w:p>
    <w:p w:rsidR="009A4BF7" w:rsidRDefault="00B83B63" w:rsidP="00E6061C">
      <w:pPr>
        <w:pStyle w:val="Corps"/>
        <w:spacing w:before="0"/>
        <w:rPr>
          <w:lang w:val="en-GB"/>
        </w:rPr>
      </w:pPr>
      <w:r>
        <w:rPr>
          <w:lang w:val="en-GB"/>
        </w:rPr>
        <w:t xml:space="preserve">Flight must be </w:t>
      </w:r>
      <w:r w:rsidR="00D9383D">
        <w:rPr>
          <w:lang w:val="en-GB"/>
        </w:rPr>
        <w:t>ensured</w:t>
      </w:r>
      <w:r>
        <w:rPr>
          <w:lang w:val="en-GB"/>
        </w:rPr>
        <w:t xml:space="preserve"> for</w:t>
      </w:r>
      <w:r w:rsidR="00D9383D">
        <w:rPr>
          <w:lang w:val="en-GB"/>
        </w:rPr>
        <w:t xml:space="preserve"> a</w:t>
      </w:r>
      <w:r w:rsidR="00E6061C">
        <w:rPr>
          <w:lang w:val="en-GB"/>
        </w:rPr>
        <w:t xml:space="preserve"> larg</w:t>
      </w:r>
      <w:r w:rsidR="005B75A1">
        <w:rPr>
          <w:lang w:val="en-GB"/>
        </w:rPr>
        <w:t xml:space="preserve">e domain of weather conditions, </w:t>
      </w:r>
      <w:r>
        <w:rPr>
          <w:lang w:val="en-GB"/>
        </w:rPr>
        <w:t xml:space="preserve">whose definition is </w:t>
      </w:r>
      <w:r w:rsidR="00D9383D">
        <w:rPr>
          <w:lang w:val="en-GB"/>
        </w:rPr>
        <w:t xml:space="preserve">simplistically </w:t>
      </w:r>
      <w:r>
        <w:rPr>
          <w:lang w:val="en-GB"/>
        </w:rPr>
        <w:t xml:space="preserve">restricted to </w:t>
      </w:r>
      <w:r w:rsidR="00D9383D">
        <w:rPr>
          <w:lang w:val="en-GB"/>
        </w:rPr>
        <w:t>some</w:t>
      </w:r>
      <w:r>
        <w:rPr>
          <w:lang w:val="en-GB"/>
        </w:rPr>
        <w:t xml:space="preserve"> </w:t>
      </w:r>
      <w:r w:rsidR="00E6061C">
        <w:rPr>
          <w:lang w:val="en-GB"/>
        </w:rPr>
        <w:t xml:space="preserve">wind </w:t>
      </w:r>
      <w:r w:rsidR="00CE5D1D">
        <w:rPr>
          <w:lang w:val="en-GB"/>
        </w:rPr>
        <w:t>vector distribution</w:t>
      </w:r>
      <w:r w:rsidR="00E6061C">
        <w:rPr>
          <w:lang w:val="en-GB"/>
        </w:rPr>
        <w:t>.</w:t>
      </w:r>
      <w:r w:rsidR="00545B73">
        <w:rPr>
          <w:lang w:val="en-GB"/>
        </w:rPr>
        <w:t xml:space="preserve"> </w:t>
      </w:r>
    </w:p>
    <w:p w:rsidR="00545B73" w:rsidRDefault="00B83B63" w:rsidP="009A4BF7">
      <w:pPr>
        <w:pStyle w:val="Corps"/>
        <w:spacing w:before="120"/>
        <w:rPr>
          <w:lang w:val="en-GB"/>
        </w:rPr>
      </w:pPr>
      <w:r>
        <w:rPr>
          <w:lang w:val="en-GB"/>
        </w:rPr>
        <w:t>Availability</w:t>
      </w:r>
      <w:r w:rsidR="00D9383D">
        <w:rPr>
          <w:lang w:val="en-GB"/>
        </w:rPr>
        <w:t xml:space="preserve">, </w:t>
      </w:r>
      <w:r w:rsidR="009A4BF7">
        <w:rPr>
          <w:lang w:val="en-GB"/>
        </w:rPr>
        <w:t>reliability</w:t>
      </w:r>
      <w:r w:rsidR="00263901">
        <w:rPr>
          <w:lang w:val="en-GB"/>
        </w:rPr>
        <w:t>, robustness</w:t>
      </w:r>
      <w:r w:rsidR="009A4BF7">
        <w:rPr>
          <w:lang w:val="en-GB"/>
        </w:rPr>
        <w:t xml:space="preserve">, </w:t>
      </w:r>
      <w:r w:rsidR="00D9383D">
        <w:rPr>
          <w:lang w:val="en-GB"/>
        </w:rPr>
        <w:t>energy efficiency</w:t>
      </w:r>
      <w:r>
        <w:rPr>
          <w:lang w:val="en-GB"/>
        </w:rPr>
        <w:t xml:space="preserve"> are </w:t>
      </w:r>
      <w:r w:rsidR="00D9383D">
        <w:rPr>
          <w:lang w:val="en-GB"/>
        </w:rPr>
        <w:t xml:space="preserve">the </w:t>
      </w:r>
      <w:r>
        <w:rPr>
          <w:lang w:val="en-GB"/>
        </w:rPr>
        <w:t xml:space="preserve">key performance </w:t>
      </w:r>
      <w:r w:rsidR="00263901">
        <w:rPr>
          <w:lang w:val="en-GB"/>
        </w:rPr>
        <w:t xml:space="preserve">design </w:t>
      </w:r>
      <w:r w:rsidR="00ED35BE">
        <w:rPr>
          <w:lang w:val="en-GB"/>
        </w:rPr>
        <w:t xml:space="preserve">drivers of </w:t>
      </w:r>
      <w:r w:rsidR="00263901">
        <w:rPr>
          <w:lang w:val="en-GB"/>
        </w:rPr>
        <w:t>its</w:t>
      </w:r>
      <w:r w:rsidR="00CE5D1D">
        <w:rPr>
          <w:lang w:val="en-GB"/>
        </w:rPr>
        <w:t xml:space="preserve"> </w:t>
      </w:r>
      <w:r w:rsidR="00ED35BE">
        <w:rPr>
          <w:lang w:val="en-GB"/>
        </w:rPr>
        <w:t>embedded systems.</w:t>
      </w:r>
      <w:r>
        <w:rPr>
          <w:lang w:val="en-GB"/>
        </w:rPr>
        <w:t xml:space="preserve"> </w:t>
      </w:r>
    </w:p>
    <w:p w:rsidR="00031506" w:rsidRDefault="004042CE" w:rsidP="00CD1251">
      <w:pPr>
        <w:pStyle w:val="Heading3"/>
        <w:rPr>
          <w:lang w:val="en-GB"/>
        </w:rPr>
      </w:pPr>
      <w:bookmarkStart w:id="22" w:name="_Toc462179241"/>
      <w:r>
        <w:rPr>
          <w:lang w:val="en-GB"/>
        </w:rPr>
        <w:t>Operating Procedure</w:t>
      </w:r>
      <w:bookmarkEnd w:id="22"/>
    </w:p>
    <w:p w:rsidR="00031506" w:rsidRDefault="00031506" w:rsidP="001D12C3">
      <w:pPr>
        <w:pStyle w:val="Corps"/>
        <w:spacing w:before="120"/>
        <w:rPr>
          <w:lang w:val="en-GB"/>
        </w:rPr>
      </w:pPr>
      <w:r>
        <w:rPr>
          <w:lang w:val="en-GB"/>
        </w:rPr>
        <w:t xml:space="preserve">The payload </w:t>
      </w:r>
      <w:r w:rsidR="00823B77">
        <w:rPr>
          <w:lang w:val="en-GB"/>
        </w:rPr>
        <w:t>bay of µXAV is equipped with a Control P</w:t>
      </w:r>
      <w:r>
        <w:rPr>
          <w:lang w:val="en-GB"/>
        </w:rPr>
        <w:t>anel</w:t>
      </w:r>
      <w:r w:rsidR="00823B77">
        <w:rPr>
          <w:lang w:val="en-GB"/>
        </w:rPr>
        <w:t xml:space="preserve"> (CP)</w:t>
      </w:r>
      <w:r>
        <w:rPr>
          <w:lang w:val="en-GB"/>
        </w:rPr>
        <w:t xml:space="preserve"> featuring</w:t>
      </w:r>
      <w:r w:rsidR="00FF6CA9">
        <w:rPr>
          <w:lang w:val="en-GB"/>
        </w:rPr>
        <w:t xml:space="preserve"> (see figure in Architecting section)</w:t>
      </w:r>
      <w:r>
        <w:rPr>
          <w:lang w:val="en-GB"/>
        </w:rPr>
        <w:t>:</w:t>
      </w:r>
    </w:p>
    <w:p w:rsidR="00031506" w:rsidRDefault="00031506" w:rsidP="0094001A">
      <w:pPr>
        <w:pStyle w:val="Corps"/>
        <w:numPr>
          <w:ilvl w:val="0"/>
          <w:numId w:val="19"/>
        </w:numPr>
        <w:spacing w:before="120"/>
        <w:ind w:hanging="357"/>
        <w:rPr>
          <w:lang w:val="en-GB"/>
        </w:rPr>
      </w:pPr>
      <w:r>
        <w:rPr>
          <w:lang w:val="en-GB"/>
        </w:rPr>
        <w:t xml:space="preserve">A USB </w:t>
      </w:r>
      <w:r w:rsidR="005F74F3">
        <w:rPr>
          <w:lang w:val="en-GB"/>
        </w:rPr>
        <w:t>plug</w:t>
      </w:r>
      <w:r>
        <w:rPr>
          <w:lang w:val="en-GB"/>
        </w:rPr>
        <w:t xml:space="preserve"> </w:t>
      </w:r>
      <w:r w:rsidR="00116CB9">
        <w:rPr>
          <w:lang w:val="en-GB"/>
        </w:rPr>
        <w:t>for</w:t>
      </w:r>
      <w:r>
        <w:rPr>
          <w:lang w:val="en-GB"/>
        </w:rPr>
        <w:t xml:space="preserve"> </w:t>
      </w:r>
      <w:r w:rsidR="005A28ED">
        <w:rPr>
          <w:lang w:val="en-GB"/>
        </w:rPr>
        <w:t>mission parameter upload</w:t>
      </w:r>
      <w:r>
        <w:rPr>
          <w:lang w:val="en-GB"/>
        </w:rPr>
        <w:t xml:space="preserve"> (</w:t>
      </w:r>
      <w:r w:rsidR="005F74F3">
        <w:rPr>
          <w:lang w:val="en-GB"/>
        </w:rPr>
        <w:t xml:space="preserve">in case of </w:t>
      </w:r>
      <w:r>
        <w:rPr>
          <w:lang w:val="en-GB"/>
        </w:rPr>
        <w:t>no data-link</w:t>
      </w:r>
      <w:r w:rsidR="005A28ED">
        <w:rPr>
          <w:lang w:val="en-GB"/>
        </w:rPr>
        <w:t xml:space="preserve"> </w:t>
      </w:r>
      <w:r w:rsidR="005F74F3">
        <w:rPr>
          <w:lang w:val="en-GB"/>
        </w:rPr>
        <w:t>or A</w:t>
      </w:r>
      <w:r w:rsidR="005A28ED">
        <w:rPr>
          <w:lang w:val="en-GB"/>
        </w:rPr>
        <w:t xml:space="preserve"> mode</w:t>
      </w:r>
      <w:r>
        <w:rPr>
          <w:lang w:val="en-GB"/>
        </w:rPr>
        <w:t>),</w:t>
      </w:r>
    </w:p>
    <w:p w:rsidR="00031506" w:rsidRDefault="00031506" w:rsidP="0094001A">
      <w:pPr>
        <w:pStyle w:val="Corps"/>
        <w:numPr>
          <w:ilvl w:val="0"/>
          <w:numId w:val="19"/>
        </w:numPr>
        <w:spacing w:before="120"/>
        <w:ind w:hanging="357"/>
        <w:rPr>
          <w:lang w:val="en-GB"/>
        </w:rPr>
      </w:pPr>
      <w:r>
        <w:rPr>
          <w:lang w:val="en-GB"/>
        </w:rPr>
        <w:t>A</w:t>
      </w:r>
      <w:r w:rsidR="00116CB9">
        <w:rPr>
          <w:lang w:val="en-GB"/>
        </w:rPr>
        <w:t>n</w:t>
      </w:r>
      <w:r>
        <w:rPr>
          <w:lang w:val="en-GB"/>
        </w:rPr>
        <w:t xml:space="preserve"> ON/OFF general power-on button (two stable positions, lighted when ON),</w:t>
      </w:r>
    </w:p>
    <w:p w:rsidR="00E52D28" w:rsidRDefault="00E52D28" w:rsidP="0094001A">
      <w:pPr>
        <w:pStyle w:val="Corps"/>
        <w:numPr>
          <w:ilvl w:val="0"/>
          <w:numId w:val="19"/>
        </w:numPr>
        <w:spacing w:before="120"/>
        <w:ind w:hanging="357"/>
        <w:rPr>
          <w:lang w:val="en-GB"/>
        </w:rPr>
      </w:pPr>
      <w:r>
        <w:rPr>
          <w:lang w:val="en-GB"/>
        </w:rPr>
        <w:t xml:space="preserve">An </w:t>
      </w:r>
      <w:r w:rsidR="000B4008">
        <w:rPr>
          <w:lang w:val="en-GB"/>
        </w:rPr>
        <w:t>OPEN/CLOSE</w:t>
      </w:r>
      <w:r w:rsidR="00493FDB">
        <w:rPr>
          <w:lang w:val="en-GB"/>
        </w:rPr>
        <w:t xml:space="preserve"> </w:t>
      </w:r>
      <w:r w:rsidR="00823B77">
        <w:rPr>
          <w:lang w:val="en-GB"/>
        </w:rPr>
        <w:t>switch</w:t>
      </w:r>
      <w:r w:rsidR="00493FDB">
        <w:rPr>
          <w:lang w:val="en-GB"/>
        </w:rPr>
        <w:t xml:space="preserve"> (two stable po</w:t>
      </w:r>
      <w:r w:rsidR="000B4008">
        <w:rPr>
          <w:lang w:val="en-GB"/>
        </w:rPr>
        <w:t>sitions) associated with a two</w:t>
      </w:r>
      <w:r w:rsidR="00493FDB">
        <w:rPr>
          <w:lang w:val="en-GB"/>
        </w:rPr>
        <w:t>-</w:t>
      </w:r>
      <w:proofErr w:type="spellStart"/>
      <w:r w:rsidR="004C2D6D">
        <w:rPr>
          <w:lang w:val="en-GB"/>
        </w:rPr>
        <w:t>Rotactor</w:t>
      </w:r>
      <w:proofErr w:type="spellEnd"/>
      <w:r w:rsidR="00493FDB">
        <w:rPr>
          <w:lang w:val="en-GB"/>
        </w:rPr>
        <w:t xml:space="preserve"> mechanical ‘keyboard’</w:t>
      </w:r>
      <w:r w:rsidR="005A7C2B">
        <w:rPr>
          <w:lang w:val="en-GB"/>
        </w:rPr>
        <w:t>. The button is set by the operator in charge of the payload. He has</w:t>
      </w:r>
      <w:r w:rsidR="00493FDB">
        <w:rPr>
          <w:lang w:val="en-GB"/>
        </w:rPr>
        <w:t xml:space="preserve"> t</w:t>
      </w:r>
      <w:r w:rsidR="005A7C2B">
        <w:rPr>
          <w:lang w:val="en-GB"/>
        </w:rPr>
        <w:t xml:space="preserve">o enter the mass of the payload by means of the </w:t>
      </w:r>
      <w:r w:rsidR="003528B8">
        <w:rPr>
          <w:lang w:val="en-GB"/>
        </w:rPr>
        <w:t>two</w:t>
      </w:r>
      <w:r w:rsidR="005A7C2B">
        <w:rPr>
          <w:lang w:val="en-GB"/>
        </w:rPr>
        <w:t xml:space="preserve"> mechanical cranked </w:t>
      </w:r>
      <w:proofErr w:type="spellStart"/>
      <w:r w:rsidR="004C2D6D">
        <w:rPr>
          <w:lang w:val="en-GB"/>
        </w:rPr>
        <w:t>Rotactor</w:t>
      </w:r>
      <w:r w:rsidR="005A7C2B">
        <w:rPr>
          <w:lang w:val="en-GB"/>
        </w:rPr>
        <w:t>s</w:t>
      </w:r>
      <w:proofErr w:type="spellEnd"/>
      <w:r w:rsidR="005A7C2B">
        <w:rPr>
          <w:lang w:val="en-GB"/>
        </w:rPr>
        <w:t xml:space="preserve"> (0-9, kg),</w:t>
      </w:r>
    </w:p>
    <w:p w:rsidR="00823B77" w:rsidRDefault="00FF6CA9" w:rsidP="0094001A">
      <w:pPr>
        <w:pStyle w:val="Corps"/>
        <w:numPr>
          <w:ilvl w:val="0"/>
          <w:numId w:val="19"/>
        </w:numPr>
        <w:spacing w:before="120"/>
        <w:ind w:hanging="357"/>
        <w:rPr>
          <w:lang w:val="en-GB"/>
        </w:rPr>
      </w:pPr>
      <w:r>
        <w:rPr>
          <w:lang w:val="en-GB"/>
        </w:rPr>
        <w:t xml:space="preserve">An </w:t>
      </w:r>
      <w:r w:rsidR="00823B77">
        <w:rPr>
          <w:lang w:val="en-GB"/>
        </w:rPr>
        <w:t xml:space="preserve">A/RP switch that configures the drone either for Autonomous </w:t>
      </w:r>
      <w:proofErr w:type="gramStart"/>
      <w:r w:rsidR="00823B77">
        <w:rPr>
          <w:lang w:val="en-GB"/>
        </w:rPr>
        <w:t>flight,</w:t>
      </w:r>
      <w:proofErr w:type="gramEnd"/>
      <w:r w:rsidR="00823B77">
        <w:rPr>
          <w:lang w:val="en-GB"/>
        </w:rPr>
        <w:t xml:space="preserve"> or for RP mode where communications with the Ground Station (GS) are active.</w:t>
      </w:r>
    </w:p>
    <w:p w:rsidR="00823B77" w:rsidRDefault="00823B77" w:rsidP="0094001A">
      <w:pPr>
        <w:pStyle w:val="Corps"/>
        <w:numPr>
          <w:ilvl w:val="0"/>
          <w:numId w:val="19"/>
        </w:numPr>
        <w:spacing w:before="120"/>
        <w:ind w:hanging="357"/>
        <w:rPr>
          <w:lang w:val="en-GB"/>
        </w:rPr>
      </w:pPr>
      <w:r>
        <w:rPr>
          <w:lang w:val="en-GB"/>
        </w:rPr>
        <w:t xml:space="preserve">A START push button (one unstable position) that launches the mission in </w:t>
      </w:r>
      <w:proofErr w:type="gramStart"/>
      <w:r>
        <w:rPr>
          <w:lang w:val="en-GB"/>
        </w:rPr>
        <w:t>A</w:t>
      </w:r>
      <w:proofErr w:type="gramEnd"/>
      <w:r>
        <w:rPr>
          <w:lang w:val="en-GB"/>
        </w:rPr>
        <w:t xml:space="preserve"> mode.</w:t>
      </w:r>
    </w:p>
    <w:p w:rsidR="00031506" w:rsidRDefault="00031506" w:rsidP="0094001A">
      <w:pPr>
        <w:pStyle w:val="Corps"/>
        <w:numPr>
          <w:ilvl w:val="0"/>
          <w:numId w:val="19"/>
        </w:numPr>
        <w:spacing w:before="120"/>
        <w:ind w:hanging="357"/>
        <w:rPr>
          <w:lang w:val="en-GB"/>
        </w:rPr>
      </w:pPr>
      <w:r>
        <w:rPr>
          <w:lang w:val="en-GB"/>
        </w:rPr>
        <w:t xml:space="preserve">A row of </w:t>
      </w:r>
      <w:r w:rsidR="003528B8">
        <w:rPr>
          <w:lang w:val="en-GB"/>
        </w:rPr>
        <w:t>four</w:t>
      </w:r>
      <w:r>
        <w:rPr>
          <w:lang w:val="en-GB"/>
        </w:rPr>
        <w:t xml:space="preserve"> mission indicators</w:t>
      </w:r>
      <w:r w:rsidR="003F237B">
        <w:rPr>
          <w:lang w:val="en-GB"/>
        </w:rPr>
        <w:t xml:space="preserve"> (lighted when the label is true)</w:t>
      </w:r>
      <w:r w:rsidR="007D46C3">
        <w:rPr>
          <w:lang w:val="en-GB"/>
        </w:rPr>
        <w:t>, whose status is transmitted to the ground station</w:t>
      </w:r>
      <w:r>
        <w:rPr>
          <w:lang w:val="en-GB"/>
        </w:rPr>
        <w:t>:</w:t>
      </w:r>
    </w:p>
    <w:p w:rsidR="00031506" w:rsidRDefault="003F237B" w:rsidP="0094001A">
      <w:pPr>
        <w:pStyle w:val="Corps"/>
        <w:numPr>
          <w:ilvl w:val="1"/>
          <w:numId w:val="19"/>
        </w:numPr>
        <w:rPr>
          <w:lang w:val="en-GB"/>
        </w:rPr>
      </w:pPr>
      <w:r>
        <w:rPr>
          <w:lang w:val="en-GB"/>
        </w:rPr>
        <w:lastRenderedPageBreak/>
        <w:t>READY: the various systems initialized successfully, the mission can be started,</w:t>
      </w:r>
    </w:p>
    <w:p w:rsidR="003F237B" w:rsidRDefault="00116CB9" w:rsidP="0094001A">
      <w:pPr>
        <w:pStyle w:val="Corps"/>
        <w:numPr>
          <w:ilvl w:val="1"/>
          <w:numId w:val="19"/>
        </w:numPr>
        <w:rPr>
          <w:lang w:val="en-GB"/>
        </w:rPr>
      </w:pPr>
      <w:r>
        <w:rPr>
          <w:lang w:val="en-GB"/>
        </w:rPr>
        <w:t>COMPLETE: end of the mission in normal situation (landing at the right place in satisfactory conditions),</w:t>
      </w:r>
    </w:p>
    <w:p w:rsidR="00013A75" w:rsidRDefault="003F237B" w:rsidP="0094001A">
      <w:pPr>
        <w:pStyle w:val="Corps"/>
        <w:numPr>
          <w:ilvl w:val="1"/>
          <w:numId w:val="19"/>
        </w:numPr>
        <w:rPr>
          <w:lang w:val="en-GB"/>
        </w:rPr>
      </w:pPr>
      <w:r>
        <w:rPr>
          <w:lang w:val="en-GB"/>
        </w:rPr>
        <w:t>ABORTED: the mission was stopped before landing at the waypoint</w:t>
      </w:r>
      <w:r w:rsidR="00E84E51">
        <w:rPr>
          <w:lang w:val="en-GB"/>
        </w:rPr>
        <w:t xml:space="preserve"> where the payload </w:t>
      </w:r>
      <w:r w:rsidR="00116CB9">
        <w:rPr>
          <w:lang w:val="en-GB"/>
        </w:rPr>
        <w:t>had to be</w:t>
      </w:r>
      <w:r w:rsidR="00E84E51">
        <w:rPr>
          <w:lang w:val="en-GB"/>
        </w:rPr>
        <w:t xml:space="preserve"> delivered. </w:t>
      </w:r>
      <w:r w:rsidR="00410C2B">
        <w:rPr>
          <w:lang w:val="en-GB"/>
        </w:rPr>
        <w:t>The indicator is l</w:t>
      </w:r>
      <w:r w:rsidR="00E84E51">
        <w:rPr>
          <w:lang w:val="en-GB"/>
        </w:rPr>
        <w:t xml:space="preserve">ighted after soft </w:t>
      </w:r>
      <w:r w:rsidR="00410C2B">
        <w:rPr>
          <w:lang w:val="en-GB"/>
        </w:rPr>
        <w:t>and</w:t>
      </w:r>
      <w:r w:rsidR="00E84E51">
        <w:rPr>
          <w:lang w:val="en-GB"/>
        </w:rPr>
        <w:t xml:space="preserve"> hard landing. Soft landing </w:t>
      </w:r>
      <w:r w:rsidR="00410C2B">
        <w:rPr>
          <w:lang w:val="en-GB"/>
        </w:rPr>
        <w:t>occurs when</w:t>
      </w:r>
      <w:r w:rsidR="00E84E51">
        <w:rPr>
          <w:lang w:val="en-GB"/>
        </w:rPr>
        <w:t xml:space="preserve"> enough energy and resources</w:t>
      </w:r>
      <w:r w:rsidR="00410C2B">
        <w:rPr>
          <w:lang w:val="en-GB"/>
        </w:rPr>
        <w:t xml:space="preserve"> are available and control succeeds</w:t>
      </w:r>
      <w:r w:rsidR="00E84E51">
        <w:rPr>
          <w:lang w:val="en-GB"/>
        </w:rPr>
        <w:t xml:space="preserve"> (anticipated</w:t>
      </w:r>
      <w:r w:rsidR="00410C2B">
        <w:rPr>
          <w:lang w:val="en-GB"/>
        </w:rPr>
        <w:t xml:space="preserve"> and mastered</w:t>
      </w:r>
      <w:r w:rsidR="00E84E51">
        <w:rPr>
          <w:lang w:val="en-GB"/>
        </w:rPr>
        <w:t xml:space="preserve"> situation), hard landing</w:t>
      </w:r>
      <w:r w:rsidR="00410C2B">
        <w:rPr>
          <w:lang w:val="en-GB"/>
        </w:rPr>
        <w:t xml:space="preserve"> occurs</w:t>
      </w:r>
      <w:r w:rsidR="00E84E51">
        <w:rPr>
          <w:lang w:val="en-GB"/>
        </w:rPr>
        <w:t xml:space="preserve"> </w:t>
      </w:r>
      <w:r w:rsidR="00410C2B">
        <w:rPr>
          <w:lang w:val="en-GB"/>
        </w:rPr>
        <w:t>when there is</w:t>
      </w:r>
      <w:r w:rsidR="00E84E51">
        <w:rPr>
          <w:lang w:val="en-GB"/>
        </w:rPr>
        <w:t xml:space="preserve"> shortage of </w:t>
      </w:r>
      <w:r w:rsidR="00410C2B">
        <w:rPr>
          <w:lang w:val="en-GB"/>
        </w:rPr>
        <w:t>energy or too many failures. Control operates in a</w:t>
      </w:r>
    </w:p>
    <w:p w:rsidR="003528B8" w:rsidRDefault="003528B8" w:rsidP="0094001A">
      <w:pPr>
        <w:pStyle w:val="Corps"/>
        <w:numPr>
          <w:ilvl w:val="1"/>
          <w:numId w:val="19"/>
        </w:numPr>
        <w:rPr>
          <w:lang w:val="en-GB"/>
        </w:rPr>
      </w:pPr>
      <w:r>
        <w:rPr>
          <w:lang w:val="en-GB"/>
        </w:rPr>
        <w:t>CANCELED: no take-off because of any failure or energy problem</w:t>
      </w:r>
    </w:p>
    <w:p w:rsidR="003F237B" w:rsidRDefault="00410C2B" w:rsidP="0094001A">
      <w:pPr>
        <w:pStyle w:val="Corps"/>
        <w:numPr>
          <w:ilvl w:val="0"/>
          <w:numId w:val="19"/>
        </w:numPr>
        <w:rPr>
          <w:lang w:val="en-GB"/>
        </w:rPr>
      </w:pPr>
      <w:r>
        <w:rPr>
          <w:lang w:val="en-GB"/>
        </w:rPr>
        <w:t xml:space="preserve"> </w:t>
      </w:r>
      <w:r w:rsidR="005409C7">
        <w:rPr>
          <w:lang w:val="en-GB"/>
        </w:rPr>
        <w:t>Two displays: primary source</w:t>
      </w:r>
      <w:r w:rsidR="00013A75">
        <w:rPr>
          <w:lang w:val="en-GB"/>
        </w:rPr>
        <w:t xml:space="preserve"> capacity (%), </w:t>
      </w:r>
      <w:r w:rsidR="005409C7">
        <w:rPr>
          <w:lang w:val="en-GB"/>
        </w:rPr>
        <w:t>secondary source</w:t>
      </w:r>
      <w:r w:rsidR="00013A75">
        <w:rPr>
          <w:lang w:val="en-GB"/>
        </w:rPr>
        <w:t xml:space="preserve"> capacity (%)</w:t>
      </w:r>
    </w:p>
    <w:p w:rsidR="00013A75" w:rsidRDefault="00013A75" w:rsidP="0094001A">
      <w:pPr>
        <w:pStyle w:val="Corps"/>
        <w:numPr>
          <w:ilvl w:val="0"/>
          <w:numId w:val="19"/>
        </w:numPr>
        <w:rPr>
          <w:lang w:val="en-GB"/>
        </w:rPr>
      </w:pPr>
      <w:r>
        <w:rPr>
          <w:lang w:val="en-GB"/>
        </w:rPr>
        <w:t>An array of</w:t>
      </w:r>
      <w:r w:rsidR="007D46C3">
        <w:rPr>
          <w:lang w:val="en-GB"/>
        </w:rPr>
        <w:t xml:space="preserve"> 20</w:t>
      </w:r>
      <w:r>
        <w:rPr>
          <w:lang w:val="en-GB"/>
        </w:rPr>
        <w:t xml:space="preserve"> red </w:t>
      </w:r>
      <w:r w:rsidR="00967D2C">
        <w:rPr>
          <w:lang w:val="en-GB"/>
        </w:rPr>
        <w:t xml:space="preserve">LEDs </w:t>
      </w:r>
      <w:r w:rsidR="00043C1E">
        <w:rPr>
          <w:lang w:val="en-GB"/>
        </w:rPr>
        <w:t>signalling</w:t>
      </w:r>
      <w:r w:rsidR="00967D2C">
        <w:rPr>
          <w:lang w:val="en-GB"/>
        </w:rPr>
        <w:t xml:space="preserve"> the failure modes diagnosed by the maintenance system (see</w:t>
      </w:r>
      <w:r w:rsidR="0043100E">
        <w:rPr>
          <w:lang w:val="en-GB"/>
        </w:rPr>
        <w:t xml:space="preserve"> the figure</w:t>
      </w:r>
      <w:r w:rsidR="007D46C3">
        <w:rPr>
          <w:lang w:val="en-GB"/>
        </w:rPr>
        <w:t xml:space="preserve"> in </w:t>
      </w:r>
      <w:proofErr w:type="gramStart"/>
      <w:r w:rsidR="007D46C3">
        <w:rPr>
          <w:lang w:val="en-GB"/>
        </w:rPr>
        <w:t>Architecting</w:t>
      </w:r>
      <w:proofErr w:type="gramEnd"/>
      <w:r w:rsidR="007D46C3">
        <w:rPr>
          <w:lang w:val="en-GB"/>
        </w:rPr>
        <w:t xml:space="preserve"> section</w:t>
      </w:r>
      <w:r w:rsidR="0043100E">
        <w:rPr>
          <w:lang w:val="en-GB"/>
        </w:rPr>
        <w:t>).</w:t>
      </w:r>
      <w:r>
        <w:rPr>
          <w:lang w:val="en-GB"/>
        </w:rPr>
        <w:t xml:space="preserve"> </w:t>
      </w:r>
    </w:p>
    <w:p w:rsidR="004042CE" w:rsidRDefault="00F37FCF" w:rsidP="00F37FCF">
      <w:pPr>
        <w:pStyle w:val="Corps"/>
        <w:rPr>
          <w:lang w:val="en-GB"/>
        </w:rPr>
      </w:pPr>
      <w:r>
        <w:rPr>
          <w:lang w:val="en-GB"/>
        </w:rPr>
        <w:t>µXAV can be operated without any ground station, in A mode (fully autonomous), using the control panel.</w:t>
      </w:r>
    </w:p>
    <w:p w:rsidR="00F37FCF" w:rsidRDefault="00F37FCF" w:rsidP="00F37FCF">
      <w:pPr>
        <w:pStyle w:val="Corps"/>
        <w:rPr>
          <w:lang w:val="en-GB"/>
        </w:rPr>
      </w:pPr>
      <w:r>
        <w:rPr>
          <w:lang w:val="en-GB"/>
        </w:rPr>
        <w:t xml:space="preserve">It can also be operated remotely </w:t>
      </w:r>
      <w:r w:rsidR="00221F49">
        <w:rPr>
          <w:lang w:val="en-GB"/>
        </w:rPr>
        <w:t>by</w:t>
      </w:r>
      <w:r>
        <w:rPr>
          <w:lang w:val="en-GB"/>
        </w:rPr>
        <w:t xml:space="preserve"> a ground station</w:t>
      </w:r>
      <w:r w:rsidR="00221F49">
        <w:rPr>
          <w:lang w:val="en-GB"/>
        </w:rPr>
        <w:t xml:space="preserve"> operator, </w:t>
      </w:r>
      <w:r w:rsidR="00043C1E">
        <w:rPr>
          <w:lang w:val="en-GB"/>
        </w:rPr>
        <w:t>e.g.</w:t>
      </w:r>
      <w:r>
        <w:rPr>
          <w:lang w:val="en-GB"/>
        </w:rPr>
        <w:t xml:space="preserve"> in case of convey (no payload</w:t>
      </w:r>
      <w:r w:rsidR="00221F49">
        <w:rPr>
          <w:lang w:val="en-GB"/>
        </w:rPr>
        <w:t xml:space="preserve">), once payload in/out transfer is completed by someone besides the drone, if any. </w:t>
      </w:r>
    </w:p>
    <w:p w:rsidR="00221F49" w:rsidRDefault="00221F49" w:rsidP="00F37FCF">
      <w:pPr>
        <w:pStyle w:val="Corps"/>
        <w:rPr>
          <w:lang w:val="en-GB"/>
        </w:rPr>
      </w:pPr>
      <w:r>
        <w:rPr>
          <w:lang w:val="en-GB"/>
        </w:rPr>
        <w:t xml:space="preserve">Any mix of the two </w:t>
      </w:r>
      <w:r w:rsidR="00FF6CA9">
        <w:rPr>
          <w:lang w:val="en-GB"/>
        </w:rPr>
        <w:t>modes</w:t>
      </w:r>
      <w:r>
        <w:rPr>
          <w:lang w:val="en-GB"/>
        </w:rPr>
        <w:t xml:space="preserve"> </w:t>
      </w:r>
      <w:r w:rsidR="00E37F06">
        <w:rPr>
          <w:lang w:val="en-GB"/>
        </w:rPr>
        <w:t>is</w:t>
      </w:r>
      <w:r>
        <w:rPr>
          <w:lang w:val="en-GB"/>
        </w:rPr>
        <w:t xml:space="preserve"> possible: first autonomous, then a ground station operator takes over and modifies the mission modes and parameters (anything else impossible), or the ground station </w:t>
      </w:r>
      <w:proofErr w:type="spellStart"/>
      <w:r>
        <w:rPr>
          <w:lang w:val="en-GB"/>
        </w:rPr>
        <w:t>presets</w:t>
      </w:r>
      <w:proofErr w:type="spellEnd"/>
      <w:r>
        <w:rPr>
          <w:lang w:val="en-GB"/>
        </w:rPr>
        <w:t xml:space="preserve"> and initiates the mission, then lets it to complete in fully autonomous mode.</w:t>
      </w:r>
    </w:p>
    <w:p w:rsidR="00FF6CA9" w:rsidRDefault="00FF6CA9" w:rsidP="00FF6CA9">
      <w:pPr>
        <w:pStyle w:val="Corps"/>
        <w:rPr>
          <w:lang w:val="en-GB"/>
        </w:rPr>
      </w:pPr>
      <w:r>
        <w:rPr>
          <w:lang w:val="en-GB"/>
        </w:rPr>
        <w:t>The missions are assumed to be defined by a so-called ‘flight plan’, a departure time, a distance, an expected arrival time, a maximum speed, and a flight level. Later versions will include waypoints.</w:t>
      </w:r>
    </w:p>
    <w:p w:rsidR="00FF6CA9" w:rsidRDefault="00FF6CA9" w:rsidP="00FF6CA9">
      <w:pPr>
        <w:pStyle w:val="Corps"/>
        <w:rPr>
          <w:lang w:val="en-GB"/>
        </w:rPr>
      </w:pPr>
      <w:r>
        <w:rPr>
          <w:lang w:val="en-GB"/>
        </w:rPr>
        <w:t>The safety objectives span from medium criticality for cargo transport, to future high criticality for a planned piloted version.</w:t>
      </w:r>
    </w:p>
    <w:p w:rsidR="00FF6CA9" w:rsidRDefault="00FF6CA9" w:rsidP="00FF6CA9">
      <w:pPr>
        <w:pStyle w:val="Corps"/>
        <w:rPr>
          <w:lang w:val="en-GB"/>
        </w:rPr>
      </w:pPr>
      <w:r>
        <w:rPr>
          <w:lang w:val="en-GB"/>
        </w:rPr>
        <w:t>In Remotely Piloted mode µXAV two-way communicates with its ground station:</w:t>
      </w:r>
    </w:p>
    <w:p w:rsidR="00FF6CA9" w:rsidRDefault="00FF6CA9" w:rsidP="0094001A">
      <w:pPr>
        <w:pStyle w:val="Corps"/>
        <w:numPr>
          <w:ilvl w:val="0"/>
          <w:numId w:val="17"/>
        </w:numPr>
        <w:spacing w:before="120"/>
        <w:ind w:hanging="357"/>
        <w:rPr>
          <w:lang w:val="en-GB"/>
        </w:rPr>
      </w:pPr>
      <w:r>
        <w:rPr>
          <w:lang w:val="en-GB"/>
        </w:rPr>
        <w:t xml:space="preserve">AV to GS: </w:t>
      </w:r>
    </w:p>
    <w:p w:rsidR="00FF6CA9" w:rsidRDefault="00FF6CA9" w:rsidP="0094001A">
      <w:pPr>
        <w:pStyle w:val="Corps"/>
        <w:numPr>
          <w:ilvl w:val="1"/>
          <w:numId w:val="17"/>
        </w:numPr>
        <w:spacing w:before="60"/>
        <w:ind w:hanging="357"/>
        <w:rPr>
          <w:lang w:val="en-GB"/>
        </w:rPr>
      </w:pPr>
      <w:proofErr w:type="gramStart"/>
      <w:r>
        <w:rPr>
          <w:lang w:val="en-GB"/>
        </w:rPr>
        <w:t>the</w:t>
      </w:r>
      <w:proofErr w:type="gramEnd"/>
      <w:r>
        <w:rPr>
          <w:lang w:val="en-GB"/>
        </w:rPr>
        <w:t xml:space="preserve"> state vector, i.e</w:t>
      </w:r>
      <w:r w:rsidR="00043C1E">
        <w:rPr>
          <w:lang w:val="en-GB"/>
        </w:rPr>
        <w:t>.</w:t>
      </w:r>
      <w:r>
        <w:rPr>
          <w:lang w:val="en-GB"/>
        </w:rPr>
        <w:t xml:space="preserve"> speed, altitude, position, and the 0/1 status of all failure modes handled by the Health Monitoring functions.</w:t>
      </w:r>
    </w:p>
    <w:p w:rsidR="00FF6CA9" w:rsidRDefault="00FF6CA9" w:rsidP="0094001A">
      <w:pPr>
        <w:pStyle w:val="Corps"/>
        <w:numPr>
          <w:ilvl w:val="1"/>
          <w:numId w:val="17"/>
        </w:numPr>
        <w:spacing w:before="60"/>
        <w:ind w:hanging="357"/>
        <w:rPr>
          <w:lang w:val="en-GB"/>
        </w:rPr>
      </w:pPr>
      <w:proofErr w:type="gramStart"/>
      <w:r>
        <w:rPr>
          <w:lang w:val="en-GB"/>
        </w:rPr>
        <w:t>after</w:t>
      </w:r>
      <w:proofErr w:type="gramEnd"/>
      <w:r>
        <w:rPr>
          <w:lang w:val="en-GB"/>
        </w:rPr>
        <w:t xml:space="preserve"> mission completion, a message with the remaining electrical capacities of the two sources.</w:t>
      </w:r>
    </w:p>
    <w:p w:rsidR="00FF6CA9" w:rsidRDefault="00FF6CA9" w:rsidP="0094001A">
      <w:pPr>
        <w:pStyle w:val="Corps"/>
        <w:numPr>
          <w:ilvl w:val="0"/>
          <w:numId w:val="17"/>
        </w:numPr>
        <w:spacing w:before="120"/>
        <w:ind w:hanging="357"/>
        <w:rPr>
          <w:lang w:val="en-GB"/>
        </w:rPr>
      </w:pPr>
      <w:r>
        <w:rPr>
          <w:lang w:val="en-GB"/>
        </w:rPr>
        <w:t>GS to AV:</w:t>
      </w:r>
    </w:p>
    <w:p w:rsidR="00FF6CA9" w:rsidRDefault="00FF6CA9" w:rsidP="0094001A">
      <w:pPr>
        <w:pStyle w:val="Corps"/>
        <w:numPr>
          <w:ilvl w:val="1"/>
          <w:numId w:val="17"/>
        </w:numPr>
        <w:spacing w:before="60"/>
        <w:rPr>
          <w:lang w:val="en-GB"/>
        </w:rPr>
      </w:pPr>
      <w:r>
        <w:rPr>
          <w:lang w:val="en-GB"/>
        </w:rPr>
        <w:t>The mode (RP, A) and navigation options (energy efficiency, time efficiency, auto),</w:t>
      </w:r>
    </w:p>
    <w:p w:rsidR="00FF6CA9" w:rsidRDefault="00FF6CA9" w:rsidP="0094001A">
      <w:pPr>
        <w:pStyle w:val="Corps"/>
        <w:numPr>
          <w:ilvl w:val="1"/>
          <w:numId w:val="17"/>
        </w:numPr>
        <w:spacing w:before="60"/>
        <w:rPr>
          <w:lang w:val="en-GB"/>
        </w:rPr>
      </w:pPr>
      <w:r>
        <w:rPr>
          <w:lang w:val="en-GB"/>
        </w:rPr>
        <w:t>The navigation parameters: distance, cruise altitude and speed,</w:t>
      </w:r>
    </w:p>
    <w:p w:rsidR="00FF6CA9" w:rsidRDefault="00FF6CA9" w:rsidP="0094001A">
      <w:pPr>
        <w:pStyle w:val="Corps"/>
        <w:numPr>
          <w:ilvl w:val="1"/>
          <w:numId w:val="17"/>
        </w:numPr>
        <w:spacing w:before="60"/>
        <w:rPr>
          <w:lang w:val="en-GB"/>
        </w:rPr>
      </w:pPr>
      <w:r>
        <w:rPr>
          <w:lang w:val="en-GB"/>
        </w:rPr>
        <w:t>Possible updates of the mode, parameters or option during the course of the mission.</w:t>
      </w:r>
    </w:p>
    <w:p w:rsidR="00FF6CA9" w:rsidRDefault="00FF6CA9" w:rsidP="00FF6CA9">
      <w:pPr>
        <w:pStyle w:val="Corps"/>
        <w:ind w:left="1786" w:hanging="1077"/>
        <w:rPr>
          <w:lang w:val="en-GB"/>
        </w:rPr>
      </w:pPr>
      <w:r>
        <w:rPr>
          <w:lang w:val="en-GB"/>
        </w:rPr>
        <w:lastRenderedPageBreak/>
        <w:t>A mission scenario consists in:</w:t>
      </w:r>
    </w:p>
    <w:p w:rsidR="00FF6CA9" w:rsidRDefault="00FF6CA9" w:rsidP="0094001A">
      <w:pPr>
        <w:pStyle w:val="Corps"/>
        <w:numPr>
          <w:ilvl w:val="0"/>
          <w:numId w:val="18"/>
        </w:numPr>
        <w:rPr>
          <w:lang w:val="en-GB"/>
        </w:rPr>
      </w:pPr>
      <w:r>
        <w:rPr>
          <w:lang w:val="en-GB"/>
        </w:rPr>
        <w:t xml:space="preserve">Preparation of the AV: </w:t>
      </w:r>
      <w:r w:rsidR="00E37F06">
        <w:rPr>
          <w:lang w:val="en-GB"/>
        </w:rPr>
        <w:t>loading</w:t>
      </w:r>
      <w:r>
        <w:rPr>
          <w:lang w:val="en-GB"/>
        </w:rPr>
        <w:t xml:space="preserve"> of the payload, uploading </w:t>
      </w:r>
      <w:r w:rsidR="00E37F06">
        <w:rPr>
          <w:lang w:val="en-GB"/>
        </w:rPr>
        <w:t xml:space="preserve">of </w:t>
      </w:r>
      <w:r>
        <w:rPr>
          <w:lang w:val="en-GB"/>
        </w:rPr>
        <w:t>the mission parameters by data-link or by mean of a USB stick plugged in the control panel, “refuelling” the primary and secondary electrical sources,</w:t>
      </w:r>
    </w:p>
    <w:p w:rsidR="00FF6CA9" w:rsidRDefault="00FF6CA9" w:rsidP="0094001A">
      <w:pPr>
        <w:pStyle w:val="Corps"/>
        <w:numPr>
          <w:ilvl w:val="0"/>
          <w:numId w:val="18"/>
        </w:numPr>
        <w:rPr>
          <w:lang w:val="en-GB"/>
        </w:rPr>
      </w:pPr>
      <w:r>
        <w:rPr>
          <w:lang w:val="en-GB"/>
        </w:rPr>
        <w:t xml:space="preserve">Start of the mission by means of the data-link, or by pushing the START button on the control panel. It triggers power-on and initialization of the systems until status ‘Mission Ready’ or ‘Mission </w:t>
      </w:r>
      <w:r w:rsidR="00AF371F">
        <w:rPr>
          <w:lang w:val="en-GB"/>
        </w:rPr>
        <w:t>Cancelled</w:t>
      </w:r>
      <w:r>
        <w:rPr>
          <w:lang w:val="en-GB"/>
        </w:rPr>
        <w:t>” is set,</w:t>
      </w:r>
    </w:p>
    <w:p w:rsidR="00FF6CA9" w:rsidRDefault="00FF6CA9" w:rsidP="0094001A">
      <w:pPr>
        <w:pStyle w:val="Corps"/>
        <w:numPr>
          <w:ilvl w:val="0"/>
          <w:numId w:val="18"/>
        </w:numPr>
        <w:rPr>
          <w:lang w:val="en-GB"/>
        </w:rPr>
      </w:pPr>
      <w:r>
        <w:rPr>
          <w:lang w:val="en-GB"/>
        </w:rPr>
        <w:t>Take-off, cruise and landing (normal or abnormal),</w:t>
      </w:r>
    </w:p>
    <w:p w:rsidR="00FF6CA9" w:rsidRDefault="00FF6CA9" w:rsidP="0094001A">
      <w:pPr>
        <w:pStyle w:val="Corps"/>
        <w:numPr>
          <w:ilvl w:val="0"/>
          <w:numId w:val="18"/>
        </w:numPr>
        <w:rPr>
          <w:lang w:val="en-GB"/>
        </w:rPr>
      </w:pPr>
      <w:r>
        <w:rPr>
          <w:lang w:val="en-GB"/>
        </w:rPr>
        <w:t xml:space="preserve">Mission termination: remaining capacities displayed on the control panel and sent to the ground station. Power-off. </w:t>
      </w:r>
    </w:p>
    <w:p w:rsidR="004040BC" w:rsidRDefault="007D46C3" w:rsidP="00CF3F72">
      <w:pPr>
        <w:pStyle w:val="Heading3"/>
        <w:rPr>
          <w:lang w:val="en-GB"/>
        </w:rPr>
      </w:pPr>
      <w:bookmarkStart w:id="23" w:name="_Toc462179242"/>
      <w:r>
        <w:rPr>
          <w:lang w:val="en-GB"/>
        </w:rPr>
        <w:t>Expected O</w:t>
      </w:r>
      <w:r w:rsidR="00CF3F72">
        <w:rPr>
          <w:lang w:val="en-GB"/>
        </w:rPr>
        <w:t xml:space="preserve">perating </w:t>
      </w:r>
      <w:r>
        <w:rPr>
          <w:lang w:val="en-GB"/>
        </w:rPr>
        <w:t>P</w:t>
      </w:r>
      <w:r w:rsidR="004040BC">
        <w:rPr>
          <w:lang w:val="en-GB"/>
        </w:rPr>
        <w:t>erformances</w:t>
      </w:r>
      <w:bookmarkEnd w:id="23"/>
    </w:p>
    <w:p w:rsidR="00CF3F72" w:rsidRDefault="00CF3F72" w:rsidP="001D12C3">
      <w:pPr>
        <w:pStyle w:val="Corps"/>
        <w:spacing w:before="120"/>
        <w:rPr>
          <w:lang w:val="en-GB"/>
        </w:rPr>
      </w:pPr>
      <w:r>
        <w:rPr>
          <w:lang w:val="en-GB"/>
        </w:rPr>
        <w:t xml:space="preserve">Mission setup duration </w:t>
      </w:r>
      <w:r w:rsidR="0094375A">
        <w:rPr>
          <w:lang w:val="en-GB"/>
        </w:rPr>
        <w:t xml:space="preserve">should be less than 15 </w:t>
      </w:r>
      <w:proofErr w:type="spellStart"/>
      <w:r w:rsidR="0094375A">
        <w:rPr>
          <w:lang w:val="en-GB"/>
        </w:rPr>
        <w:t>mn</w:t>
      </w:r>
      <w:proofErr w:type="spellEnd"/>
      <w:r w:rsidR="0094375A">
        <w:rPr>
          <w:lang w:val="en-GB"/>
        </w:rPr>
        <w:t xml:space="preserve"> when energy </w:t>
      </w:r>
      <w:r w:rsidR="005409C7">
        <w:rPr>
          <w:lang w:val="en-GB"/>
        </w:rPr>
        <w:t>“</w:t>
      </w:r>
      <w:r w:rsidR="0094375A">
        <w:rPr>
          <w:lang w:val="en-GB"/>
        </w:rPr>
        <w:t>refuelling</w:t>
      </w:r>
      <w:r w:rsidR="005409C7">
        <w:rPr>
          <w:lang w:val="en-GB"/>
        </w:rPr>
        <w:t>”</w:t>
      </w:r>
      <w:r w:rsidR="0094375A">
        <w:rPr>
          <w:lang w:val="en-GB"/>
        </w:rPr>
        <w:t xml:space="preserve"> is </w:t>
      </w:r>
      <w:proofErr w:type="gramStart"/>
      <w:r w:rsidR="0094375A">
        <w:rPr>
          <w:lang w:val="en-GB"/>
        </w:rPr>
        <w:t>needed,</w:t>
      </w:r>
      <w:proofErr w:type="gramEnd"/>
      <w:r w:rsidR="0094375A">
        <w:rPr>
          <w:lang w:val="en-GB"/>
        </w:rPr>
        <w:t xml:space="preserve"> and less than 1 </w:t>
      </w:r>
      <w:proofErr w:type="spellStart"/>
      <w:r w:rsidR="0094375A">
        <w:rPr>
          <w:lang w:val="en-GB"/>
        </w:rPr>
        <w:t>mn</w:t>
      </w:r>
      <w:proofErr w:type="spellEnd"/>
      <w:r w:rsidR="0094375A">
        <w:rPr>
          <w:lang w:val="en-GB"/>
        </w:rPr>
        <w:t xml:space="preserve"> otherwise.</w:t>
      </w:r>
    </w:p>
    <w:p w:rsidR="006A0ACA" w:rsidRDefault="006A0ACA" w:rsidP="006A0ACA">
      <w:pPr>
        <w:pStyle w:val="Corps"/>
        <w:rPr>
          <w:lang w:val="en-GB"/>
        </w:rPr>
      </w:pPr>
      <w:r>
        <w:rPr>
          <w:lang w:val="en-GB"/>
        </w:rPr>
        <w:t>The drone flight conditions should meet the ATC regulatory requirements</w:t>
      </w:r>
      <w:r w:rsidR="007D46C3">
        <w:rPr>
          <w:lang w:val="en-GB"/>
        </w:rPr>
        <w:t xml:space="preserve"> (flight levels, </w:t>
      </w:r>
      <w:r w:rsidR="005409C7">
        <w:rPr>
          <w:lang w:val="en-GB"/>
        </w:rPr>
        <w:t xml:space="preserve">climb rate </w:t>
      </w:r>
      <w:r w:rsidR="007D46C3">
        <w:rPr>
          <w:lang w:val="en-GB"/>
        </w:rPr>
        <w:t>etc.)</w:t>
      </w:r>
    </w:p>
    <w:p w:rsidR="00CF3F72" w:rsidRDefault="00021329" w:rsidP="00CF3F72">
      <w:pPr>
        <w:pStyle w:val="Corps"/>
        <w:rPr>
          <w:lang w:val="en-GB"/>
        </w:rPr>
      </w:pPr>
      <w:r>
        <w:rPr>
          <w:lang w:val="en-GB"/>
        </w:rPr>
        <w:t xml:space="preserve">Range </w:t>
      </w:r>
      <w:r w:rsidR="00987BA9">
        <w:rPr>
          <w:lang w:val="en-GB"/>
        </w:rPr>
        <w:t xml:space="preserve">at Maximum Take-Off Weight (MTOW) </w:t>
      </w:r>
      <w:r>
        <w:rPr>
          <w:lang w:val="en-GB"/>
        </w:rPr>
        <w:t xml:space="preserve">should </w:t>
      </w:r>
      <w:r w:rsidR="007D46C3">
        <w:rPr>
          <w:lang w:val="en-GB"/>
        </w:rPr>
        <w:t>be</w:t>
      </w:r>
      <w:r>
        <w:rPr>
          <w:lang w:val="en-GB"/>
        </w:rPr>
        <w:t xml:space="preserve"> </w:t>
      </w:r>
      <w:r w:rsidR="00987BA9">
        <w:rPr>
          <w:lang w:val="en-GB"/>
        </w:rPr>
        <w:t>greater than</w:t>
      </w:r>
      <w:r>
        <w:rPr>
          <w:lang w:val="en-GB"/>
        </w:rPr>
        <w:t xml:space="preserve"> 100 </w:t>
      </w:r>
      <w:proofErr w:type="spellStart"/>
      <w:r>
        <w:rPr>
          <w:lang w:val="en-GB"/>
        </w:rPr>
        <w:t>n.m</w:t>
      </w:r>
      <w:proofErr w:type="spellEnd"/>
      <w:r>
        <w:rPr>
          <w:lang w:val="en-GB"/>
        </w:rPr>
        <w:t xml:space="preserve"> in </w:t>
      </w:r>
      <w:r w:rsidR="00987BA9">
        <w:rPr>
          <w:lang w:val="en-GB"/>
        </w:rPr>
        <w:t>good</w:t>
      </w:r>
      <w:r w:rsidR="007D46C3">
        <w:rPr>
          <w:lang w:val="en-GB"/>
        </w:rPr>
        <w:t xml:space="preserve"> </w:t>
      </w:r>
      <w:r w:rsidR="00987BA9">
        <w:rPr>
          <w:lang w:val="en-GB"/>
        </w:rPr>
        <w:t xml:space="preserve">weather </w:t>
      </w:r>
      <w:proofErr w:type="gramStart"/>
      <w:r w:rsidR="00987BA9">
        <w:rPr>
          <w:lang w:val="en-GB"/>
        </w:rPr>
        <w:t>conditions,</w:t>
      </w:r>
      <w:proofErr w:type="gramEnd"/>
      <w:r w:rsidR="00987BA9">
        <w:rPr>
          <w:lang w:val="en-GB"/>
        </w:rPr>
        <w:t xml:space="preserve"> and greater than</w:t>
      </w:r>
      <w:r w:rsidR="007D46C3">
        <w:rPr>
          <w:lang w:val="en-GB"/>
        </w:rPr>
        <w:t xml:space="preserve"> 50</w:t>
      </w:r>
      <w:r w:rsidR="00987BA9">
        <w:rPr>
          <w:lang w:val="en-GB"/>
        </w:rPr>
        <w:t xml:space="preserve"> </w:t>
      </w:r>
      <w:proofErr w:type="spellStart"/>
      <w:r w:rsidR="00987BA9">
        <w:rPr>
          <w:lang w:val="en-GB"/>
        </w:rPr>
        <w:t>n.m</w:t>
      </w:r>
      <w:proofErr w:type="spellEnd"/>
      <w:r w:rsidR="00987BA9">
        <w:rPr>
          <w:lang w:val="en-GB"/>
        </w:rPr>
        <w:t xml:space="preserve"> in</w:t>
      </w:r>
      <w:r w:rsidR="007D46C3">
        <w:rPr>
          <w:lang w:val="en-GB"/>
        </w:rPr>
        <w:t xml:space="preserve"> </w:t>
      </w:r>
      <w:r w:rsidR="000D03B2">
        <w:rPr>
          <w:lang w:val="en-GB"/>
        </w:rPr>
        <w:t>bad ones (but still within µXAV’s operation conditions)</w:t>
      </w:r>
      <w:r w:rsidR="00A40176">
        <w:rPr>
          <w:lang w:val="en-GB"/>
        </w:rPr>
        <w:t>.</w:t>
      </w:r>
    </w:p>
    <w:p w:rsidR="007D46C3" w:rsidRDefault="007D46C3" w:rsidP="00CF3F72">
      <w:pPr>
        <w:pStyle w:val="Corps"/>
        <w:rPr>
          <w:lang w:val="en-GB"/>
        </w:rPr>
      </w:pPr>
      <w:r>
        <w:rPr>
          <w:lang w:val="en-GB"/>
        </w:rPr>
        <w:t>Maximal cruise speed in favourable wind conditions sh</w:t>
      </w:r>
      <w:r w:rsidR="00F52A47">
        <w:rPr>
          <w:lang w:val="en-GB"/>
        </w:rPr>
        <w:t>ould be at least 75</w:t>
      </w:r>
      <w:r>
        <w:rPr>
          <w:lang w:val="en-GB"/>
        </w:rPr>
        <w:t xml:space="preserve">kt </w:t>
      </w:r>
      <w:r w:rsidR="00885041">
        <w:rPr>
          <w:lang w:val="en-GB"/>
        </w:rPr>
        <w:t xml:space="preserve">for </w:t>
      </w:r>
      <w:r>
        <w:rPr>
          <w:lang w:val="en-GB"/>
        </w:rPr>
        <w:t xml:space="preserve">payload </w:t>
      </w:r>
      <w:r w:rsidR="00885041">
        <w:rPr>
          <w:lang w:val="en-GB"/>
        </w:rPr>
        <w:t>mass lower than 10kg.</w:t>
      </w:r>
    </w:p>
    <w:p w:rsidR="00CF3F72" w:rsidRDefault="007D46C3" w:rsidP="005409C7">
      <w:pPr>
        <w:pStyle w:val="Corps"/>
        <w:rPr>
          <w:lang w:val="en-GB"/>
        </w:rPr>
      </w:pPr>
      <w:r>
        <w:rPr>
          <w:lang w:val="en-GB"/>
        </w:rPr>
        <w:t xml:space="preserve">When weather conditions </w:t>
      </w:r>
      <w:r w:rsidR="00885041">
        <w:rPr>
          <w:lang w:val="en-GB"/>
        </w:rPr>
        <w:t xml:space="preserve">are worse </w:t>
      </w:r>
      <w:r w:rsidR="00753DE5">
        <w:rPr>
          <w:lang w:val="en-GB"/>
        </w:rPr>
        <w:t xml:space="preserve">than </w:t>
      </w:r>
      <w:r w:rsidR="000D03B2">
        <w:rPr>
          <w:lang w:val="en-GB"/>
        </w:rPr>
        <w:t>that of operation</w:t>
      </w:r>
      <w:r w:rsidR="00753DE5">
        <w:rPr>
          <w:lang w:val="en-GB"/>
        </w:rPr>
        <w:t xml:space="preserve"> conditions, </w:t>
      </w:r>
      <w:r w:rsidR="000D03B2">
        <w:rPr>
          <w:lang w:val="en-GB"/>
        </w:rPr>
        <w:t xml:space="preserve">a </w:t>
      </w:r>
      <w:r w:rsidR="00753DE5">
        <w:rPr>
          <w:lang w:val="en-GB"/>
        </w:rPr>
        <w:t xml:space="preserve">mission abortion logic </w:t>
      </w:r>
      <w:r w:rsidR="000D03B2">
        <w:rPr>
          <w:lang w:val="en-GB"/>
        </w:rPr>
        <w:t>followed by</w:t>
      </w:r>
      <w:r w:rsidR="00753DE5">
        <w:rPr>
          <w:lang w:val="en-GB"/>
        </w:rPr>
        <w:t xml:space="preserve"> emergency landing shoul</w:t>
      </w:r>
      <w:r w:rsidR="00543FDE">
        <w:rPr>
          <w:lang w:val="en-GB"/>
        </w:rPr>
        <w:t>d prevent the loss of the drone</w:t>
      </w:r>
      <w:r w:rsidR="000D03B2">
        <w:rPr>
          <w:lang w:val="en-GB"/>
        </w:rPr>
        <w:t xml:space="preserve"> and ground damage or casualties. The target </w:t>
      </w:r>
      <w:r w:rsidR="00543FDE">
        <w:rPr>
          <w:lang w:val="en-GB"/>
        </w:rPr>
        <w:t>failure rate</w:t>
      </w:r>
      <w:r w:rsidR="000D03B2">
        <w:rPr>
          <w:lang w:val="en-GB"/>
        </w:rPr>
        <w:t>s</w:t>
      </w:r>
      <w:r w:rsidR="00543FDE">
        <w:rPr>
          <w:lang w:val="en-GB"/>
        </w:rPr>
        <w:t xml:space="preserve"> </w:t>
      </w:r>
      <w:r w:rsidR="000D03B2">
        <w:rPr>
          <w:lang w:val="en-GB"/>
        </w:rPr>
        <w:t>are 10</w:t>
      </w:r>
      <w:r w:rsidR="000D03B2" w:rsidRPr="000D03B2">
        <w:rPr>
          <w:vertAlign w:val="superscript"/>
          <w:lang w:val="en-GB"/>
        </w:rPr>
        <w:t>-4</w:t>
      </w:r>
      <w:r w:rsidR="000D03B2">
        <w:rPr>
          <w:lang w:val="en-GB"/>
        </w:rPr>
        <w:t xml:space="preserve"> and 10</w:t>
      </w:r>
      <w:r w:rsidR="000D03B2" w:rsidRPr="000D03B2">
        <w:rPr>
          <w:vertAlign w:val="superscript"/>
          <w:lang w:val="en-GB"/>
        </w:rPr>
        <w:t>-3</w:t>
      </w:r>
      <w:r w:rsidR="00543FDE">
        <w:rPr>
          <w:lang w:val="en-GB"/>
        </w:rPr>
        <w:t xml:space="preserve"> </w:t>
      </w:r>
      <w:r w:rsidR="000D03B2">
        <w:rPr>
          <w:lang w:val="en-GB"/>
        </w:rPr>
        <w:t>per mission, respectively for catastrophic and hazardous</w:t>
      </w:r>
      <w:r w:rsidR="00543FDE">
        <w:rPr>
          <w:lang w:val="en-GB"/>
        </w:rPr>
        <w:t>.</w:t>
      </w:r>
    </w:p>
    <w:p w:rsidR="004040BC" w:rsidRPr="004040BC" w:rsidRDefault="00A40176" w:rsidP="006A0ACA">
      <w:pPr>
        <w:pStyle w:val="Corps"/>
        <w:rPr>
          <w:lang w:val="en-GB"/>
        </w:rPr>
      </w:pPr>
      <w:r>
        <w:rPr>
          <w:lang w:val="en-GB"/>
        </w:rPr>
        <w:t xml:space="preserve">Downtime </w:t>
      </w:r>
      <w:r w:rsidR="006F749F">
        <w:rPr>
          <w:lang w:val="en-GB"/>
        </w:rPr>
        <w:t>(</w:t>
      </w:r>
      <w:r w:rsidR="00E93832">
        <w:rPr>
          <w:lang w:val="en-GB"/>
        </w:rPr>
        <w:t xml:space="preserve">energy </w:t>
      </w:r>
      <w:r w:rsidR="006F749F">
        <w:rPr>
          <w:lang w:val="en-GB"/>
        </w:rPr>
        <w:t xml:space="preserve">refuelling and maintenance) </w:t>
      </w:r>
      <w:r>
        <w:rPr>
          <w:lang w:val="en-GB"/>
        </w:rPr>
        <w:t>of</w:t>
      </w:r>
      <w:r w:rsidR="006F749F">
        <w:rPr>
          <w:lang w:val="en-GB"/>
        </w:rPr>
        <w:t xml:space="preserve"> the drone should be less than 3</w:t>
      </w:r>
      <w:r>
        <w:rPr>
          <w:lang w:val="en-GB"/>
        </w:rPr>
        <w:t xml:space="preserve"> hour</w:t>
      </w:r>
      <w:r w:rsidR="006F749F">
        <w:rPr>
          <w:lang w:val="en-GB"/>
        </w:rPr>
        <w:t>s</w:t>
      </w:r>
      <w:r>
        <w:rPr>
          <w:lang w:val="en-GB"/>
        </w:rPr>
        <w:t xml:space="preserve"> per 10.000 flight hours.</w:t>
      </w:r>
    </w:p>
    <w:p w:rsidR="005E613F" w:rsidRDefault="00B240BA" w:rsidP="00CF3F72">
      <w:pPr>
        <w:pStyle w:val="Heading3"/>
        <w:rPr>
          <w:lang w:val="en-GB"/>
        </w:rPr>
      </w:pPr>
      <w:bookmarkStart w:id="24" w:name="_Toc462179243"/>
      <w:r>
        <w:rPr>
          <w:lang w:val="en-GB"/>
        </w:rPr>
        <w:t>Foreseeable</w:t>
      </w:r>
      <w:r w:rsidR="005E613F">
        <w:rPr>
          <w:lang w:val="en-GB"/>
        </w:rPr>
        <w:t xml:space="preserve"> Operating Conditions</w:t>
      </w:r>
      <w:bookmarkEnd w:id="24"/>
    </w:p>
    <w:p w:rsidR="00CC5C74" w:rsidRDefault="006A0ACA" w:rsidP="001D12C3">
      <w:pPr>
        <w:pStyle w:val="Corps"/>
        <w:spacing w:before="120"/>
        <w:rPr>
          <w:lang w:val="en-GB"/>
        </w:rPr>
      </w:pPr>
      <w:r>
        <w:rPr>
          <w:lang w:val="en-GB"/>
        </w:rPr>
        <w:t xml:space="preserve">The </w:t>
      </w:r>
      <w:r w:rsidR="0042679F">
        <w:rPr>
          <w:lang w:val="en-GB"/>
        </w:rPr>
        <w:t>‘</w:t>
      </w:r>
      <w:r w:rsidR="00B240BA">
        <w:rPr>
          <w:lang w:val="en-GB"/>
        </w:rPr>
        <w:t>foreseeable</w:t>
      </w:r>
      <w:r w:rsidR="00CC5C74">
        <w:rPr>
          <w:lang w:val="en-GB"/>
        </w:rPr>
        <w:t xml:space="preserve"> operating conditions’ </w:t>
      </w:r>
      <w:r>
        <w:rPr>
          <w:lang w:val="en-GB"/>
        </w:rPr>
        <w:t xml:space="preserve">encompass the </w:t>
      </w:r>
      <w:r w:rsidRPr="0042679F">
        <w:rPr>
          <w:i/>
          <w:lang w:val="en-GB"/>
        </w:rPr>
        <w:t>external</w:t>
      </w:r>
      <w:r>
        <w:rPr>
          <w:lang w:val="en-GB"/>
        </w:rPr>
        <w:t xml:space="preserve"> and </w:t>
      </w:r>
      <w:r w:rsidRPr="0042679F">
        <w:rPr>
          <w:i/>
          <w:lang w:val="en-GB"/>
        </w:rPr>
        <w:t>internal</w:t>
      </w:r>
      <w:r>
        <w:rPr>
          <w:lang w:val="en-GB"/>
        </w:rPr>
        <w:t xml:space="preserve"> disturbances that may occur </w:t>
      </w:r>
      <w:r w:rsidR="0094375A">
        <w:rPr>
          <w:lang w:val="en-GB"/>
        </w:rPr>
        <w:t>during a mission</w:t>
      </w:r>
      <w:r w:rsidR="0042679F">
        <w:rPr>
          <w:lang w:val="en-GB"/>
        </w:rPr>
        <w:t>. They also include any</w:t>
      </w:r>
      <w:r w:rsidR="0094375A">
        <w:rPr>
          <w:lang w:val="en-GB"/>
        </w:rPr>
        <w:t xml:space="preserve"> </w:t>
      </w:r>
      <w:r w:rsidR="0042679F">
        <w:rPr>
          <w:lang w:val="en-GB"/>
        </w:rPr>
        <w:t xml:space="preserve">operator error, in the </w:t>
      </w:r>
      <w:r w:rsidR="004042CE">
        <w:rPr>
          <w:lang w:val="en-GB"/>
        </w:rPr>
        <w:t xml:space="preserve">ground station or </w:t>
      </w:r>
      <w:r w:rsidR="0042679F">
        <w:rPr>
          <w:lang w:val="en-GB"/>
        </w:rPr>
        <w:t>side of the drone</w:t>
      </w:r>
      <w:r w:rsidR="0094375A">
        <w:rPr>
          <w:lang w:val="en-GB"/>
        </w:rPr>
        <w:t xml:space="preserve">. </w:t>
      </w:r>
      <w:r w:rsidR="00040EED">
        <w:rPr>
          <w:lang w:val="en-GB"/>
        </w:rPr>
        <w:t>For instance:</w:t>
      </w:r>
    </w:p>
    <w:p w:rsidR="00365137" w:rsidRPr="00365137" w:rsidRDefault="00365137" w:rsidP="00C21140">
      <w:pPr>
        <w:pStyle w:val="Corps"/>
        <w:numPr>
          <w:ilvl w:val="0"/>
          <w:numId w:val="5"/>
        </w:numPr>
        <w:spacing w:before="60"/>
        <w:ind w:hanging="357"/>
        <w:rPr>
          <w:lang w:val="en-GB"/>
        </w:rPr>
      </w:pPr>
      <w:r>
        <w:rPr>
          <w:lang w:val="en-GB"/>
        </w:rPr>
        <w:t xml:space="preserve">Weather conditions (wind and icing) </w:t>
      </w:r>
      <w:r w:rsidR="0094375A">
        <w:rPr>
          <w:lang w:val="en-GB"/>
        </w:rPr>
        <w:t xml:space="preserve">may stay within </w:t>
      </w:r>
      <w:r>
        <w:rPr>
          <w:lang w:val="en-GB"/>
        </w:rPr>
        <w:t xml:space="preserve">the specified </w:t>
      </w:r>
      <w:r w:rsidR="0094375A">
        <w:rPr>
          <w:lang w:val="en-GB"/>
        </w:rPr>
        <w:t xml:space="preserve">normal </w:t>
      </w:r>
      <w:r>
        <w:rPr>
          <w:lang w:val="en-GB"/>
        </w:rPr>
        <w:t>domain</w:t>
      </w:r>
      <w:r w:rsidR="00AC2C79">
        <w:rPr>
          <w:lang w:val="en-GB"/>
        </w:rPr>
        <w:t xml:space="preserve"> (good + bad)</w:t>
      </w:r>
      <w:r>
        <w:rPr>
          <w:lang w:val="en-GB"/>
        </w:rPr>
        <w:t xml:space="preserve">, </w:t>
      </w:r>
      <w:r w:rsidR="0094375A">
        <w:rPr>
          <w:lang w:val="en-GB"/>
        </w:rPr>
        <w:t>or leave this domain.</w:t>
      </w:r>
    </w:p>
    <w:p w:rsidR="003A0BB0" w:rsidRPr="00D53762" w:rsidRDefault="003A0BB0" w:rsidP="00C21140">
      <w:pPr>
        <w:pStyle w:val="Corps"/>
        <w:numPr>
          <w:ilvl w:val="0"/>
          <w:numId w:val="5"/>
        </w:numPr>
        <w:spacing w:before="60"/>
        <w:ind w:hanging="357"/>
        <w:rPr>
          <w:lang w:val="en-GB"/>
        </w:rPr>
      </w:pPr>
      <w:r>
        <w:rPr>
          <w:lang w:val="en-GB"/>
        </w:rPr>
        <w:t xml:space="preserve">Mass of the payload </w:t>
      </w:r>
      <w:r w:rsidR="00AC2C79">
        <w:rPr>
          <w:lang w:val="en-GB"/>
        </w:rPr>
        <w:t>may be</w:t>
      </w:r>
      <w:r>
        <w:rPr>
          <w:lang w:val="en-GB"/>
        </w:rPr>
        <w:t xml:space="preserve"> entered </w:t>
      </w:r>
      <w:r w:rsidR="00A8284A">
        <w:rPr>
          <w:lang w:val="en-GB"/>
        </w:rPr>
        <w:t>in</w:t>
      </w:r>
      <w:r>
        <w:rPr>
          <w:lang w:val="en-GB"/>
        </w:rPr>
        <w:t xml:space="preserve">to the systems in three </w:t>
      </w:r>
      <w:r w:rsidR="00AC2C79">
        <w:rPr>
          <w:lang w:val="en-GB"/>
        </w:rPr>
        <w:t xml:space="preserve">different </w:t>
      </w:r>
      <w:r>
        <w:rPr>
          <w:lang w:val="en-GB"/>
        </w:rPr>
        <w:t xml:space="preserve">ways: </w:t>
      </w:r>
      <w:r w:rsidR="00AC2C79">
        <w:rPr>
          <w:lang w:val="en-GB"/>
        </w:rPr>
        <w:t>rolling</w:t>
      </w:r>
      <w:r>
        <w:rPr>
          <w:lang w:val="en-GB"/>
        </w:rPr>
        <w:t xml:space="preserve"> </w:t>
      </w:r>
      <w:r w:rsidR="00AC2C79">
        <w:rPr>
          <w:lang w:val="en-GB"/>
        </w:rPr>
        <w:t xml:space="preserve">the </w:t>
      </w:r>
      <w:proofErr w:type="spellStart"/>
      <w:r w:rsidR="004C2D6D">
        <w:rPr>
          <w:lang w:val="en-GB"/>
        </w:rPr>
        <w:t>Rotactor</w:t>
      </w:r>
      <w:r>
        <w:rPr>
          <w:lang w:val="en-GB"/>
        </w:rPr>
        <w:t>s</w:t>
      </w:r>
      <w:proofErr w:type="spellEnd"/>
      <w:r>
        <w:rPr>
          <w:lang w:val="en-GB"/>
        </w:rPr>
        <w:t xml:space="preserve"> </w:t>
      </w:r>
      <w:r w:rsidR="00AC2C79">
        <w:rPr>
          <w:lang w:val="en-GB"/>
        </w:rPr>
        <w:t>on the</w:t>
      </w:r>
      <w:r>
        <w:rPr>
          <w:lang w:val="en-GB"/>
        </w:rPr>
        <w:t xml:space="preserve"> control panel, </w:t>
      </w:r>
      <w:r w:rsidR="00AC2C79">
        <w:rPr>
          <w:lang w:val="en-GB"/>
        </w:rPr>
        <w:t>from</w:t>
      </w:r>
      <w:r>
        <w:rPr>
          <w:lang w:val="en-GB"/>
        </w:rPr>
        <w:t xml:space="preserve"> the ground station, </w:t>
      </w:r>
      <w:r w:rsidR="00AC2C79">
        <w:rPr>
          <w:lang w:val="en-GB"/>
        </w:rPr>
        <w:t>or from</w:t>
      </w:r>
      <w:r w:rsidR="00A8284A">
        <w:rPr>
          <w:lang w:val="en-GB"/>
        </w:rPr>
        <w:t xml:space="preserve"> the USB key. Incoherence between these values ma</w:t>
      </w:r>
      <w:r w:rsidR="00D53762">
        <w:rPr>
          <w:lang w:val="en-GB"/>
        </w:rPr>
        <w:t>y occur and has to be addressed,</w:t>
      </w:r>
    </w:p>
    <w:p w:rsidR="009158D3" w:rsidRDefault="0000204A" w:rsidP="003B518B">
      <w:pPr>
        <w:pStyle w:val="Corps"/>
        <w:numPr>
          <w:ilvl w:val="0"/>
          <w:numId w:val="7"/>
        </w:numPr>
        <w:spacing w:before="120"/>
        <w:ind w:hanging="357"/>
        <w:rPr>
          <w:lang w:val="en-GB"/>
        </w:rPr>
      </w:pPr>
      <w:r>
        <w:rPr>
          <w:lang w:val="en-GB"/>
        </w:rPr>
        <w:t>A misleading</w:t>
      </w:r>
      <w:r w:rsidR="005E613F">
        <w:rPr>
          <w:lang w:val="en-GB"/>
        </w:rPr>
        <w:t xml:space="preserve"> payload mass</w:t>
      </w:r>
      <w:r w:rsidR="00D52C3D">
        <w:rPr>
          <w:lang w:val="en-GB"/>
        </w:rPr>
        <w:t xml:space="preserve"> </w:t>
      </w:r>
      <w:r>
        <w:rPr>
          <w:lang w:val="en-GB"/>
        </w:rPr>
        <w:t xml:space="preserve">value </w:t>
      </w:r>
      <w:r w:rsidR="00D52C3D">
        <w:rPr>
          <w:lang w:val="en-GB"/>
        </w:rPr>
        <w:t>may occur</w:t>
      </w:r>
      <w:r>
        <w:rPr>
          <w:lang w:val="en-GB"/>
        </w:rPr>
        <w:t xml:space="preserve"> even in case of threefold coherency</w:t>
      </w:r>
      <w:r w:rsidR="005E613F">
        <w:rPr>
          <w:lang w:val="en-GB"/>
        </w:rPr>
        <w:t xml:space="preserve">. </w:t>
      </w:r>
      <w:r w:rsidR="00D52C3D">
        <w:rPr>
          <w:lang w:val="en-GB"/>
        </w:rPr>
        <w:t>There is n</w:t>
      </w:r>
      <w:r w:rsidR="005E613F">
        <w:rPr>
          <w:lang w:val="en-GB"/>
        </w:rPr>
        <w:t xml:space="preserve">o </w:t>
      </w:r>
      <w:r w:rsidR="00D52C3D">
        <w:rPr>
          <w:lang w:val="en-GB"/>
        </w:rPr>
        <w:t xml:space="preserve">payload </w:t>
      </w:r>
      <w:r w:rsidR="005E613F">
        <w:rPr>
          <w:lang w:val="en-GB"/>
        </w:rPr>
        <w:t xml:space="preserve">weight sensor </w:t>
      </w:r>
      <w:r>
        <w:rPr>
          <w:lang w:val="en-GB"/>
        </w:rPr>
        <w:t>aboard</w:t>
      </w:r>
      <w:r w:rsidR="00D52C3D">
        <w:rPr>
          <w:lang w:val="en-GB"/>
        </w:rPr>
        <w:t xml:space="preserve"> the AV</w:t>
      </w:r>
      <w:r w:rsidR="005E613F">
        <w:rPr>
          <w:lang w:val="en-GB"/>
        </w:rPr>
        <w:t xml:space="preserve">. </w:t>
      </w:r>
      <w:r w:rsidR="00A8284A">
        <w:rPr>
          <w:lang w:val="en-GB"/>
        </w:rPr>
        <w:t>The a</w:t>
      </w:r>
      <w:r w:rsidR="005E613F">
        <w:rPr>
          <w:lang w:val="en-GB"/>
        </w:rPr>
        <w:t xml:space="preserve">ctual mass has to be estimated by </w:t>
      </w:r>
      <w:r w:rsidR="00A8284A">
        <w:rPr>
          <w:lang w:val="en-GB"/>
        </w:rPr>
        <w:t xml:space="preserve">the </w:t>
      </w:r>
      <w:r w:rsidR="00E46706">
        <w:rPr>
          <w:lang w:val="en-GB"/>
        </w:rPr>
        <w:t>mission management software</w:t>
      </w:r>
      <w:r w:rsidR="00B82736">
        <w:rPr>
          <w:lang w:val="en-GB"/>
        </w:rPr>
        <w:t>,</w:t>
      </w:r>
    </w:p>
    <w:p w:rsidR="009158D3" w:rsidRDefault="005E613F" w:rsidP="003B518B">
      <w:pPr>
        <w:pStyle w:val="Corps"/>
        <w:numPr>
          <w:ilvl w:val="0"/>
          <w:numId w:val="7"/>
        </w:numPr>
        <w:spacing w:before="120"/>
        <w:ind w:hanging="357"/>
        <w:rPr>
          <w:lang w:val="en-GB"/>
        </w:rPr>
      </w:pPr>
      <w:r>
        <w:rPr>
          <w:lang w:val="en-GB"/>
        </w:rPr>
        <w:lastRenderedPageBreak/>
        <w:t xml:space="preserve">In RP mode, </w:t>
      </w:r>
      <w:r w:rsidR="00AA56EA">
        <w:rPr>
          <w:lang w:val="en-GB"/>
        </w:rPr>
        <w:t>arbitrary</w:t>
      </w:r>
      <w:r>
        <w:rPr>
          <w:lang w:val="en-GB"/>
        </w:rPr>
        <w:t xml:space="preserve"> interleaving of </w:t>
      </w:r>
      <w:r w:rsidR="00861D4B">
        <w:rPr>
          <w:lang w:val="en-GB"/>
        </w:rPr>
        <w:t>ground station</w:t>
      </w:r>
      <w:r>
        <w:rPr>
          <w:lang w:val="en-GB"/>
        </w:rPr>
        <w:t xml:space="preserve"> </w:t>
      </w:r>
      <w:r w:rsidR="00FE5CE8">
        <w:rPr>
          <w:lang w:val="en-GB"/>
        </w:rPr>
        <w:t>parameter updates</w:t>
      </w:r>
      <w:r>
        <w:rPr>
          <w:lang w:val="en-GB"/>
        </w:rPr>
        <w:t xml:space="preserve"> and </w:t>
      </w:r>
      <w:proofErr w:type="spellStart"/>
      <w:r w:rsidR="00861D4B">
        <w:rPr>
          <w:lang w:val="en-GB"/>
        </w:rPr>
        <w:t>onboard</w:t>
      </w:r>
      <w:proofErr w:type="spellEnd"/>
      <w:r w:rsidR="00861D4B">
        <w:rPr>
          <w:lang w:val="en-GB"/>
        </w:rPr>
        <w:t xml:space="preserve"> system</w:t>
      </w:r>
      <w:r>
        <w:rPr>
          <w:lang w:val="en-GB"/>
        </w:rPr>
        <w:t xml:space="preserve"> decisions may </w:t>
      </w:r>
      <w:r w:rsidR="00AA56EA">
        <w:rPr>
          <w:lang w:val="en-GB"/>
        </w:rPr>
        <w:t>occur</w:t>
      </w:r>
      <w:r w:rsidR="00861D4B">
        <w:rPr>
          <w:lang w:val="en-GB"/>
        </w:rPr>
        <w:t>,</w:t>
      </w:r>
    </w:p>
    <w:p w:rsidR="00EB4A93" w:rsidRDefault="00AA56EA" w:rsidP="003B518B">
      <w:pPr>
        <w:pStyle w:val="Corps"/>
        <w:numPr>
          <w:ilvl w:val="0"/>
          <w:numId w:val="7"/>
        </w:numPr>
        <w:spacing w:before="60"/>
        <w:rPr>
          <w:lang w:val="en-GB"/>
        </w:rPr>
      </w:pPr>
      <w:r>
        <w:rPr>
          <w:lang w:val="en-GB"/>
        </w:rPr>
        <w:t xml:space="preserve">Breakdowns may occur at any time on electrical, </w:t>
      </w:r>
      <w:r w:rsidR="00974970">
        <w:rPr>
          <w:lang w:val="en-GB"/>
        </w:rPr>
        <w:t>hydraulic</w:t>
      </w:r>
      <w:r>
        <w:rPr>
          <w:lang w:val="en-GB"/>
        </w:rPr>
        <w:t xml:space="preserve">, and digital hardware items. </w:t>
      </w:r>
      <w:r w:rsidR="0001024D">
        <w:rPr>
          <w:lang w:val="en-GB"/>
        </w:rPr>
        <w:t xml:space="preserve">It is assumed </w:t>
      </w:r>
      <w:r w:rsidR="0017082D">
        <w:rPr>
          <w:lang w:val="en-GB"/>
        </w:rPr>
        <w:t xml:space="preserve">that </w:t>
      </w:r>
      <w:r w:rsidR="0001024D">
        <w:rPr>
          <w:lang w:val="en-GB"/>
        </w:rPr>
        <w:t>there is n</w:t>
      </w:r>
      <w:r>
        <w:rPr>
          <w:lang w:val="en-GB"/>
        </w:rPr>
        <w:t xml:space="preserve">o failure </w:t>
      </w:r>
      <w:r w:rsidR="0001024D">
        <w:rPr>
          <w:lang w:val="en-GB"/>
        </w:rPr>
        <w:t>of</w:t>
      </w:r>
      <w:r>
        <w:rPr>
          <w:lang w:val="en-GB"/>
        </w:rPr>
        <w:t xml:space="preserve"> the</w:t>
      </w:r>
      <w:r w:rsidR="0017082D">
        <w:rPr>
          <w:lang w:val="en-GB"/>
        </w:rPr>
        <w:t xml:space="preserve"> AV’s</w:t>
      </w:r>
      <w:r>
        <w:rPr>
          <w:lang w:val="en-GB"/>
        </w:rPr>
        <w:t xml:space="preserve"> mechanical body</w:t>
      </w:r>
      <w:r w:rsidR="0001024D">
        <w:rPr>
          <w:lang w:val="en-GB"/>
        </w:rPr>
        <w:t xml:space="preserve"> and of the data </w:t>
      </w:r>
      <w:proofErr w:type="spellStart"/>
      <w:r w:rsidR="0001024D">
        <w:rPr>
          <w:lang w:val="en-GB"/>
        </w:rPr>
        <w:t>bus’</w:t>
      </w:r>
      <w:proofErr w:type="spellEnd"/>
      <w:r w:rsidR="0001024D">
        <w:rPr>
          <w:lang w:val="en-GB"/>
        </w:rPr>
        <w:t xml:space="preserve"> cable</w:t>
      </w:r>
      <w:r>
        <w:rPr>
          <w:lang w:val="en-GB"/>
        </w:rPr>
        <w:t>.</w:t>
      </w:r>
      <w:r w:rsidR="00365137">
        <w:rPr>
          <w:lang w:val="en-GB"/>
        </w:rPr>
        <w:t xml:space="preserve"> </w:t>
      </w:r>
      <w:r w:rsidR="0017082D">
        <w:rPr>
          <w:lang w:val="en-GB"/>
        </w:rPr>
        <w:t xml:space="preserve">Loss of digital communications (internal and/or external) are however possible in case of emitter or receiver failure. </w:t>
      </w:r>
    </w:p>
    <w:p w:rsidR="009158D3" w:rsidRDefault="00EB4A93" w:rsidP="003B518B">
      <w:pPr>
        <w:pStyle w:val="Corps"/>
        <w:numPr>
          <w:ilvl w:val="0"/>
          <w:numId w:val="7"/>
        </w:numPr>
        <w:spacing w:before="120"/>
        <w:ind w:hanging="357"/>
        <w:rPr>
          <w:lang w:val="en-GB"/>
        </w:rPr>
      </w:pPr>
      <w:r>
        <w:rPr>
          <w:lang w:val="en-GB"/>
        </w:rPr>
        <w:t>Cascading effects (e.g</w:t>
      </w:r>
      <w:r w:rsidR="00043C1E">
        <w:rPr>
          <w:lang w:val="en-GB"/>
        </w:rPr>
        <w:t>.</w:t>
      </w:r>
      <w:r>
        <w:rPr>
          <w:lang w:val="en-GB"/>
        </w:rPr>
        <w:t xml:space="preserve"> electrical -&gt; </w:t>
      </w:r>
      <w:r w:rsidR="00974970">
        <w:rPr>
          <w:lang w:val="en-GB"/>
        </w:rPr>
        <w:t>hydraulic</w:t>
      </w:r>
      <w:r>
        <w:rPr>
          <w:lang w:val="en-GB"/>
        </w:rPr>
        <w:t xml:space="preserve"> -&gt; mechanical) or thermal effects may lead to </w:t>
      </w:r>
      <w:r w:rsidR="00AA56EA">
        <w:rPr>
          <w:lang w:val="en-GB"/>
        </w:rPr>
        <w:t>many</w:t>
      </w:r>
      <w:r>
        <w:rPr>
          <w:lang w:val="en-GB"/>
        </w:rPr>
        <w:t xml:space="preserve"> combination of item failures. It may also lead to latent failures before take-off. </w:t>
      </w:r>
    </w:p>
    <w:p w:rsidR="00365137" w:rsidRPr="00365137" w:rsidRDefault="002F03A2" w:rsidP="003B518B">
      <w:pPr>
        <w:pStyle w:val="Corps"/>
        <w:numPr>
          <w:ilvl w:val="0"/>
          <w:numId w:val="7"/>
        </w:numPr>
        <w:spacing w:before="60"/>
        <w:rPr>
          <w:lang w:val="en-GB"/>
        </w:rPr>
      </w:pPr>
      <w:r>
        <w:rPr>
          <w:lang w:val="en-GB"/>
        </w:rPr>
        <w:t>C</w:t>
      </w:r>
      <w:r w:rsidR="000225E5">
        <w:rPr>
          <w:lang w:val="en-GB"/>
        </w:rPr>
        <w:t>yber-attack</w:t>
      </w:r>
      <w:r>
        <w:rPr>
          <w:lang w:val="en-GB"/>
        </w:rPr>
        <w:t>s</w:t>
      </w:r>
      <w:r w:rsidR="000225E5">
        <w:rPr>
          <w:lang w:val="en-GB"/>
        </w:rPr>
        <w:t xml:space="preserve"> </w:t>
      </w:r>
      <w:r>
        <w:rPr>
          <w:lang w:val="en-GB"/>
        </w:rPr>
        <w:t>are out of the scope of</w:t>
      </w:r>
      <w:r w:rsidR="000225E5">
        <w:rPr>
          <w:lang w:val="en-GB"/>
        </w:rPr>
        <w:t xml:space="preserve"> the use case,</w:t>
      </w:r>
    </w:p>
    <w:p w:rsidR="005E613F" w:rsidRDefault="005E613F" w:rsidP="001354C6">
      <w:pPr>
        <w:pStyle w:val="Heading3"/>
        <w:rPr>
          <w:lang w:val="en-GB"/>
        </w:rPr>
      </w:pPr>
      <w:bookmarkStart w:id="25" w:name="_Toc462179244"/>
      <w:r>
        <w:rPr>
          <w:lang w:val="en-GB"/>
        </w:rPr>
        <w:t>Validation scenarios</w:t>
      </w:r>
      <w:bookmarkEnd w:id="25"/>
    </w:p>
    <w:p w:rsidR="009158D3" w:rsidRDefault="005E613F" w:rsidP="00C75AE4">
      <w:pPr>
        <w:pStyle w:val="Corps"/>
        <w:spacing w:before="0"/>
        <w:rPr>
          <w:lang w:val="en-GB"/>
        </w:rPr>
      </w:pPr>
      <w:r>
        <w:rPr>
          <w:lang w:val="en-GB"/>
        </w:rPr>
        <w:t xml:space="preserve">The </w:t>
      </w:r>
      <w:proofErr w:type="spellStart"/>
      <w:r>
        <w:rPr>
          <w:lang w:val="en-GB"/>
        </w:rPr>
        <w:t>scenarii</w:t>
      </w:r>
      <w:proofErr w:type="spellEnd"/>
      <w:r>
        <w:rPr>
          <w:lang w:val="en-GB"/>
        </w:rPr>
        <w:t xml:space="preserve"> are </w:t>
      </w:r>
      <w:r w:rsidR="008A2F8F">
        <w:rPr>
          <w:lang w:val="en-GB"/>
        </w:rPr>
        <w:t>indeed</w:t>
      </w:r>
      <w:r w:rsidR="008E3AF7">
        <w:rPr>
          <w:lang w:val="en-GB"/>
        </w:rPr>
        <w:t xml:space="preserve"> scenario patterns</w:t>
      </w:r>
      <w:r w:rsidR="008A2F8F">
        <w:rPr>
          <w:lang w:val="en-GB"/>
        </w:rPr>
        <w:t>:</w:t>
      </w:r>
      <w:r>
        <w:rPr>
          <w:lang w:val="en-GB"/>
        </w:rPr>
        <w:t xml:space="preserve"> </w:t>
      </w:r>
      <w:r w:rsidR="008A2F8F">
        <w:rPr>
          <w:lang w:val="en-GB"/>
        </w:rPr>
        <w:t>m</w:t>
      </w:r>
      <w:r>
        <w:rPr>
          <w:lang w:val="en-GB"/>
        </w:rPr>
        <w:t xml:space="preserve">any </w:t>
      </w:r>
      <w:r w:rsidR="008E3AF7">
        <w:rPr>
          <w:lang w:val="en-GB"/>
        </w:rPr>
        <w:t>variants</w:t>
      </w:r>
      <w:r>
        <w:rPr>
          <w:lang w:val="en-GB"/>
        </w:rPr>
        <w:t xml:space="preserve"> can </w:t>
      </w:r>
      <w:r w:rsidR="008E3AF7">
        <w:rPr>
          <w:lang w:val="en-GB"/>
        </w:rPr>
        <w:t>be imagined</w:t>
      </w:r>
      <w:r>
        <w:rPr>
          <w:lang w:val="en-GB"/>
        </w:rPr>
        <w:t xml:space="preserve"> depending on the external</w:t>
      </w:r>
      <w:r w:rsidR="008315F1">
        <w:rPr>
          <w:lang w:val="en-GB"/>
        </w:rPr>
        <w:t xml:space="preserve"> and internal</w:t>
      </w:r>
      <w:r>
        <w:rPr>
          <w:lang w:val="en-GB"/>
        </w:rPr>
        <w:t xml:space="preserve"> events</w:t>
      </w:r>
      <w:r w:rsidR="008315F1">
        <w:rPr>
          <w:lang w:val="en-GB"/>
        </w:rPr>
        <w:t xml:space="preserve"> coming to play</w:t>
      </w:r>
      <w:r w:rsidR="008A2F8F">
        <w:rPr>
          <w:lang w:val="en-GB"/>
        </w:rPr>
        <w:t>,</w:t>
      </w:r>
      <w:r>
        <w:rPr>
          <w:lang w:val="en-GB"/>
        </w:rPr>
        <w:t xml:space="preserve"> </w:t>
      </w:r>
      <w:r w:rsidR="008315F1">
        <w:rPr>
          <w:lang w:val="en-GB"/>
        </w:rPr>
        <w:t xml:space="preserve">and </w:t>
      </w:r>
      <w:r>
        <w:rPr>
          <w:lang w:val="en-GB"/>
        </w:rPr>
        <w:t xml:space="preserve">their </w:t>
      </w:r>
      <w:r w:rsidR="008A2F8F">
        <w:rPr>
          <w:lang w:val="en-GB"/>
        </w:rPr>
        <w:t>relative</w:t>
      </w:r>
      <w:r>
        <w:rPr>
          <w:lang w:val="en-GB"/>
        </w:rPr>
        <w:t xml:space="preserve"> ordering</w:t>
      </w:r>
      <w:r w:rsidR="008A2F8F">
        <w:rPr>
          <w:lang w:val="en-GB"/>
        </w:rPr>
        <w:t>.</w:t>
      </w:r>
    </w:p>
    <w:p w:rsidR="009158D3" w:rsidRDefault="005E613F" w:rsidP="001354C6">
      <w:pPr>
        <w:pStyle w:val="Heading4"/>
        <w:rPr>
          <w:lang w:val="en-GB"/>
        </w:rPr>
      </w:pPr>
      <w:r>
        <w:rPr>
          <w:lang w:val="en-GB"/>
        </w:rPr>
        <w:t>Scenario 1: Nominal</w:t>
      </w:r>
    </w:p>
    <w:p w:rsidR="009158D3" w:rsidRDefault="005E613F" w:rsidP="003B518B">
      <w:pPr>
        <w:pStyle w:val="Corps"/>
        <w:numPr>
          <w:ilvl w:val="0"/>
          <w:numId w:val="10"/>
        </w:numPr>
        <w:spacing w:before="60"/>
        <w:ind w:hanging="357"/>
        <w:rPr>
          <w:lang w:val="en-GB"/>
        </w:rPr>
      </w:pPr>
      <w:r>
        <w:rPr>
          <w:lang w:val="en-GB"/>
        </w:rPr>
        <w:t xml:space="preserve">Payload </w:t>
      </w:r>
      <w:r w:rsidR="00E37F06">
        <w:rPr>
          <w:lang w:val="en-GB"/>
        </w:rPr>
        <w:t>loading</w:t>
      </w:r>
      <w:r w:rsidR="00FE2CAA">
        <w:rPr>
          <w:lang w:val="en-GB"/>
        </w:rPr>
        <w:t>, switch in OPENED position at CP</w:t>
      </w:r>
      <w:r w:rsidR="00164EBE">
        <w:rPr>
          <w:lang w:val="en-GB"/>
        </w:rPr>
        <w:t>,</w:t>
      </w:r>
    </w:p>
    <w:p w:rsidR="009158D3" w:rsidRDefault="005E613F" w:rsidP="003B518B">
      <w:pPr>
        <w:pStyle w:val="Corps"/>
        <w:numPr>
          <w:ilvl w:val="0"/>
          <w:numId w:val="10"/>
        </w:numPr>
        <w:spacing w:before="60"/>
        <w:ind w:hanging="357"/>
        <w:rPr>
          <w:lang w:val="en-GB"/>
        </w:rPr>
      </w:pPr>
      <w:r>
        <w:rPr>
          <w:lang w:val="en-GB"/>
        </w:rPr>
        <w:t>Power ON and initialisation of the systems,</w:t>
      </w:r>
      <w:r w:rsidR="00164EBE">
        <w:rPr>
          <w:lang w:val="en-GB"/>
        </w:rPr>
        <w:t xml:space="preserve"> initialisation completes</w:t>
      </w:r>
      <w:r w:rsidR="00C01A5E">
        <w:rPr>
          <w:lang w:val="en-GB"/>
        </w:rPr>
        <w:t xml:space="preserve"> in a few minutes</w:t>
      </w:r>
      <w:r w:rsidR="00164EBE">
        <w:rPr>
          <w:lang w:val="en-GB"/>
        </w:rPr>
        <w:t>, READY lights</w:t>
      </w:r>
      <w:r w:rsidR="00C01A5E">
        <w:rPr>
          <w:lang w:val="en-GB"/>
        </w:rPr>
        <w:t xml:space="preserve"> turns</w:t>
      </w:r>
      <w:r w:rsidR="00164EBE">
        <w:rPr>
          <w:lang w:val="en-GB"/>
        </w:rPr>
        <w:t xml:space="preserve"> on,</w:t>
      </w:r>
    </w:p>
    <w:p w:rsidR="009158D3" w:rsidRDefault="005E613F" w:rsidP="003B518B">
      <w:pPr>
        <w:pStyle w:val="Corps"/>
        <w:numPr>
          <w:ilvl w:val="0"/>
          <w:numId w:val="10"/>
        </w:numPr>
        <w:spacing w:before="60"/>
        <w:ind w:hanging="357"/>
        <w:rPr>
          <w:lang w:val="en-GB"/>
        </w:rPr>
      </w:pPr>
      <w:r>
        <w:rPr>
          <w:lang w:val="en-GB"/>
        </w:rPr>
        <w:t>Initialisation of the mission on the AV</w:t>
      </w:r>
      <w:r w:rsidR="00164EBE">
        <w:rPr>
          <w:lang w:val="en-GB"/>
        </w:rPr>
        <w:t xml:space="preserve"> by means of the USB stick</w:t>
      </w:r>
      <w:r w:rsidR="00C01A5E">
        <w:rPr>
          <w:lang w:val="en-GB"/>
        </w:rPr>
        <w:t>,</w:t>
      </w:r>
      <w:r w:rsidR="00164EBE">
        <w:rPr>
          <w:lang w:val="en-GB"/>
        </w:rPr>
        <w:t xml:space="preserve"> left in the slot</w:t>
      </w:r>
      <w:r>
        <w:rPr>
          <w:lang w:val="en-GB"/>
        </w:rPr>
        <w:t>. Mission parameters:</w:t>
      </w:r>
    </w:p>
    <w:p w:rsidR="00011083" w:rsidRDefault="00011083" w:rsidP="003B518B">
      <w:pPr>
        <w:pStyle w:val="Corps"/>
        <w:numPr>
          <w:ilvl w:val="1"/>
          <w:numId w:val="10"/>
        </w:numPr>
        <w:spacing w:before="60"/>
        <w:ind w:hanging="357"/>
        <w:rPr>
          <w:lang w:val="en-GB"/>
        </w:rPr>
      </w:pPr>
      <w:r>
        <w:rPr>
          <w:lang w:val="en-GB"/>
        </w:rPr>
        <w:t xml:space="preserve">A mode (fully </w:t>
      </w:r>
      <w:r w:rsidRPr="00031506">
        <w:rPr>
          <w:b/>
          <w:lang w:val="en-GB"/>
        </w:rPr>
        <w:t>A</w:t>
      </w:r>
      <w:r w:rsidR="00F52A47">
        <w:rPr>
          <w:lang w:val="en-GB"/>
        </w:rPr>
        <w:t>utonomous)</w:t>
      </w:r>
      <w:r>
        <w:rPr>
          <w:lang w:val="en-GB"/>
        </w:rPr>
        <w:t>,</w:t>
      </w:r>
    </w:p>
    <w:p w:rsidR="00011083" w:rsidRDefault="00011083" w:rsidP="003B518B">
      <w:pPr>
        <w:pStyle w:val="Corps"/>
        <w:numPr>
          <w:ilvl w:val="1"/>
          <w:numId w:val="10"/>
        </w:numPr>
        <w:spacing w:before="60"/>
        <w:ind w:hanging="357"/>
        <w:rPr>
          <w:lang w:val="en-GB"/>
        </w:rPr>
      </w:pPr>
      <w:r>
        <w:rPr>
          <w:lang w:val="en-GB"/>
        </w:rPr>
        <w:t>E</w:t>
      </w:r>
      <w:r w:rsidR="00F52A47">
        <w:rPr>
          <w:lang w:val="en-GB"/>
        </w:rPr>
        <w:t>nergy efficiency option</w:t>
      </w:r>
    </w:p>
    <w:p w:rsidR="009158D3" w:rsidRDefault="00164EBE" w:rsidP="003B518B">
      <w:pPr>
        <w:pStyle w:val="Corps"/>
        <w:numPr>
          <w:ilvl w:val="1"/>
          <w:numId w:val="10"/>
        </w:numPr>
        <w:spacing w:before="60"/>
        <w:ind w:hanging="357"/>
        <w:rPr>
          <w:lang w:val="en-GB"/>
        </w:rPr>
      </w:pPr>
      <w:r>
        <w:rPr>
          <w:lang w:val="en-GB"/>
        </w:rPr>
        <w:t>Declared p</w:t>
      </w:r>
      <w:r w:rsidR="00F52A47">
        <w:rPr>
          <w:lang w:val="en-GB"/>
        </w:rPr>
        <w:t xml:space="preserve">ayload mass: </w:t>
      </w:r>
      <w:r w:rsidR="005E613F">
        <w:rPr>
          <w:lang w:val="en-GB"/>
        </w:rPr>
        <w:t>5kg</w:t>
      </w:r>
      <w:r w:rsidR="00011083">
        <w:rPr>
          <w:lang w:val="en-GB"/>
        </w:rPr>
        <w:t>,</w:t>
      </w:r>
    </w:p>
    <w:p w:rsidR="009158D3" w:rsidRDefault="005E613F" w:rsidP="003B518B">
      <w:pPr>
        <w:pStyle w:val="Corps"/>
        <w:numPr>
          <w:ilvl w:val="1"/>
          <w:numId w:val="10"/>
        </w:numPr>
        <w:spacing w:before="60"/>
        <w:ind w:hanging="357"/>
        <w:rPr>
          <w:lang w:val="en-GB"/>
        </w:rPr>
      </w:pPr>
      <w:r>
        <w:rPr>
          <w:lang w:val="en-GB"/>
        </w:rPr>
        <w:t xml:space="preserve">Distance: 60 </w:t>
      </w:r>
      <w:proofErr w:type="spellStart"/>
      <w:r>
        <w:rPr>
          <w:lang w:val="en-GB"/>
        </w:rPr>
        <w:t>n.m</w:t>
      </w:r>
      <w:proofErr w:type="spellEnd"/>
      <w:r w:rsidR="00011083">
        <w:rPr>
          <w:lang w:val="en-GB"/>
        </w:rPr>
        <w:t>,</w:t>
      </w:r>
    </w:p>
    <w:p w:rsidR="009158D3" w:rsidRDefault="00F52A47" w:rsidP="003B518B">
      <w:pPr>
        <w:pStyle w:val="Corps"/>
        <w:numPr>
          <w:ilvl w:val="1"/>
          <w:numId w:val="10"/>
        </w:numPr>
        <w:spacing w:before="60"/>
        <w:ind w:hanging="357"/>
        <w:rPr>
          <w:lang w:val="en-GB"/>
        </w:rPr>
      </w:pPr>
      <w:r>
        <w:rPr>
          <w:lang w:val="en-GB"/>
        </w:rPr>
        <w:t>Flight level: 1</w:t>
      </w:r>
      <w:r w:rsidR="005E613F">
        <w:rPr>
          <w:lang w:val="en-GB"/>
        </w:rPr>
        <w:t>000ft</w:t>
      </w:r>
    </w:p>
    <w:p w:rsidR="009158D3" w:rsidRDefault="00B47ABF" w:rsidP="003B518B">
      <w:pPr>
        <w:pStyle w:val="Corps"/>
        <w:numPr>
          <w:ilvl w:val="1"/>
          <w:numId w:val="10"/>
        </w:numPr>
        <w:spacing w:before="60"/>
        <w:ind w:hanging="357"/>
        <w:rPr>
          <w:lang w:val="en-GB"/>
        </w:rPr>
      </w:pPr>
      <w:r>
        <w:rPr>
          <w:lang w:val="en-GB"/>
        </w:rPr>
        <w:t>Speed: 50</w:t>
      </w:r>
      <w:r w:rsidR="005E613F">
        <w:rPr>
          <w:lang w:val="en-GB"/>
        </w:rPr>
        <w:t xml:space="preserve"> </w:t>
      </w:r>
      <w:proofErr w:type="spellStart"/>
      <w:r w:rsidR="005E613F">
        <w:rPr>
          <w:lang w:val="en-GB"/>
        </w:rPr>
        <w:t>kt</w:t>
      </w:r>
      <w:proofErr w:type="spellEnd"/>
    </w:p>
    <w:p w:rsidR="00B47ABF" w:rsidRDefault="00B47ABF" w:rsidP="003B518B">
      <w:pPr>
        <w:pStyle w:val="Corps"/>
        <w:numPr>
          <w:ilvl w:val="0"/>
          <w:numId w:val="10"/>
        </w:numPr>
        <w:spacing w:before="60"/>
        <w:rPr>
          <w:lang w:val="en-GB"/>
        </w:rPr>
      </w:pPr>
      <w:r>
        <w:rPr>
          <w:lang w:val="en-GB"/>
        </w:rPr>
        <w:t>Payload bay closed, switch on CLOSED position,</w:t>
      </w:r>
    </w:p>
    <w:p w:rsidR="009158D3" w:rsidRDefault="005E613F" w:rsidP="003B518B">
      <w:pPr>
        <w:pStyle w:val="Corps"/>
        <w:numPr>
          <w:ilvl w:val="0"/>
          <w:numId w:val="10"/>
        </w:numPr>
        <w:spacing w:before="60"/>
        <w:ind w:hanging="357"/>
        <w:rPr>
          <w:lang w:val="en-GB"/>
        </w:rPr>
      </w:pPr>
      <w:r>
        <w:rPr>
          <w:lang w:val="en-GB"/>
        </w:rPr>
        <w:t>Take-off, climb, and beginning of cruise</w:t>
      </w:r>
      <w:r w:rsidR="00455526">
        <w:rPr>
          <w:lang w:val="en-GB"/>
        </w:rPr>
        <w:t xml:space="preserve"> at </w:t>
      </w:r>
      <w:proofErr w:type="spellStart"/>
      <w:r w:rsidR="00455526">
        <w:rPr>
          <w:lang w:val="en-GB"/>
        </w:rPr>
        <w:t>preset</w:t>
      </w:r>
      <w:proofErr w:type="spellEnd"/>
      <w:r w:rsidR="00455526">
        <w:rPr>
          <w:lang w:val="en-GB"/>
        </w:rPr>
        <w:t xml:space="preserve"> altitude and speed,</w:t>
      </w:r>
    </w:p>
    <w:p w:rsidR="009158D3" w:rsidRDefault="005E613F" w:rsidP="003B518B">
      <w:pPr>
        <w:pStyle w:val="Corps"/>
        <w:numPr>
          <w:ilvl w:val="0"/>
          <w:numId w:val="10"/>
        </w:numPr>
        <w:spacing w:before="60"/>
        <w:ind w:hanging="357"/>
        <w:rPr>
          <w:lang w:val="en-GB"/>
        </w:rPr>
      </w:pPr>
      <w:r>
        <w:rPr>
          <w:lang w:val="en-GB"/>
        </w:rPr>
        <w:t>Take-over of the ground station to modify the cruise parameters as wind seems stronger than forecast.</w:t>
      </w:r>
    </w:p>
    <w:p w:rsidR="009158D3" w:rsidRDefault="00455526" w:rsidP="003B518B">
      <w:pPr>
        <w:pStyle w:val="Corps"/>
        <w:numPr>
          <w:ilvl w:val="0"/>
          <w:numId w:val="10"/>
        </w:numPr>
        <w:spacing w:before="60"/>
        <w:ind w:hanging="357"/>
        <w:rPr>
          <w:lang w:val="en-GB"/>
        </w:rPr>
      </w:pPr>
      <w:r w:rsidRPr="00455526">
        <w:rPr>
          <w:lang w:val="en-GB"/>
        </w:rPr>
        <w:t xml:space="preserve">The ground station operator </w:t>
      </w:r>
      <w:r w:rsidR="005E613F" w:rsidRPr="00455526">
        <w:rPr>
          <w:lang w:val="en-GB"/>
        </w:rPr>
        <w:t>decrease</w:t>
      </w:r>
      <w:r>
        <w:rPr>
          <w:lang w:val="en-GB"/>
        </w:rPr>
        <w:t>s</w:t>
      </w:r>
      <w:r w:rsidR="005E613F" w:rsidRPr="00455526">
        <w:rPr>
          <w:lang w:val="en-GB"/>
        </w:rPr>
        <w:t xml:space="preserve"> </w:t>
      </w:r>
      <w:r w:rsidR="00B47ABF">
        <w:rPr>
          <w:lang w:val="en-GB"/>
        </w:rPr>
        <w:t>cruise</w:t>
      </w:r>
      <w:r>
        <w:rPr>
          <w:lang w:val="en-GB"/>
        </w:rPr>
        <w:t xml:space="preserve"> s</w:t>
      </w:r>
      <w:r w:rsidRPr="00455526">
        <w:rPr>
          <w:lang w:val="en-GB"/>
        </w:rPr>
        <w:t xml:space="preserve">peed </w:t>
      </w:r>
      <w:r w:rsidR="00B47ABF">
        <w:rPr>
          <w:lang w:val="en-GB"/>
        </w:rPr>
        <w:t>by 1</w:t>
      </w:r>
      <w:r w:rsidR="005E613F" w:rsidRPr="00455526">
        <w:rPr>
          <w:lang w:val="en-GB"/>
        </w:rPr>
        <w:t>0kt</w:t>
      </w:r>
      <w:r>
        <w:rPr>
          <w:lang w:val="en-GB"/>
        </w:rPr>
        <w:t>,</w:t>
      </w:r>
    </w:p>
    <w:p w:rsidR="005E613F" w:rsidRPr="00455526" w:rsidRDefault="00455526" w:rsidP="003B518B">
      <w:pPr>
        <w:pStyle w:val="Corps"/>
        <w:numPr>
          <w:ilvl w:val="0"/>
          <w:numId w:val="10"/>
        </w:numPr>
        <w:spacing w:before="60"/>
        <w:ind w:hanging="357"/>
        <w:rPr>
          <w:lang w:val="en-GB"/>
        </w:rPr>
      </w:pPr>
      <w:r>
        <w:rPr>
          <w:lang w:val="en-GB"/>
        </w:rPr>
        <w:t>Continued cruise at new speed,</w:t>
      </w:r>
    </w:p>
    <w:p w:rsidR="009158D3" w:rsidRDefault="00455526" w:rsidP="003B518B">
      <w:pPr>
        <w:pStyle w:val="Corps"/>
        <w:numPr>
          <w:ilvl w:val="0"/>
          <w:numId w:val="10"/>
        </w:numPr>
        <w:spacing w:before="60"/>
        <w:ind w:hanging="357"/>
        <w:rPr>
          <w:lang w:val="en-GB"/>
        </w:rPr>
      </w:pPr>
      <w:r>
        <w:rPr>
          <w:lang w:val="en-GB"/>
        </w:rPr>
        <w:t xml:space="preserve">Descent and </w:t>
      </w:r>
      <w:r w:rsidR="005E613F">
        <w:rPr>
          <w:lang w:val="en-GB"/>
        </w:rPr>
        <w:t xml:space="preserve">AV landing </w:t>
      </w:r>
      <w:r>
        <w:rPr>
          <w:lang w:val="en-GB"/>
        </w:rPr>
        <w:t>at</w:t>
      </w:r>
      <w:r w:rsidR="005E613F">
        <w:rPr>
          <w:lang w:val="en-GB"/>
        </w:rPr>
        <w:t xml:space="preserve"> </w:t>
      </w:r>
      <w:proofErr w:type="spellStart"/>
      <w:r>
        <w:rPr>
          <w:lang w:val="en-GB"/>
        </w:rPr>
        <w:t>preset</w:t>
      </w:r>
      <w:proofErr w:type="spellEnd"/>
      <w:r w:rsidR="005E613F">
        <w:rPr>
          <w:lang w:val="en-GB"/>
        </w:rPr>
        <w:t xml:space="preserve"> distance</w:t>
      </w:r>
      <w:r>
        <w:rPr>
          <w:lang w:val="en-GB"/>
        </w:rPr>
        <w:t>,</w:t>
      </w:r>
    </w:p>
    <w:p w:rsidR="009158D3" w:rsidRDefault="009658AF" w:rsidP="003B518B">
      <w:pPr>
        <w:pStyle w:val="Corps"/>
        <w:numPr>
          <w:ilvl w:val="0"/>
          <w:numId w:val="10"/>
        </w:numPr>
        <w:spacing w:before="60"/>
        <w:ind w:hanging="357"/>
        <w:rPr>
          <w:lang w:val="en-GB"/>
        </w:rPr>
      </w:pPr>
      <w:r>
        <w:rPr>
          <w:lang w:val="en-GB"/>
        </w:rPr>
        <w:t xml:space="preserve">The operator </w:t>
      </w:r>
      <w:r w:rsidR="00995767">
        <w:rPr>
          <w:lang w:val="en-GB"/>
        </w:rPr>
        <w:t>moves the switch to OPENED and</w:t>
      </w:r>
      <w:r>
        <w:rPr>
          <w:lang w:val="en-GB"/>
        </w:rPr>
        <w:t xml:space="preserve"> </w:t>
      </w:r>
      <w:r w:rsidR="00995767">
        <w:rPr>
          <w:lang w:val="en-GB"/>
        </w:rPr>
        <w:t>off boards</w:t>
      </w:r>
      <w:r>
        <w:rPr>
          <w:lang w:val="en-GB"/>
        </w:rPr>
        <w:t xml:space="preserve"> the</w:t>
      </w:r>
      <w:r w:rsidR="005E613F">
        <w:rPr>
          <w:lang w:val="en-GB"/>
        </w:rPr>
        <w:t xml:space="preserve"> payload</w:t>
      </w:r>
      <w:r w:rsidR="00995767">
        <w:rPr>
          <w:lang w:val="en-GB"/>
        </w:rPr>
        <w:t>.</w:t>
      </w:r>
      <w:r>
        <w:rPr>
          <w:lang w:val="en-GB"/>
        </w:rPr>
        <w:t xml:space="preserve"> T</w:t>
      </w:r>
      <w:r w:rsidR="005E613F">
        <w:rPr>
          <w:lang w:val="en-GB"/>
        </w:rPr>
        <w:t>he systems are still powered for diagnosis</w:t>
      </w:r>
      <w:r>
        <w:rPr>
          <w:lang w:val="en-GB"/>
        </w:rPr>
        <w:t xml:space="preserve"> and prognosis,</w:t>
      </w:r>
      <w:r w:rsidR="00995767">
        <w:rPr>
          <w:lang w:val="en-GB"/>
        </w:rPr>
        <w:t xml:space="preserve"> and immediate take-off, </w:t>
      </w:r>
    </w:p>
    <w:p w:rsidR="009158D3" w:rsidRDefault="005E613F" w:rsidP="003B518B">
      <w:pPr>
        <w:pStyle w:val="Corps"/>
        <w:numPr>
          <w:ilvl w:val="0"/>
          <w:numId w:val="10"/>
        </w:numPr>
        <w:spacing w:before="60"/>
        <w:ind w:hanging="357"/>
        <w:rPr>
          <w:lang w:val="en-GB"/>
        </w:rPr>
      </w:pPr>
      <w:r>
        <w:rPr>
          <w:lang w:val="en-GB"/>
        </w:rPr>
        <w:t xml:space="preserve">Everything OK </w:t>
      </w:r>
      <w:r w:rsidR="009658AF">
        <w:rPr>
          <w:lang w:val="en-GB"/>
        </w:rPr>
        <w:t xml:space="preserve">on the control panel </w:t>
      </w:r>
      <w:r>
        <w:rPr>
          <w:lang w:val="en-GB"/>
        </w:rPr>
        <w:t>(</w:t>
      </w:r>
      <w:r w:rsidR="00995767">
        <w:rPr>
          <w:lang w:val="en-GB"/>
        </w:rPr>
        <w:t>no energy “refuelling” needed for either of the two sources</w:t>
      </w:r>
      <w:r>
        <w:rPr>
          <w:lang w:val="en-GB"/>
        </w:rPr>
        <w:t xml:space="preserve">), </w:t>
      </w:r>
    </w:p>
    <w:p w:rsidR="005E613F" w:rsidRDefault="009658AF" w:rsidP="003B518B">
      <w:pPr>
        <w:pStyle w:val="Corps"/>
        <w:numPr>
          <w:ilvl w:val="0"/>
          <w:numId w:val="10"/>
        </w:numPr>
        <w:spacing w:before="60"/>
        <w:ind w:hanging="357"/>
        <w:rPr>
          <w:lang w:val="en-GB"/>
        </w:rPr>
      </w:pPr>
      <w:r>
        <w:rPr>
          <w:lang w:val="en-GB"/>
        </w:rPr>
        <w:t>P</w:t>
      </w:r>
      <w:r w:rsidR="005E613F">
        <w:rPr>
          <w:lang w:val="en-GB"/>
        </w:rPr>
        <w:t>ower off.</w:t>
      </w:r>
    </w:p>
    <w:p w:rsidR="009158D3" w:rsidRDefault="005E613F" w:rsidP="001354C6">
      <w:pPr>
        <w:pStyle w:val="Heading4"/>
        <w:rPr>
          <w:lang w:val="en-GB"/>
        </w:rPr>
      </w:pPr>
      <w:r>
        <w:rPr>
          <w:lang w:val="en-GB"/>
        </w:rPr>
        <w:t>Scenario 2: Bad weather conditions</w:t>
      </w:r>
      <w:r w:rsidR="009D1DBE">
        <w:rPr>
          <w:lang w:val="en-GB"/>
        </w:rPr>
        <w:t xml:space="preserve"> no failures</w:t>
      </w:r>
    </w:p>
    <w:p w:rsidR="005E613F" w:rsidRDefault="009D1DBE" w:rsidP="003B518B">
      <w:pPr>
        <w:pStyle w:val="Corps"/>
        <w:numPr>
          <w:ilvl w:val="0"/>
          <w:numId w:val="10"/>
        </w:numPr>
        <w:spacing w:before="60"/>
        <w:ind w:hanging="357"/>
        <w:rPr>
          <w:lang w:val="en-GB"/>
        </w:rPr>
      </w:pPr>
      <w:r>
        <w:rPr>
          <w:lang w:val="en-GB"/>
        </w:rPr>
        <w:t xml:space="preserve">Same as scenario 1, with a shorter mission range, </w:t>
      </w:r>
      <w:r w:rsidR="005E613F">
        <w:rPr>
          <w:lang w:val="en-GB"/>
        </w:rPr>
        <w:t>unti</w:t>
      </w:r>
      <w:r>
        <w:rPr>
          <w:lang w:val="en-GB"/>
        </w:rPr>
        <w:t>l mid of cruise phase,</w:t>
      </w:r>
    </w:p>
    <w:p w:rsidR="005E613F" w:rsidRDefault="009D1DBE" w:rsidP="003B518B">
      <w:pPr>
        <w:pStyle w:val="Corps"/>
        <w:numPr>
          <w:ilvl w:val="0"/>
          <w:numId w:val="10"/>
        </w:numPr>
        <w:spacing w:before="60"/>
        <w:ind w:hanging="357"/>
        <w:rPr>
          <w:lang w:val="en-GB"/>
        </w:rPr>
      </w:pPr>
      <w:r>
        <w:rPr>
          <w:lang w:val="en-GB"/>
        </w:rPr>
        <w:t>Wind gusts challenge</w:t>
      </w:r>
      <w:r w:rsidR="005E613F">
        <w:rPr>
          <w:lang w:val="en-GB"/>
        </w:rPr>
        <w:t xml:space="preserve"> </w:t>
      </w:r>
      <w:proofErr w:type="gramStart"/>
      <w:r w:rsidR="00CF51DD">
        <w:rPr>
          <w:lang w:val="en-GB"/>
        </w:rPr>
        <w:t>A</w:t>
      </w:r>
      <w:proofErr w:type="gramEnd"/>
      <w:r w:rsidR="005E613F">
        <w:rPr>
          <w:lang w:val="en-GB"/>
        </w:rPr>
        <w:t xml:space="preserve"> mode</w:t>
      </w:r>
      <w:r>
        <w:rPr>
          <w:lang w:val="en-GB"/>
        </w:rPr>
        <w:t>’s</w:t>
      </w:r>
      <w:r w:rsidR="005E613F">
        <w:rPr>
          <w:lang w:val="en-GB"/>
        </w:rPr>
        <w:t xml:space="preserve"> control</w:t>
      </w:r>
      <w:r>
        <w:rPr>
          <w:lang w:val="en-GB"/>
        </w:rPr>
        <w:t xml:space="preserve"> laws. T</w:t>
      </w:r>
      <w:r w:rsidR="00CF51DD">
        <w:rPr>
          <w:lang w:val="en-GB"/>
        </w:rPr>
        <w:t>he AV makes transient</w:t>
      </w:r>
      <w:r>
        <w:rPr>
          <w:lang w:val="en-GB"/>
        </w:rPr>
        <w:t xml:space="preserve"> forays in the hazardous flight domain,</w:t>
      </w:r>
    </w:p>
    <w:p w:rsidR="005E613F" w:rsidRDefault="009D1DBE" w:rsidP="003B518B">
      <w:pPr>
        <w:pStyle w:val="Corps"/>
        <w:numPr>
          <w:ilvl w:val="0"/>
          <w:numId w:val="10"/>
        </w:numPr>
        <w:spacing w:before="60"/>
        <w:ind w:hanging="357"/>
        <w:rPr>
          <w:lang w:val="en-GB"/>
        </w:rPr>
      </w:pPr>
      <w:r>
        <w:rPr>
          <w:lang w:val="en-GB"/>
        </w:rPr>
        <w:lastRenderedPageBreak/>
        <w:t>The hazardous transients are more and more frequent but escape catastrophic conditions. N</w:t>
      </w:r>
      <w:r w:rsidR="005E613F">
        <w:rPr>
          <w:lang w:val="en-GB"/>
        </w:rPr>
        <w:t xml:space="preserve">o take over by </w:t>
      </w:r>
      <w:r w:rsidR="00C16414">
        <w:rPr>
          <w:lang w:val="en-GB"/>
        </w:rPr>
        <w:t xml:space="preserve">the </w:t>
      </w:r>
      <w:r w:rsidR="005E613F">
        <w:rPr>
          <w:lang w:val="en-GB"/>
        </w:rPr>
        <w:t>GS</w:t>
      </w:r>
      <w:r w:rsidR="00C16414">
        <w:rPr>
          <w:lang w:val="en-GB"/>
        </w:rPr>
        <w:t xml:space="preserve"> is possible</w:t>
      </w:r>
      <w:r w:rsidR="005E613F">
        <w:rPr>
          <w:lang w:val="en-GB"/>
        </w:rPr>
        <w:t xml:space="preserve">, </w:t>
      </w:r>
      <w:r>
        <w:rPr>
          <w:lang w:val="en-GB"/>
        </w:rPr>
        <w:t xml:space="preserve">communication latency is incompatible with </w:t>
      </w:r>
      <w:r w:rsidR="005E613F">
        <w:rPr>
          <w:lang w:val="en-GB"/>
        </w:rPr>
        <w:t>short term control</w:t>
      </w:r>
      <w:r>
        <w:rPr>
          <w:lang w:val="en-GB"/>
        </w:rPr>
        <w:t xml:space="preserve"> (remote piloting)</w:t>
      </w:r>
      <w:r w:rsidR="005E613F">
        <w:rPr>
          <w:lang w:val="en-GB"/>
        </w:rPr>
        <w:t xml:space="preserve">, </w:t>
      </w:r>
    </w:p>
    <w:p w:rsidR="005E613F" w:rsidRDefault="00803E56" w:rsidP="003B518B">
      <w:pPr>
        <w:pStyle w:val="Corps"/>
        <w:numPr>
          <w:ilvl w:val="0"/>
          <w:numId w:val="10"/>
        </w:numPr>
        <w:spacing w:before="60"/>
        <w:ind w:hanging="357"/>
        <w:rPr>
          <w:lang w:val="en-GB"/>
        </w:rPr>
      </w:pPr>
      <w:r>
        <w:rPr>
          <w:lang w:val="en-GB"/>
        </w:rPr>
        <w:t>The e</w:t>
      </w:r>
      <w:r w:rsidR="005E613F">
        <w:rPr>
          <w:lang w:val="en-GB"/>
        </w:rPr>
        <w:t>nergy</w:t>
      </w:r>
      <w:r>
        <w:rPr>
          <w:lang w:val="en-GB"/>
        </w:rPr>
        <w:t xml:space="preserve"> capacity</w:t>
      </w:r>
      <w:r w:rsidR="005E613F">
        <w:rPr>
          <w:lang w:val="en-GB"/>
        </w:rPr>
        <w:t xml:space="preserve"> is compatible with </w:t>
      </w:r>
      <w:r>
        <w:rPr>
          <w:lang w:val="en-GB"/>
        </w:rPr>
        <w:t xml:space="preserve">completion of the </w:t>
      </w:r>
      <w:r w:rsidR="005E613F">
        <w:rPr>
          <w:lang w:val="en-GB"/>
        </w:rPr>
        <w:t>mission in spite of the electrical/</w:t>
      </w:r>
      <w:r w:rsidR="00974970">
        <w:rPr>
          <w:lang w:val="en-GB"/>
        </w:rPr>
        <w:t>hydraulic</w:t>
      </w:r>
      <w:r w:rsidR="005E613F">
        <w:rPr>
          <w:lang w:val="en-GB"/>
        </w:rPr>
        <w:t xml:space="preserve"> intensive controls to compensate the wind disturbances,</w:t>
      </w:r>
    </w:p>
    <w:p w:rsidR="009158D3" w:rsidRDefault="005E613F" w:rsidP="003B518B">
      <w:pPr>
        <w:pStyle w:val="Corps"/>
        <w:numPr>
          <w:ilvl w:val="0"/>
          <w:numId w:val="10"/>
        </w:numPr>
        <w:spacing w:before="60"/>
        <w:rPr>
          <w:lang w:val="en-GB"/>
        </w:rPr>
      </w:pPr>
      <w:r>
        <w:rPr>
          <w:lang w:val="en-GB"/>
        </w:rPr>
        <w:t xml:space="preserve">Possible variant: add icing conditions </w:t>
      </w:r>
      <w:r w:rsidR="00B02EDF">
        <w:rPr>
          <w:lang w:val="en-GB"/>
        </w:rPr>
        <w:t xml:space="preserve">up to </w:t>
      </w:r>
      <w:r>
        <w:rPr>
          <w:lang w:val="en-GB"/>
        </w:rPr>
        <w:t>trigger of emergency landing.</w:t>
      </w:r>
    </w:p>
    <w:p w:rsidR="009158D3" w:rsidRDefault="00045A59" w:rsidP="001354C6">
      <w:pPr>
        <w:pStyle w:val="Heading4"/>
        <w:rPr>
          <w:lang w:val="en-GB"/>
        </w:rPr>
      </w:pPr>
      <w:r>
        <w:rPr>
          <w:lang w:val="en-GB"/>
        </w:rPr>
        <w:t>Scenario 3: Non</w:t>
      </w:r>
      <w:r w:rsidR="005E613F">
        <w:rPr>
          <w:lang w:val="en-GB"/>
        </w:rPr>
        <w:t xml:space="preserve"> critical </w:t>
      </w:r>
      <w:r w:rsidR="002C457B">
        <w:rPr>
          <w:lang w:val="en-GB"/>
        </w:rPr>
        <w:t>breakdowns</w:t>
      </w:r>
      <w:r w:rsidR="00C877C4">
        <w:rPr>
          <w:lang w:val="en-GB"/>
        </w:rPr>
        <w:t xml:space="preserve"> in</w:t>
      </w:r>
      <w:r>
        <w:rPr>
          <w:lang w:val="en-GB"/>
        </w:rPr>
        <w:t xml:space="preserve"> good weather conditions</w:t>
      </w:r>
    </w:p>
    <w:p w:rsidR="009158D3" w:rsidRDefault="005E613F" w:rsidP="003B518B">
      <w:pPr>
        <w:pStyle w:val="Corps"/>
        <w:numPr>
          <w:ilvl w:val="0"/>
          <w:numId w:val="11"/>
        </w:numPr>
        <w:spacing w:before="120" w:after="100" w:afterAutospacing="1"/>
        <w:ind w:hanging="357"/>
        <w:rPr>
          <w:lang w:val="en-GB"/>
        </w:rPr>
      </w:pPr>
      <w:r>
        <w:rPr>
          <w:lang w:val="en-GB"/>
        </w:rPr>
        <w:t>Same as scenario 1 with addition of some resource failure</w:t>
      </w:r>
      <w:r w:rsidR="002C457B">
        <w:rPr>
          <w:lang w:val="en-GB"/>
        </w:rPr>
        <w:t>s</w:t>
      </w:r>
      <w:r w:rsidR="00C877C4">
        <w:rPr>
          <w:lang w:val="en-GB"/>
        </w:rPr>
        <w:t>, tolerated by recovery mechanisms</w:t>
      </w:r>
      <w:r w:rsidR="002C457B">
        <w:rPr>
          <w:lang w:val="en-GB"/>
        </w:rPr>
        <w:t>:</w:t>
      </w:r>
    </w:p>
    <w:p w:rsidR="002C457B" w:rsidRDefault="00C877C4" w:rsidP="003B518B">
      <w:pPr>
        <w:pStyle w:val="Corps"/>
        <w:numPr>
          <w:ilvl w:val="1"/>
          <w:numId w:val="11"/>
        </w:numPr>
        <w:spacing w:before="0" w:after="100" w:afterAutospacing="1"/>
        <w:ind w:hanging="357"/>
        <w:rPr>
          <w:lang w:val="en-GB"/>
        </w:rPr>
      </w:pPr>
      <w:r>
        <w:rPr>
          <w:lang w:val="en-GB"/>
        </w:rPr>
        <w:t xml:space="preserve">Loss of digital </w:t>
      </w:r>
      <w:r w:rsidR="005E613F">
        <w:rPr>
          <w:lang w:val="en-GB"/>
        </w:rPr>
        <w:t>communication link</w:t>
      </w:r>
      <w:r>
        <w:rPr>
          <w:lang w:val="en-GB"/>
        </w:rPr>
        <w:t>s:</w:t>
      </w:r>
      <w:r w:rsidR="002C457B">
        <w:rPr>
          <w:lang w:val="en-GB"/>
        </w:rPr>
        <w:t xml:space="preserve"> external, internal</w:t>
      </w:r>
    </w:p>
    <w:p w:rsidR="002C457B" w:rsidRDefault="00C877C4" w:rsidP="003B518B">
      <w:pPr>
        <w:pStyle w:val="Corps"/>
        <w:numPr>
          <w:ilvl w:val="1"/>
          <w:numId w:val="11"/>
        </w:numPr>
        <w:spacing w:before="0" w:after="100" w:afterAutospacing="1"/>
        <w:ind w:hanging="357"/>
        <w:rPr>
          <w:lang w:val="en-GB"/>
        </w:rPr>
      </w:pPr>
      <w:r>
        <w:rPr>
          <w:lang w:val="en-GB"/>
        </w:rPr>
        <w:t>Loss of one</w:t>
      </w:r>
      <w:r w:rsidR="005E613F">
        <w:rPr>
          <w:lang w:val="en-GB"/>
        </w:rPr>
        <w:t xml:space="preserve"> electrical motor, </w:t>
      </w:r>
    </w:p>
    <w:p w:rsidR="005E613F" w:rsidRDefault="00C877C4" w:rsidP="003B518B">
      <w:pPr>
        <w:pStyle w:val="Corps"/>
        <w:numPr>
          <w:ilvl w:val="1"/>
          <w:numId w:val="11"/>
        </w:numPr>
        <w:spacing w:before="0" w:after="100" w:afterAutospacing="1"/>
        <w:ind w:hanging="357"/>
        <w:rPr>
          <w:lang w:val="en-GB"/>
        </w:rPr>
      </w:pPr>
      <w:r>
        <w:rPr>
          <w:lang w:val="en-GB"/>
        </w:rPr>
        <w:t xml:space="preserve">Loss of </w:t>
      </w:r>
      <w:r w:rsidR="002C457B">
        <w:rPr>
          <w:lang w:val="en-GB"/>
        </w:rPr>
        <w:t>one</w:t>
      </w:r>
      <w:r w:rsidR="005E613F">
        <w:rPr>
          <w:lang w:val="en-GB"/>
        </w:rPr>
        <w:t xml:space="preserve"> hydraulic pump</w:t>
      </w:r>
    </w:p>
    <w:p w:rsidR="009158D3" w:rsidRDefault="00045A59" w:rsidP="001354C6">
      <w:pPr>
        <w:pStyle w:val="Heading4"/>
        <w:rPr>
          <w:lang w:val="en-GB"/>
        </w:rPr>
      </w:pPr>
      <w:r>
        <w:rPr>
          <w:lang w:val="en-GB"/>
        </w:rPr>
        <w:t>Scenario 4: C</w:t>
      </w:r>
      <w:r w:rsidR="005E613F">
        <w:rPr>
          <w:lang w:val="en-GB"/>
        </w:rPr>
        <w:t xml:space="preserve">ritical </w:t>
      </w:r>
      <w:r w:rsidR="002C457B">
        <w:rPr>
          <w:lang w:val="en-GB"/>
        </w:rPr>
        <w:t>breakdowns</w:t>
      </w:r>
      <w:r w:rsidR="005E613F">
        <w:rPr>
          <w:lang w:val="en-GB"/>
        </w:rPr>
        <w:t xml:space="preserve"> </w:t>
      </w:r>
      <w:r w:rsidR="001473C7">
        <w:rPr>
          <w:lang w:val="en-GB"/>
        </w:rPr>
        <w:t>in</w:t>
      </w:r>
      <w:r w:rsidR="005E613F">
        <w:rPr>
          <w:lang w:val="en-GB"/>
        </w:rPr>
        <w:t xml:space="preserve"> bad weather conditions</w:t>
      </w:r>
    </w:p>
    <w:p w:rsidR="005946AD" w:rsidRDefault="005946AD" w:rsidP="005946AD">
      <w:pPr>
        <w:pStyle w:val="Corps"/>
        <w:spacing w:before="120"/>
        <w:rPr>
          <w:lang w:val="en-GB"/>
        </w:rPr>
      </w:pPr>
      <w:r>
        <w:rPr>
          <w:lang w:val="en-GB"/>
        </w:rPr>
        <w:t>Cumulative version</w:t>
      </w:r>
      <w:r w:rsidR="005E613F">
        <w:rPr>
          <w:lang w:val="en-GB"/>
        </w:rPr>
        <w:t xml:space="preserve"> of scenario 2 and scenario 3</w:t>
      </w:r>
      <w:r>
        <w:rPr>
          <w:lang w:val="en-GB"/>
        </w:rPr>
        <w:t>:</w:t>
      </w:r>
      <w:r w:rsidR="005E613F">
        <w:rPr>
          <w:lang w:val="en-GB"/>
        </w:rPr>
        <w:t xml:space="preserve"> </w:t>
      </w:r>
      <w:r w:rsidR="00977961">
        <w:rPr>
          <w:lang w:val="en-GB"/>
        </w:rPr>
        <w:t>external distu</w:t>
      </w:r>
      <w:r>
        <w:rPr>
          <w:lang w:val="en-GB"/>
        </w:rPr>
        <w:t>rbances + internal disturbances</w:t>
      </w:r>
      <w:r w:rsidR="00977961">
        <w:rPr>
          <w:lang w:val="en-GB"/>
        </w:rPr>
        <w:t>, leadi</w:t>
      </w:r>
      <w:r>
        <w:rPr>
          <w:lang w:val="en-GB"/>
        </w:rPr>
        <w:t>ng or not to mission completion. When the mission</w:t>
      </w:r>
      <w:r w:rsidR="00977961">
        <w:rPr>
          <w:lang w:val="en-GB"/>
        </w:rPr>
        <w:t xml:space="preserve"> is aborted</w:t>
      </w:r>
      <w:r>
        <w:rPr>
          <w:lang w:val="en-GB"/>
        </w:rPr>
        <w:t xml:space="preserve"> there are two </w:t>
      </w:r>
      <w:r w:rsidR="00760939">
        <w:rPr>
          <w:lang w:val="en-GB"/>
        </w:rPr>
        <w:t xml:space="preserve">possible </w:t>
      </w:r>
      <w:r>
        <w:rPr>
          <w:lang w:val="en-GB"/>
        </w:rPr>
        <w:t>variants:</w:t>
      </w:r>
    </w:p>
    <w:p w:rsidR="005946AD" w:rsidRDefault="005946AD" w:rsidP="0094001A">
      <w:pPr>
        <w:pStyle w:val="Corps"/>
        <w:numPr>
          <w:ilvl w:val="0"/>
          <w:numId w:val="26"/>
        </w:numPr>
        <w:spacing w:before="120" w:after="100" w:afterAutospacing="1"/>
        <w:rPr>
          <w:lang w:val="en-GB"/>
        </w:rPr>
      </w:pPr>
      <w:r>
        <w:rPr>
          <w:lang w:val="en-GB"/>
        </w:rPr>
        <w:t>Abortion is decided in conditions compatible with fully controlled landing (soft emergency landing)</w:t>
      </w:r>
      <w:r w:rsidR="00760939">
        <w:rPr>
          <w:lang w:val="en-GB"/>
        </w:rPr>
        <w:t xml:space="preserve">, </w:t>
      </w:r>
      <w:proofErr w:type="spellStart"/>
      <w:r w:rsidR="00760939">
        <w:rPr>
          <w:lang w:val="en-GB"/>
        </w:rPr>
        <w:t>i.e</w:t>
      </w:r>
      <w:proofErr w:type="spellEnd"/>
      <w:r w:rsidR="00760939">
        <w:rPr>
          <w:lang w:val="en-GB"/>
        </w:rPr>
        <w:t xml:space="preserve"> propulsion is still active</w:t>
      </w:r>
      <w:r>
        <w:rPr>
          <w:lang w:val="en-GB"/>
        </w:rPr>
        <w:t xml:space="preserve">. </w:t>
      </w:r>
      <w:r w:rsidR="00760939">
        <w:rPr>
          <w:lang w:val="en-GB"/>
        </w:rPr>
        <w:t>T</w:t>
      </w:r>
      <w:r>
        <w:rPr>
          <w:lang w:val="en-GB"/>
        </w:rPr>
        <w:t xml:space="preserve">here is enough electrical energy to counteract </w:t>
      </w:r>
      <w:r w:rsidR="00760939">
        <w:rPr>
          <w:lang w:val="en-GB"/>
        </w:rPr>
        <w:t xml:space="preserve">the </w:t>
      </w:r>
      <w:r>
        <w:rPr>
          <w:lang w:val="en-GB"/>
        </w:rPr>
        <w:t>wind impulses in the descent and touch-down phases,</w:t>
      </w:r>
    </w:p>
    <w:p w:rsidR="005946AD" w:rsidRDefault="005946AD" w:rsidP="0094001A">
      <w:pPr>
        <w:pStyle w:val="Corps"/>
        <w:numPr>
          <w:ilvl w:val="0"/>
          <w:numId w:val="26"/>
        </w:numPr>
        <w:spacing w:before="120" w:after="100" w:afterAutospacing="1"/>
        <w:rPr>
          <w:lang w:val="en-GB"/>
        </w:rPr>
      </w:pPr>
      <w:r>
        <w:rPr>
          <w:lang w:val="en-GB"/>
        </w:rPr>
        <w:t>Abortion is decided in conditions where there is no longer propulsion. I</w:t>
      </w:r>
      <w:r w:rsidR="00760939">
        <w:rPr>
          <w:lang w:val="en-GB"/>
        </w:rPr>
        <w:t xml:space="preserve">t’s going to be </w:t>
      </w:r>
      <w:r>
        <w:rPr>
          <w:lang w:val="en-GB"/>
        </w:rPr>
        <w:t xml:space="preserve">a braking only descent and touch-down (hard landing). </w:t>
      </w:r>
    </w:p>
    <w:p w:rsidR="00492717" w:rsidRDefault="00492717" w:rsidP="00492717">
      <w:pPr>
        <w:pStyle w:val="Heading2"/>
        <w:rPr>
          <w:lang w:val="en-GB"/>
        </w:rPr>
      </w:pPr>
      <w:bookmarkStart w:id="26" w:name="_Toc462179245"/>
      <w:r>
        <w:rPr>
          <w:lang w:val="en-GB"/>
        </w:rPr>
        <w:t>System Level</w:t>
      </w:r>
      <w:bookmarkEnd w:id="26"/>
    </w:p>
    <w:p w:rsidR="00D30EBE" w:rsidRDefault="009B67F0" w:rsidP="000F269D">
      <w:pPr>
        <w:pStyle w:val="Corps"/>
        <w:rPr>
          <w:lang w:val="en-GB"/>
        </w:rPr>
      </w:pPr>
      <w:r>
        <w:rPr>
          <w:lang w:val="en-GB"/>
        </w:rPr>
        <w:t xml:space="preserve">From the drone operator point of view there are few needs expressed at </w:t>
      </w:r>
      <w:r w:rsidR="006D1287">
        <w:rPr>
          <w:lang w:val="en-GB"/>
        </w:rPr>
        <w:t>system</w:t>
      </w:r>
      <w:r>
        <w:rPr>
          <w:lang w:val="en-GB"/>
        </w:rPr>
        <w:t xml:space="preserve"> l</w:t>
      </w:r>
      <w:r w:rsidR="000F269D">
        <w:rPr>
          <w:lang w:val="en-GB"/>
        </w:rPr>
        <w:t>evel, and none at lower levels.</w:t>
      </w:r>
      <w:r w:rsidR="005D4E29">
        <w:rPr>
          <w:lang w:val="en-GB"/>
        </w:rPr>
        <w:t xml:space="preserve"> </w:t>
      </w:r>
      <w:r w:rsidR="006D1287">
        <w:rPr>
          <w:lang w:val="en-GB"/>
        </w:rPr>
        <w:t>At system level</w:t>
      </w:r>
      <w:r>
        <w:rPr>
          <w:lang w:val="en-GB"/>
        </w:rPr>
        <w:t xml:space="preserve"> </w:t>
      </w:r>
      <w:r w:rsidR="005D4E29">
        <w:rPr>
          <w:lang w:val="en-GB"/>
        </w:rPr>
        <w:t xml:space="preserve">the </w:t>
      </w:r>
      <w:r>
        <w:rPr>
          <w:lang w:val="en-GB"/>
        </w:rPr>
        <w:t>desired behaviour</w:t>
      </w:r>
      <w:r w:rsidR="006D1287">
        <w:rPr>
          <w:lang w:val="en-GB"/>
        </w:rPr>
        <w:t>s</w:t>
      </w:r>
      <w:r>
        <w:rPr>
          <w:lang w:val="en-GB"/>
        </w:rPr>
        <w:t xml:space="preserve"> </w:t>
      </w:r>
      <w:r w:rsidR="006D1287">
        <w:rPr>
          <w:lang w:val="en-GB"/>
        </w:rPr>
        <w:t>are</w:t>
      </w:r>
      <w:r>
        <w:rPr>
          <w:lang w:val="en-GB"/>
        </w:rPr>
        <w:t xml:space="preserve"> </w:t>
      </w:r>
      <w:r w:rsidR="003F5DF7">
        <w:rPr>
          <w:lang w:val="en-GB"/>
        </w:rPr>
        <w:t>expressed</w:t>
      </w:r>
      <w:r>
        <w:rPr>
          <w:lang w:val="en-GB"/>
        </w:rPr>
        <w:t xml:space="preserve"> by the drone manufacturer </w:t>
      </w:r>
      <w:r w:rsidR="006D1287">
        <w:rPr>
          <w:lang w:val="en-GB"/>
        </w:rPr>
        <w:t>or by</w:t>
      </w:r>
      <w:r>
        <w:rPr>
          <w:lang w:val="en-GB"/>
        </w:rPr>
        <w:t xml:space="preserve"> the system supplier</w:t>
      </w:r>
      <w:r w:rsidR="006D1287">
        <w:rPr>
          <w:lang w:val="en-GB"/>
        </w:rPr>
        <w:t>s</w:t>
      </w:r>
      <w:r>
        <w:rPr>
          <w:lang w:val="en-GB"/>
        </w:rPr>
        <w:t>.</w:t>
      </w:r>
    </w:p>
    <w:p w:rsidR="00D30EBE" w:rsidRDefault="00D30EBE" w:rsidP="000F269D">
      <w:pPr>
        <w:pStyle w:val="Corps"/>
        <w:rPr>
          <w:lang w:val="en-GB"/>
        </w:rPr>
      </w:pPr>
      <w:r>
        <w:rPr>
          <w:lang w:val="en-GB"/>
        </w:rPr>
        <w:t>There are four systems embedded in µXAV:</w:t>
      </w:r>
    </w:p>
    <w:p w:rsidR="009B67F0" w:rsidRDefault="003F5DF7" w:rsidP="0094001A">
      <w:pPr>
        <w:pStyle w:val="Corps"/>
        <w:numPr>
          <w:ilvl w:val="0"/>
          <w:numId w:val="27"/>
        </w:numPr>
        <w:spacing w:before="120"/>
        <w:ind w:left="1485" w:hanging="357"/>
        <w:rPr>
          <w:lang w:val="en-GB"/>
        </w:rPr>
      </w:pPr>
      <w:r>
        <w:rPr>
          <w:lang w:val="en-GB"/>
        </w:rPr>
        <w:t>The Electrical Propulsion System (EPS), which converts chemical energy into mechanical energy of the AV’s body. EPS can only give energy (potential or kinetic) to the AV’s body. It can’t slow it down.</w:t>
      </w:r>
    </w:p>
    <w:p w:rsidR="00FD722D" w:rsidRDefault="003F5DF7" w:rsidP="0094001A">
      <w:pPr>
        <w:pStyle w:val="Corps"/>
        <w:numPr>
          <w:ilvl w:val="0"/>
          <w:numId w:val="27"/>
        </w:numPr>
        <w:spacing w:before="120"/>
        <w:ind w:left="1485" w:hanging="357"/>
        <w:rPr>
          <w:lang w:val="en-GB"/>
        </w:rPr>
      </w:pPr>
      <w:r>
        <w:rPr>
          <w:lang w:val="en-GB"/>
        </w:rPr>
        <w:t xml:space="preserve">The Hydraulic Braking Systems (HBS), </w:t>
      </w:r>
      <w:r w:rsidR="00FD722D">
        <w:rPr>
          <w:lang w:val="en-GB"/>
        </w:rPr>
        <w:t>in charge of decreasing the AV’s energy,</w:t>
      </w:r>
    </w:p>
    <w:p w:rsidR="00FD722D" w:rsidRDefault="00FD722D" w:rsidP="0094001A">
      <w:pPr>
        <w:pStyle w:val="Corps"/>
        <w:numPr>
          <w:ilvl w:val="0"/>
          <w:numId w:val="27"/>
        </w:numPr>
        <w:spacing w:before="120"/>
        <w:ind w:left="1485" w:hanging="357"/>
        <w:rPr>
          <w:lang w:val="en-GB"/>
        </w:rPr>
      </w:pPr>
      <w:r>
        <w:rPr>
          <w:lang w:val="en-GB"/>
        </w:rPr>
        <w:t>The Mission Management System (MMS),</w:t>
      </w:r>
    </w:p>
    <w:p w:rsidR="003F5DF7" w:rsidRDefault="00FD722D" w:rsidP="0094001A">
      <w:pPr>
        <w:pStyle w:val="Corps"/>
        <w:numPr>
          <w:ilvl w:val="0"/>
          <w:numId w:val="27"/>
        </w:numPr>
        <w:spacing w:before="120"/>
        <w:ind w:left="1485" w:hanging="357"/>
        <w:rPr>
          <w:lang w:val="en-GB"/>
        </w:rPr>
      </w:pPr>
      <w:r>
        <w:rPr>
          <w:lang w:val="en-GB"/>
        </w:rPr>
        <w:t>The Maintenance System (MS).</w:t>
      </w:r>
    </w:p>
    <w:p w:rsidR="00E51FB0" w:rsidRDefault="00E51FB0" w:rsidP="00492717">
      <w:pPr>
        <w:pStyle w:val="Corps"/>
        <w:rPr>
          <w:lang w:val="en-GB"/>
        </w:rPr>
      </w:pPr>
      <w:r w:rsidRPr="003E4D4C">
        <w:rPr>
          <w:b/>
          <w:lang w:val="en-GB"/>
        </w:rPr>
        <w:t>Note</w:t>
      </w:r>
      <w:r>
        <w:rPr>
          <w:lang w:val="en-GB"/>
        </w:rPr>
        <w:t xml:space="preserve">: </w:t>
      </w:r>
      <w:r w:rsidR="00FD40B2">
        <w:rPr>
          <w:lang w:val="en-GB"/>
        </w:rPr>
        <w:t>The first version of µXAV has no real flight dynamics and flight controls, but a simpler mechanical evolution law</w:t>
      </w:r>
      <w:r w:rsidR="002B74D8">
        <w:rPr>
          <w:lang w:val="en-GB"/>
        </w:rPr>
        <w:t>, for which hydraulic actuation makes sense</w:t>
      </w:r>
      <w:r w:rsidR="00FD40B2">
        <w:rPr>
          <w:lang w:val="en-GB"/>
        </w:rPr>
        <w:t xml:space="preserve">. Future versions </w:t>
      </w:r>
      <w:r w:rsidR="000F269D">
        <w:rPr>
          <w:lang w:val="en-GB"/>
        </w:rPr>
        <w:t>might</w:t>
      </w:r>
      <w:r w:rsidR="00FD40B2">
        <w:rPr>
          <w:lang w:val="en-GB"/>
        </w:rPr>
        <w:t xml:space="preserve"> be closer to actual </w:t>
      </w:r>
      <w:r w:rsidR="000F269D">
        <w:rPr>
          <w:lang w:val="en-GB"/>
        </w:rPr>
        <w:t xml:space="preserve">flight </w:t>
      </w:r>
      <w:r w:rsidR="00D94422">
        <w:rPr>
          <w:lang w:val="en-GB"/>
        </w:rPr>
        <w:t>but with</w:t>
      </w:r>
      <w:r w:rsidR="000F269D">
        <w:rPr>
          <w:lang w:val="en-GB"/>
        </w:rPr>
        <w:t xml:space="preserve"> electric only actuation</w:t>
      </w:r>
      <w:r w:rsidR="00FD40B2">
        <w:rPr>
          <w:lang w:val="en-GB"/>
        </w:rPr>
        <w:t>.</w:t>
      </w:r>
    </w:p>
    <w:p w:rsidR="00E51FB0" w:rsidRDefault="00E51FB0" w:rsidP="00E51FB0">
      <w:pPr>
        <w:pStyle w:val="Heading3"/>
        <w:rPr>
          <w:lang w:val="en-GB"/>
        </w:rPr>
      </w:pPr>
      <w:bookmarkStart w:id="27" w:name="_Toc462179246"/>
      <w:r>
        <w:rPr>
          <w:lang w:val="en-GB"/>
        </w:rPr>
        <w:lastRenderedPageBreak/>
        <w:t>Electrical Propulsion System</w:t>
      </w:r>
      <w:bookmarkEnd w:id="27"/>
    </w:p>
    <w:p w:rsidR="00B30F30" w:rsidRDefault="00743B2A" w:rsidP="00B30F30">
      <w:pPr>
        <w:pStyle w:val="Corps"/>
        <w:rPr>
          <w:lang w:val="en-GB"/>
        </w:rPr>
      </w:pPr>
      <w:r>
        <w:rPr>
          <w:lang w:val="en-GB"/>
        </w:rPr>
        <w:t xml:space="preserve">There are two electrical energy sources, a primary one and a secondary one. The actual technology of these sources is not defined yet (to be chosen </w:t>
      </w:r>
      <w:r w:rsidR="00B30F30">
        <w:rPr>
          <w:lang w:val="en-GB"/>
        </w:rPr>
        <w:t>between batteries, super capacitors, and possibly small hydrogen fuel cells</w:t>
      </w:r>
      <w:r>
        <w:rPr>
          <w:lang w:val="en-GB"/>
        </w:rPr>
        <w:t>).</w:t>
      </w:r>
      <w:r w:rsidR="00B30F30">
        <w:rPr>
          <w:lang w:val="en-GB"/>
        </w:rPr>
        <w:t xml:space="preserve"> </w:t>
      </w:r>
    </w:p>
    <w:p w:rsidR="00B30F30" w:rsidRDefault="00B30F30" w:rsidP="00043C1E">
      <w:pPr>
        <w:pStyle w:val="Corps"/>
        <w:ind w:left="1416"/>
        <w:rPr>
          <w:lang w:val="en-GB"/>
        </w:rPr>
      </w:pPr>
      <w:r>
        <w:rPr>
          <w:lang w:val="en-GB"/>
        </w:rPr>
        <w:t>The primary source is slow to respond to load demands, with relatively low power</w:t>
      </w:r>
      <w:r w:rsidR="00855BD7" w:rsidRPr="00855BD7">
        <w:rPr>
          <w:lang w:val="en-GB"/>
        </w:rPr>
        <w:t xml:space="preserve"> </w:t>
      </w:r>
      <w:r w:rsidR="00855BD7">
        <w:rPr>
          <w:lang w:val="en-GB"/>
        </w:rPr>
        <w:t>peaks</w:t>
      </w:r>
      <w:r w:rsidR="00A37DA9">
        <w:rPr>
          <w:lang w:val="en-GB"/>
        </w:rPr>
        <w:t>, but</w:t>
      </w:r>
      <w:r>
        <w:rPr>
          <w:lang w:val="en-GB"/>
        </w:rPr>
        <w:t xml:space="preserve"> </w:t>
      </w:r>
      <w:r w:rsidR="00855BD7">
        <w:rPr>
          <w:lang w:val="en-GB"/>
        </w:rPr>
        <w:t>good</w:t>
      </w:r>
      <w:r>
        <w:rPr>
          <w:lang w:val="en-GB"/>
        </w:rPr>
        <w:t xml:space="preserve"> energy capacity</w:t>
      </w:r>
      <w:r w:rsidR="00855BD7">
        <w:rPr>
          <w:lang w:val="en-GB"/>
        </w:rPr>
        <w:t xml:space="preserve"> </w:t>
      </w:r>
      <w:r w:rsidR="00A37DA9">
        <w:rPr>
          <w:lang w:val="en-GB"/>
        </w:rPr>
        <w:t>matching the range and speed objectives</w:t>
      </w:r>
      <w:r>
        <w:rPr>
          <w:lang w:val="en-GB"/>
        </w:rPr>
        <w:t>. The secondary source has a dual profile: quick response</w:t>
      </w:r>
      <w:r w:rsidR="00A37DA9">
        <w:rPr>
          <w:lang w:val="en-GB"/>
        </w:rPr>
        <w:t xml:space="preserve"> time</w:t>
      </w:r>
      <w:r>
        <w:rPr>
          <w:lang w:val="en-GB"/>
        </w:rPr>
        <w:t>, high power</w:t>
      </w:r>
      <w:r w:rsidR="00855BD7">
        <w:rPr>
          <w:lang w:val="en-GB"/>
        </w:rPr>
        <w:t xml:space="preserve"> peaks</w:t>
      </w:r>
      <w:r>
        <w:rPr>
          <w:lang w:val="en-GB"/>
        </w:rPr>
        <w:t xml:space="preserve"> but limited energy capacity. The secondary source is used </w:t>
      </w:r>
      <w:r w:rsidR="00A37DA9">
        <w:rPr>
          <w:lang w:val="en-GB"/>
        </w:rPr>
        <w:t>for</w:t>
      </w:r>
      <w:r>
        <w:rPr>
          <w:lang w:val="en-GB"/>
        </w:rPr>
        <w:t xml:space="preserve"> </w:t>
      </w:r>
      <w:r w:rsidR="00A37DA9">
        <w:rPr>
          <w:lang w:val="en-GB"/>
        </w:rPr>
        <w:t xml:space="preserve">fast </w:t>
      </w:r>
      <w:r>
        <w:rPr>
          <w:lang w:val="en-GB"/>
        </w:rPr>
        <w:t xml:space="preserve">power </w:t>
      </w:r>
      <w:r w:rsidR="00A37DA9">
        <w:rPr>
          <w:lang w:val="en-GB"/>
        </w:rPr>
        <w:t xml:space="preserve">up of the systems at </w:t>
      </w:r>
      <w:proofErr w:type="spellStart"/>
      <w:r w:rsidR="00A37DA9">
        <w:rPr>
          <w:lang w:val="en-GB"/>
        </w:rPr>
        <w:t>init</w:t>
      </w:r>
      <w:proofErr w:type="spellEnd"/>
      <w:r>
        <w:rPr>
          <w:lang w:val="en-GB"/>
        </w:rPr>
        <w:t xml:space="preserve">, for </w:t>
      </w:r>
      <w:r w:rsidR="00855BD7">
        <w:rPr>
          <w:lang w:val="en-GB"/>
        </w:rPr>
        <w:t>power intensive</w:t>
      </w:r>
      <w:r>
        <w:rPr>
          <w:lang w:val="en-GB"/>
        </w:rPr>
        <w:t xml:space="preserve"> transients (</w:t>
      </w:r>
      <w:r w:rsidR="00043C1E">
        <w:rPr>
          <w:lang w:val="en-GB"/>
        </w:rPr>
        <w:t xml:space="preserve">e.g. </w:t>
      </w:r>
      <w:r>
        <w:rPr>
          <w:lang w:val="en-GB"/>
        </w:rPr>
        <w:t>counteracting wind gusts), and in case of primary</w:t>
      </w:r>
      <w:r w:rsidR="00855BD7">
        <w:rPr>
          <w:lang w:val="en-GB"/>
        </w:rPr>
        <w:t xml:space="preserve"> source</w:t>
      </w:r>
      <w:r>
        <w:rPr>
          <w:lang w:val="en-GB"/>
        </w:rPr>
        <w:t xml:space="preserve"> exhaustion (soft emergency landing).</w:t>
      </w:r>
    </w:p>
    <w:p w:rsidR="00745F22" w:rsidRDefault="00B30F30" w:rsidP="00843B94">
      <w:pPr>
        <w:pStyle w:val="Corps"/>
        <w:rPr>
          <w:lang w:val="en-GB"/>
        </w:rPr>
      </w:pPr>
      <w:r>
        <w:rPr>
          <w:lang w:val="en-GB"/>
        </w:rPr>
        <w:t xml:space="preserve">Short </w:t>
      </w:r>
      <w:r w:rsidR="00745F22">
        <w:rPr>
          <w:lang w:val="en-GB"/>
        </w:rPr>
        <w:t>flights</w:t>
      </w:r>
      <w:r>
        <w:rPr>
          <w:lang w:val="en-GB"/>
        </w:rPr>
        <w:t xml:space="preserve"> powered only with the secondary source</w:t>
      </w:r>
      <w:r w:rsidR="00745F22">
        <w:rPr>
          <w:lang w:val="en-GB"/>
        </w:rPr>
        <w:t xml:space="preserve"> should be possible,</w:t>
      </w:r>
      <w:r>
        <w:rPr>
          <w:lang w:val="en-GB"/>
        </w:rPr>
        <w:t xml:space="preserve"> in degraded safety conditions (no redundancy). The secondary source</w:t>
      </w:r>
      <w:r w:rsidR="00745F22">
        <w:rPr>
          <w:lang w:val="en-GB"/>
        </w:rPr>
        <w:t xml:space="preserve"> is </w:t>
      </w:r>
      <w:r>
        <w:rPr>
          <w:lang w:val="en-GB"/>
        </w:rPr>
        <w:t>assumed to be</w:t>
      </w:r>
      <w:r w:rsidR="00745F22">
        <w:rPr>
          <w:lang w:val="en-GB"/>
        </w:rPr>
        <w:t xml:space="preserve"> </w:t>
      </w:r>
      <w:r>
        <w:rPr>
          <w:lang w:val="en-GB"/>
        </w:rPr>
        <w:t>a fail-free component, contrary</w:t>
      </w:r>
      <w:r w:rsidR="00E73C5E">
        <w:rPr>
          <w:lang w:val="en-GB"/>
        </w:rPr>
        <w:t xml:space="preserve"> to the primary source that may be a complex system per se (fuel cell option)</w:t>
      </w:r>
      <w:r w:rsidR="008C5126">
        <w:rPr>
          <w:lang w:val="en-GB"/>
        </w:rPr>
        <w:t xml:space="preserve"> with several failure modes</w:t>
      </w:r>
      <w:r w:rsidR="00745F22">
        <w:rPr>
          <w:lang w:val="en-GB"/>
        </w:rPr>
        <w:t>.</w:t>
      </w:r>
    </w:p>
    <w:p w:rsidR="007A6EF9" w:rsidRDefault="007A6EF9" w:rsidP="00745F22">
      <w:pPr>
        <w:pStyle w:val="Corps"/>
        <w:rPr>
          <w:lang w:val="en-GB"/>
        </w:rPr>
      </w:pPr>
      <w:r>
        <w:rPr>
          <w:lang w:val="en-GB"/>
        </w:rPr>
        <w:t xml:space="preserve">The desired </w:t>
      </w:r>
      <w:r w:rsidR="00AD1BAB">
        <w:rPr>
          <w:lang w:val="en-GB"/>
        </w:rPr>
        <w:t xml:space="preserve">behaviour of EPS is </w:t>
      </w:r>
      <w:proofErr w:type="gramStart"/>
      <w:r w:rsidR="00AD1BAB">
        <w:rPr>
          <w:lang w:val="en-GB"/>
        </w:rPr>
        <w:t>to</w:t>
      </w:r>
      <w:proofErr w:type="gramEnd"/>
      <w:r w:rsidR="00AD1BAB">
        <w:rPr>
          <w:lang w:val="en-GB"/>
        </w:rPr>
        <w:t xml:space="preserve"> accurately and timely</w:t>
      </w:r>
      <w:r w:rsidR="009F0996">
        <w:rPr>
          <w:lang w:val="en-GB"/>
        </w:rPr>
        <w:t xml:space="preserve"> (20 Hz)</w:t>
      </w:r>
      <w:r w:rsidR="00AD1BAB">
        <w:rPr>
          <w:lang w:val="en-GB"/>
        </w:rPr>
        <w:t xml:space="preserve"> convert </w:t>
      </w:r>
      <w:r w:rsidR="002738A6">
        <w:rPr>
          <w:lang w:val="en-GB"/>
        </w:rPr>
        <w:t>the mechanical command</w:t>
      </w:r>
      <w:r w:rsidR="00D30EBE">
        <w:rPr>
          <w:lang w:val="en-GB"/>
        </w:rPr>
        <w:t>s</w:t>
      </w:r>
      <w:r w:rsidR="002738A6">
        <w:rPr>
          <w:lang w:val="en-GB"/>
        </w:rPr>
        <w:t xml:space="preserve"> from the</w:t>
      </w:r>
      <w:r w:rsidR="009F0996">
        <w:rPr>
          <w:lang w:val="en-GB"/>
        </w:rPr>
        <w:t xml:space="preserve"> AV flight controller (MMS</w:t>
      </w:r>
      <w:r w:rsidR="002738A6">
        <w:rPr>
          <w:lang w:val="en-GB"/>
        </w:rPr>
        <w:t>) into voltage commands on the electrical motors.</w:t>
      </w:r>
      <w:r w:rsidR="0002570C">
        <w:rPr>
          <w:lang w:val="en-GB"/>
        </w:rPr>
        <w:t xml:space="preserve"> </w:t>
      </w:r>
      <w:r w:rsidR="00CA30C1">
        <w:rPr>
          <w:lang w:val="en-GB"/>
        </w:rPr>
        <w:t xml:space="preserve">EPS is in slave mode with respect to MMS, it never operates autonomously, contrary to HBS </w:t>
      </w:r>
      <w:r w:rsidR="009F0996">
        <w:rPr>
          <w:lang w:val="en-GB"/>
        </w:rPr>
        <w:t>in case of</w:t>
      </w:r>
      <w:r w:rsidR="00CA30C1">
        <w:rPr>
          <w:lang w:val="en-GB"/>
        </w:rPr>
        <w:t xml:space="preserve"> emergency landing. </w:t>
      </w:r>
    </w:p>
    <w:p w:rsidR="0002570C" w:rsidRDefault="0002570C" w:rsidP="00745F22">
      <w:pPr>
        <w:pStyle w:val="Corps"/>
        <w:rPr>
          <w:lang w:val="en-GB"/>
        </w:rPr>
      </w:pPr>
      <w:r>
        <w:rPr>
          <w:lang w:val="en-GB"/>
        </w:rPr>
        <w:t xml:space="preserve">EPS monitors </w:t>
      </w:r>
      <w:r w:rsidR="00130030">
        <w:rPr>
          <w:lang w:val="en-GB"/>
        </w:rPr>
        <w:t>the primary and secondary</w:t>
      </w:r>
      <w:r>
        <w:rPr>
          <w:lang w:val="en-GB"/>
        </w:rPr>
        <w:t xml:space="preserve"> energy consumptions, </w:t>
      </w:r>
      <w:r w:rsidR="00350E71">
        <w:rPr>
          <w:lang w:val="en-GB"/>
        </w:rPr>
        <w:t xml:space="preserve">computes the remaining capacities </w:t>
      </w:r>
      <w:r>
        <w:rPr>
          <w:lang w:val="en-GB"/>
        </w:rPr>
        <w:t xml:space="preserve">and sends the </w:t>
      </w:r>
      <w:r w:rsidR="00350E71">
        <w:rPr>
          <w:lang w:val="en-GB"/>
        </w:rPr>
        <w:t>data</w:t>
      </w:r>
      <w:del w:id="28" w:author="Duncan Brown" w:date="2016-10-19T15:32:00Z">
        <w:r w:rsidR="00350E71" w:rsidDel="00E7526D">
          <w:rPr>
            <w:lang w:val="en-GB"/>
          </w:rPr>
          <w:delText>s</w:delText>
        </w:r>
      </w:del>
      <w:r w:rsidR="00CA30C1">
        <w:rPr>
          <w:lang w:val="en-GB"/>
        </w:rPr>
        <w:t xml:space="preserve"> to MMS (1Hz) which update mission viability </w:t>
      </w:r>
      <w:r w:rsidR="00350E71">
        <w:rPr>
          <w:lang w:val="en-GB"/>
        </w:rPr>
        <w:t xml:space="preserve">analysis </w:t>
      </w:r>
      <w:r w:rsidR="00CA30C1">
        <w:rPr>
          <w:lang w:val="en-GB"/>
        </w:rPr>
        <w:t>accordingly.</w:t>
      </w:r>
    </w:p>
    <w:p w:rsidR="00A22CE4" w:rsidRPr="00745F22" w:rsidRDefault="0002570C" w:rsidP="00B27B30">
      <w:pPr>
        <w:pStyle w:val="Corps"/>
        <w:rPr>
          <w:lang w:val="en-GB"/>
        </w:rPr>
      </w:pPr>
      <w:r>
        <w:rPr>
          <w:lang w:val="en-GB"/>
        </w:rPr>
        <w:t xml:space="preserve">EPS </w:t>
      </w:r>
      <w:r w:rsidR="00A22CE4">
        <w:rPr>
          <w:lang w:val="en-GB"/>
        </w:rPr>
        <w:t>monitor</w:t>
      </w:r>
      <w:r>
        <w:rPr>
          <w:lang w:val="en-GB"/>
        </w:rPr>
        <w:t>s the degradations and failures of its</w:t>
      </w:r>
      <w:r w:rsidR="00A22CE4">
        <w:rPr>
          <w:lang w:val="en-GB"/>
        </w:rPr>
        <w:t xml:space="preserve"> resources</w:t>
      </w:r>
      <w:r w:rsidR="00B27B30">
        <w:rPr>
          <w:lang w:val="en-GB"/>
        </w:rPr>
        <w:t xml:space="preserve"> (motors, switches, ECUs)</w:t>
      </w:r>
      <w:r>
        <w:rPr>
          <w:lang w:val="en-GB"/>
        </w:rPr>
        <w:t>,</w:t>
      </w:r>
      <w:r w:rsidR="00A22CE4">
        <w:rPr>
          <w:lang w:val="en-GB"/>
        </w:rPr>
        <w:t xml:space="preserve"> </w:t>
      </w:r>
      <w:r>
        <w:rPr>
          <w:lang w:val="en-GB"/>
        </w:rPr>
        <w:t>and</w:t>
      </w:r>
      <w:r w:rsidR="00A22CE4">
        <w:rPr>
          <w:lang w:val="en-GB"/>
        </w:rPr>
        <w:t xml:space="preserve"> ensure</w:t>
      </w:r>
      <w:r>
        <w:rPr>
          <w:lang w:val="en-GB"/>
        </w:rPr>
        <w:t>s</w:t>
      </w:r>
      <w:r w:rsidR="00A22CE4">
        <w:rPr>
          <w:lang w:val="en-GB"/>
        </w:rPr>
        <w:t xml:space="preserve"> </w:t>
      </w:r>
      <w:r>
        <w:rPr>
          <w:lang w:val="en-GB"/>
        </w:rPr>
        <w:t>a</w:t>
      </w:r>
      <w:r w:rsidR="00B27B30">
        <w:rPr>
          <w:lang w:val="en-GB"/>
        </w:rPr>
        <w:t xml:space="preserve"> fail-</w:t>
      </w:r>
      <w:r w:rsidR="00A22CE4">
        <w:rPr>
          <w:lang w:val="en-GB"/>
        </w:rPr>
        <w:t>safe policy</w:t>
      </w:r>
      <w:r w:rsidR="00B27B30">
        <w:rPr>
          <w:lang w:val="en-GB"/>
        </w:rPr>
        <w:t>,</w:t>
      </w:r>
      <w:r w:rsidR="00A22CE4">
        <w:rPr>
          <w:lang w:val="en-GB"/>
        </w:rPr>
        <w:t xml:space="preserve"> as far as possible.</w:t>
      </w:r>
    </w:p>
    <w:p w:rsidR="00E51FB0" w:rsidRDefault="00E51FB0" w:rsidP="00E51FB0">
      <w:pPr>
        <w:pStyle w:val="Heading3"/>
        <w:rPr>
          <w:lang w:val="en-GB"/>
        </w:rPr>
      </w:pPr>
      <w:bookmarkStart w:id="29" w:name="_Toc462179247"/>
      <w:r>
        <w:rPr>
          <w:lang w:val="en-GB"/>
        </w:rPr>
        <w:t>Hydraulic Braking System</w:t>
      </w:r>
      <w:bookmarkEnd w:id="29"/>
    </w:p>
    <w:p w:rsidR="0002570C" w:rsidRDefault="00CA30C1" w:rsidP="00CC179D">
      <w:pPr>
        <w:pStyle w:val="Corps"/>
        <w:spacing w:before="120"/>
        <w:rPr>
          <w:lang w:val="en-GB"/>
        </w:rPr>
      </w:pPr>
      <w:r>
        <w:rPr>
          <w:lang w:val="en-GB"/>
        </w:rPr>
        <w:t>HBS is in charge of degrading AV</w:t>
      </w:r>
      <w:r w:rsidR="002C2513">
        <w:rPr>
          <w:lang w:val="en-GB"/>
        </w:rPr>
        <w:t>’s</w:t>
      </w:r>
      <w:r>
        <w:rPr>
          <w:lang w:val="en-GB"/>
        </w:rPr>
        <w:t xml:space="preserve"> </w:t>
      </w:r>
      <w:r w:rsidR="002C2513">
        <w:rPr>
          <w:lang w:val="en-GB"/>
        </w:rPr>
        <w:t>mechanical</w:t>
      </w:r>
      <w:r>
        <w:rPr>
          <w:lang w:val="en-GB"/>
        </w:rPr>
        <w:t xml:space="preserve"> energy into thermal energy</w:t>
      </w:r>
      <w:r w:rsidR="00721D78">
        <w:rPr>
          <w:lang w:val="en-GB"/>
        </w:rPr>
        <w:t>, either to lower altitude or speed or both of them</w:t>
      </w:r>
      <w:r>
        <w:rPr>
          <w:lang w:val="en-GB"/>
        </w:rPr>
        <w:t>.</w:t>
      </w:r>
      <w:r w:rsidR="002C2513">
        <w:rPr>
          <w:lang w:val="en-GB"/>
        </w:rPr>
        <w:t xml:space="preserve"> </w:t>
      </w:r>
      <w:r w:rsidR="00721D78">
        <w:rPr>
          <w:lang w:val="en-GB"/>
        </w:rPr>
        <w:t>In this first version of the use case the thermal energy produced is not taken into consideration. But thermal coupling in case of excessive braking</w:t>
      </w:r>
      <w:r w:rsidR="002C2513">
        <w:rPr>
          <w:lang w:val="en-GB"/>
        </w:rPr>
        <w:t xml:space="preserve"> may cause multiple failures on elec</w:t>
      </w:r>
      <w:r w:rsidR="00721D78">
        <w:rPr>
          <w:lang w:val="en-GB"/>
        </w:rPr>
        <w:t xml:space="preserve">tronic components </w:t>
      </w:r>
      <w:r w:rsidR="002C2513">
        <w:rPr>
          <w:lang w:val="en-GB"/>
        </w:rPr>
        <w:t>to be address</w:t>
      </w:r>
      <w:r w:rsidR="00721D78">
        <w:rPr>
          <w:lang w:val="en-GB"/>
        </w:rPr>
        <w:t>ed by CCA of the safety process. As t</w:t>
      </w:r>
      <w:r w:rsidR="002C2513">
        <w:rPr>
          <w:lang w:val="en-GB"/>
        </w:rPr>
        <w:t>here is no air conditioning system</w:t>
      </w:r>
      <w:r w:rsidR="00721D78">
        <w:rPr>
          <w:lang w:val="en-GB"/>
        </w:rPr>
        <w:t>s</w:t>
      </w:r>
      <w:r w:rsidR="002C2513">
        <w:rPr>
          <w:lang w:val="en-GB"/>
        </w:rPr>
        <w:t xml:space="preserve"> in</w:t>
      </w:r>
      <w:r w:rsidR="00721D78">
        <w:rPr>
          <w:lang w:val="en-GB"/>
        </w:rPr>
        <w:t xml:space="preserve"> µXAV (like in many drones), thermal coupling is an interesting source of common cause failures and cascading failures, to be considered in later versions of the use case</w:t>
      </w:r>
      <w:r w:rsidR="002C2513">
        <w:rPr>
          <w:lang w:val="en-GB"/>
        </w:rPr>
        <w:t>.</w:t>
      </w:r>
    </w:p>
    <w:p w:rsidR="00CA30C1" w:rsidRDefault="006D03B2" w:rsidP="006D03B2">
      <w:pPr>
        <w:pStyle w:val="Corps"/>
        <w:spacing w:before="120"/>
        <w:rPr>
          <w:lang w:val="en-GB"/>
        </w:rPr>
      </w:pPr>
      <w:r>
        <w:rPr>
          <w:lang w:val="en-GB"/>
        </w:rPr>
        <w:t xml:space="preserve">For lasting </w:t>
      </w:r>
      <w:r w:rsidR="00CA30C1">
        <w:rPr>
          <w:lang w:val="en-GB"/>
        </w:rPr>
        <w:t>action</w:t>
      </w:r>
      <w:r w:rsidR="00DC1F0E">
        <w:rPr>
          <w:lang w:val="en-GB"/>
        </w:rPr>
        <w:t>s</w:t>
      </w:r>
      <w:r>
        <w:rPr>
          <w:lang w:val="en-GB"/>
        </w:rPr>
        <w:t xml:space="preserve"> on brakes</w:t>
      </w:r>
      <w:r w:rsidR="00DC1F0E">
        <w:rPr>
          <w:lang w:val="en-GB"/>
        </w:rPr>
        <w:t>, or fast periodic ones,</w:t>
      </w:r>
      <w:r w:rsidR="00CA30C1">
        <w:rPr>
          <w:lang w:val="en-GB"/>
        </w:rPr>
        <w:t xml:space="preserve"> HBS needs electrical power</w:t>
      </w:r>
      <w:r>
        <w:rPr>
          <w:lang w:val="en-GB"/>
        </w:rPr>
        <w:t xml:space="preserve"> to generate hydraulic power</w:t>
      </w:r>
      <w:r w:rsidR="00DC1F0E">
        <w:rPr>
          <w:lang w:val="en-GB"/>
        </w:rPr>
        <w:t>. H</w:t>
      </w:r>
      <w:r w:rsidR="00CA30C1">
        <w:rPr>
          <w:lang w:val="en-GB"/>
        </w:rPr>
        <w:t>ydraulic</w:t>
      </w:r>
      <w:r w:rsidR="00DC1F0E">
        <w:rPr>
          <w:lang w:val="en-GB"/>
        </w:rPr>
        <w:t xml:space="preserve"> pressure is supplied by </w:t>
      </w:r>
      <w:r>
        <w:rPr>
          <w:lang w:val="en-GB"/>
        </w:rPr>
        <w:t>two</w:t>
      </w:r>
      <w:r w:rsidR="00DC1F0E">
        <w:rPr>
          <w:lang w:val="en-GB"/>
        </w:rPr>
        <w:t xml:space="preserve"> electrical pump</w:t>
      </w:r>
      <w:r>
        <w:rPr>
          <w:lang w:val="en-GB"/>
        </w:rPr>
        <w:t>s</w:t>
      </w:r>
      <w:r w:rsidR="00DC1F0E">
        <w:rPr>
          <w:lang w:val="en-GB"/>
        </w:rPr>
        <w:t xml:space="preserve">. </w:t>
      </w:r>
      <w:proofErr w:type="gramStart"/>
      <w:r w:rsidR="00DC1F0E">
        <w:rPr>
          <w:lang w:val="en-GB"/>
        </w:rPr>
        <w:t>An</w:t>
      </w:r>
      <w:proofErr w:type="gramEnd"/>
      <w:r w:rsidR="00DC1F0E">
        <w:rPr>
          <w:lang w:val="en-GB"/>
        </w:rPr>
        <w:t xml:space="preserve"> </w:t>
      </w:r>
      <w:r>
        <w:rPr>
          <w:lang w:val="en-GB"/>
        </w:rPr>
        <w:t xml:space="preserve">hydraulic </w:t>
      </w:r>
      <w:r w:rsidR="00DC1F0E">
        <w:rPr>
          <w:lang w:val="en-GB"/>
        </w:rPr>
        <w:t xml:space="preserve">accumulator provides </w:t>
      </w:r>
      <w:r>
        <w:rPr>
          <w:lang w:val="en-GB"/>
        </w:rPr>
        <w:t>limited</w:t>
      </w:r>
      <w:r w:rsidR="00DC1F0E">
        <w:rPr>
          <w:lang w:val="en-GB"/>
        </w:rPr>
        <w:t xml:space="preserve"> pressure </w:t>
      </w:r>
      <w:r>
        <w:rPr>
          <w:lang w:val="en-GB"/>
        </w:rPr>
        <w:t xml:space="preserve">capacity for </w:t>
      </w:r>
      <w:r w:rsidR="00DC1F0E">
        <w:rPr>
          <w:lang w:val="en-GB"/>
        </w:rPr>
        <w:t>autonom</w:t>
      </w:r>
      <w:r>
        <w:rPr>
          <w:lang w:val="en-GB"/>
        </w:rPr>
        <w:t xml:space="preserve">ous functioning of </w:t>
      </w:r>
      <w:r w:rsidR="00DC1F0E">
        <w:rPr>
          <w:lang w:val="en-GB"/>
        </w:rPr>
        <w:t>HBS, used only in case of emergency landing with complete loss of electrical power.</w:t>
      </w:r>
    </w:p>
    <w:p w:rsidR="009C49E3" w:rsidRDefault="009C49E3" w:rsidP="0002570C">
      <w:pPr>
        <w:pStyle w:val="Corps"/>
        <w:rPr>
          <w:lang w:val="en-GB"/>
        </w:rPr>
      </w:pPr>
      <w:r>
        <w:rPr>
          <w:lang w:val="en-GB"/>
        </w:rPr>
        <w:t>The desired behaviour of HBS is analogous to that of EPS:</w:t>
      </w:r>
    </w:p>
    <w:p w:rsidR="009C49E3" w:rsidRDefault="009C49E3" w:rsidP="0094001A">
      <w:pPr>
        <w:pStyle w:val="Corps"/>
        <w:numPr>
          <w:ilvl w:val="0"/>
          <w:numId w:val="21"/>
        </w:numPr>
        <w:spacing w:before="0"/>
        <w:ind w:left="1480" w:hanging="357"/>
        <w:rPr>
          <w:lang w:val="en-GB"/>
        </w:rPr>
      </w:pPr>
      <w:r>
        <w:rPr>
          <w:lang w:val="en-GB"/>
        </w:rPr>
        <w:t xml:space="preserve">accurate and timely </w:t>
      </w:r>
      <w:r w:rsidR="004F4788">
        <w:rPr>
          <w:lang w:val="en-GB"/>
        </w:rPr>
        <w:t xml:space="preserve">(20 Hz) </w:t>
      </w:r>
      <w:r>
        <w:rPr>
          <w:lang w:val="en-GB"/>
        </w:rPr>
        <w:t>conversion of mechanical commands into pressure commands,</w:t>
      </w:r>
    </w:p>
    <w:p w:rsidR="00CA30C1" w:rsidRPr="0002570C" w:rsidRDefault="009C49E3" w:rsidP="0094001A">
      <w:pPr>
        <w:pStyle w:val="Corps"/>
        <w:numPr>
          <w:ilvl w:val="0"/>
          <w:numId w:val="21"/>
        </w:numPr>
        <w:spacing w:before="0"/>
        <w:ind w:left="1480" w:hanging="357"/>
        <w:rPr>
          <w:lang w:val="en-GB"/>
        </w:rPr>
      </w:pPr>
      <w:proofErr w:type="gramStart"/>
      <w:r>
        <w:rPr>
          <w:lang w:val="en-GB"/>
        </w:rPr>
        <w:t>fail</w:t>
      </w:r>
      <w:proofErr w:type="gramEnd"/>
      <w:r>
        <w:rPr>
          <w:lang w:val="en-GB"/>
        </w:rPr>
        <w:t xml:space="preserve"> </w:t>
      </w:r>
      <w:r w:rsidR="00791018">
        <w:rPr>
          <w:lang w:val="en-GB"/>
        </w:rPr>
        <w:t>operational and then fail safe policy for health monitoring and reconfiguration.</w:t>
      </w:r>
    </w:p>
    <w:p w:rsidR="003E4D4C" w:rsidRDefault="003E4D4C" w:rsidP="003E4D4C">
      <w:pPr>
        <w:pStyle w:val="Heading3"/>
        <w:rPr>
          <w:lang w:val="en-GB"/>
        </w:rPr>
      </w:pPr>
      <w:bookmarkStart w:id="30" w:name="_Toc462179248"/>
      <w:r>
        <w:rPr>
          <w:lang w:val="en-GB"/>
        </w:rPr>
        <w:lastRenderedPageBreak/>
        <w:t>Mission Management System</w:t>
      </w:r>
      <w:bookmarkEnd w:id="30"/>
    </w:p>
    <w:p w:rsidR="00910083" w:rsidRDefault="009555C0" w:rsidP="00CC179D">
      <w:pPr>
        <w:pStyle w:val="Corps"/>
        <w:spacing w:before="120"/>
        <w:rPr>
          <w:lang w:val="en-GB"/>
        </w:rPr>
      </w:pPr>
      <w:r>
        <w:rPr>
          <w:lang w:val="en-GB"/>
        </w:rPr>
        <w:t>MMS features the</w:t>
      </w:r>
      <w:r w:rsidR="00C27EB7">
        <w:rPr>
          <w:lang w:val="en-GB"/>
        </w:rPr>
        <w:t xml:space="preserve"> role of</w:t>
      </w:r>
      <w:r>
        <w:rPr>
          <w:lang w:val="en-GB"/>
        </w:rPr>
        <w:t xml:space="preserve"> </w:t>
      </w:r>
      <w:r w:rsidR="006D5BC0">
        <w:rPr>
          <w:lang w:val="en-GB"/>
        </w:rPr>
        <w:t xml:space="preserve">the </w:t>
      </w:r>
      <w:r>
        <w:rPr>
          <w:lang w:val="en-GB"/>
        </w:rPr>
        <w:t>software intensive system</w:t>
      </w:r>
      <w:r w:rsidR="00C27EB7">
        <w:rPr>
          <w:lang w:val="en-GB"/>
        </w:rPr>
        <w:t>s</w:t>
      </w:r>
      <w:r>
        <w:rPr>
          <w:lang w:val="en-GB"/>
        </w:rPr>
        <w:t xml:space="preserve"> in true </w:t>
      </w:r>
      <w:r w:rsidR="006D5BC0">
        <w:rPr>
          <w:lang w:val="en-GB"/>
        </w:rPr>
        <w:t>avionics systems</w:t>
      </w:r>
      <w:r w:rsidR="00C27EB7">
        <w:rPr>
          <w:lang w:val="en-GB"/>
        </w:rPr>
        <w:t>. I</w:t>
      </w:r>
      <w:r>
        <w:rPr>
          <w:lang w:val="en-GB"/>
        </w:rPr>
        <w:t xml:space="preserve">n spite of the fact that µXAV has no large </w:t>
      </w:r>
      <w:r w:rsidR="00C27EB7">
        <w:rPr>
          <w:lang w:val="en-GB"/>
        </w:rPr>
        <w:t xml:space="preserve">applications like </w:t>
      </w:r>
      <w:r>
        <w:rPr>
          <w:lang w:val="en-GB"/>
        </w:rPr>
        <w:t>Flight Management System</w:t>
      </w:r>
      <w:r w:rsidR="00C27EB7">
        <w:rPr>
          <w:lang w:val="en-GB"/>
        </w:rPr>
        <w:t>s</w:t>
      </w:r>
      <w:r>
        <w:rPr>
          <w:lang w:val="en-GB"/>
        </w:rPr>
        <w:t xml:space="preserve"> (FMS) or complex Fligh</w:t>
      </w:r>
      <w:r w:rsidR="00C27EB7">
        <w:rPr>
          <w:lang w:val="en-GB"/>
        </w:rPr>
        <w:t>t Control Laws (FCL), MMS</w:t>
      </w:r>
      <w:r w:rsidR="0038054A" w:rsidRPr="0038054A">
        <w:rPr>
          <w:lang w:val="en-GB"/>
        </w:rPr>
        <w:t xml:space="preserve"> </w:t>
      </w:r>
      <w:r w:rsidR="0038054A">
        <w:rPr>
          <w:lang w:val="en-GB"/>
        </w:rPr>
        <w:t xml:space="preserve">is essentially a </w:t>
      </w:r>
      <w:r w:rsidR="00910083">
        <w:rPr>
          <w:lang w:val="en-GB"/>
        </w:rPr>
        <w:t xml:space="preserve">piece of </w:t>
      </w:r>
      <w:r w:rsidR="0038054A">
        <w:rPr>
          <w:lang w:val="en-GB"/>
        </w:rPr>
        <w:t>software embedded in a dual channel computer.</w:t>
      </w:r>
      <w:r w:rsidR="00C27EB7">
        <w:rPr>
          <w:lang w:val="en-GB"/>
        </w:rPr>
        <w:t xml:space="preserve"> </w:t>
      </w:r>
      <w:r w:rsidR="00BD0EE7">
        <w:rPr>
          <w:lang w:val="en-GB"/>
        </w:rPr>
        <w:t>For the first version</w:t>
      </w:r>
      <w:r w:rsidR="00C86D28">
        <w:rPr>
          <w:lang w:val="en-GB"/>
        </w:rPr>
        <w:t xml:space="preserve"> of the case study it is </w:t>
      </w:r>
      <w:proofErr w:type="gramStart"/>
      <w:r w:rsidR="00C86D28">
        <w:rPr>
          <w:lang w:val="en-GB"/>
        </w:rPr>
        <w:t>a mono</w:t>
      </w:r>
      <w:proofErr w:type="gramEnd"/>
      <w:r w:rsidR="00C86D28">
        <w:rPr>
          <w:lang w:val="en-GB"/>
        </w:rPr>
        <w:t>-task mono-</w:t>
      </w:r>
      <w:r w:rsidR="00BD0EE7">
        <w:rPr>
          <w:lang w:val="en-GB"/>
        </w:rPr>
        <w:t>rate non interruptible software.</w:t>
      </w:r>
    </w:p>
    <w:p w:rsidR="00C86D28" w:rsidRDefault="0038054A" w:rsidP="009A7DEC">
      <w:pPr>
        <w:pStyle w:val="Corps"/>
        <w:rPr>
          <w:lang w:val="en-GB"/>
        </w:rPr>
      </w:pPr>
      <w:r>
        <w:rPr>
          <w:lang w:val="en-GB"/>
        </w:rPr>
        <w:t>It</w:t>
      </w:r>
      <w:r w:rsidR="00C27EB7">
        <w:rPr>
          <w:lang w:val="en-GB"/>
        </w:rPr>
        <w:t xml:space="preserve"> </w:t>
      </w:r>
      <w:r>
        <w:rPr>
          <w:lang w:val="en-GB"/>
        </w:rPr>
        <w:t>performs</w:t>
      </w:r>
      <w:r w:rsidR="00C27EB7">
        <w:rPr>
          <w:lang w:val="en-GB"/>
        </w:rPr>
        <w:t xml:space="preserve"> </w:t>
      </w:r>
      <w:r>
        <w:rPr>
          <w:lang w:val="en-GB"/>
        </w:rPr>
        <w:t>mission</w:t>
      </w:r>
      <w:r w:rsidR="00C86D28">
        <w:rPr>
          <w:lang w:val="en-GB"/>
        </w:rPr>
        <w:t xml:space="preserve"> control</w:t>
      </w:r>
      <w:r w:rsidR="00910083">
        <w:rPr>
          <w:lang w:val="en-GB"/>
        </w:rPr>
        <w:t xml:space="preserve"> and </w:t>
      </w:r>
      <w:r w:rsidR="00C86D28">
        <w:rPr>
          <w:lang w:val="en-GB"/>
        </w:rPr>
        <w:t>EPS HBS</w:t>
      </w:r>
      <w:r>
        <w:rPr>
          <w:lang w:val="en-GB"/>
        </w:rPr>
        <w:t xml:space="preserve"> supervision</w:t>
      </w:r>
      <w:r w:rsidR="00910083">
        <w:rPr>
          <w:lang w:val="en-GB"/>
        </w:rPr>
        <w:t>, depending on</w:t>
      </w:r>
      <w:r w:rsidR="00C86D28">
        <w:rPr>
          <w:lang w:val="en-GB"/>
        </w:rPr>
        <w:t>:</w:t>
      </w:r>
    </w:p>
    <w:p w:rsidR="00C86D28" w:rsidRDefault="00910083" w:rsidP="0094001A">
      <w:pPr>
        <w:pStyle w:val="Corps"/>
        <w:numPr>
          <w:ilvl w:val="0"/>
          <w:numId w:val="28"/>
        </w:numPr>
        <w:spacing w:before="60"/>
        <w:ind w:left="1474" w:hanging="357"/>
        <w:rPr>
          <w:lang w:val="en-GB"/>
        </w:rPr>
      </w:pPr>
      <w:r>
        <w:rPr>
          <w:lang w:val="en-GB"/>
        </w:rPr>
        <w:t xml:space="preserve">mission </w:t>
      </w:r>
      <w:r w:rsidR="00C86D28">
        <w:rPr>
          <w:lang w:val="en-GB"/>
        </w:rPr>
        <w:t>preparation</w:t>
      </w:r>
      <w:r>
        <w:rPr>
          <w:lang w:val="en-GB"/>
        </w:rPr>
        <w:t xml:space="preserve">, </w:t>
      </w:r>
    </w:p>
    <w:p w:rsidR="00C86D28" w:rsidRDefault="00910083" w:rsidP="0094001A">
      <w:pPr>
        <w:pStyle w:val="Corps"/>
        <w:numPr>
          <w:ilvl w:val="0"/>
          <w:numId w:val="28"/>
        </w:numPr>
        <w:spacing w:before="60"/>
        <w:ind w:left="1474" w:hanging="357"/>
        <w:rPr>
          <w:lang w:val="en-GB"/>
        </w:rPr>
      </w:pPr>
      <w:r>
        <w:rPr>
          <w:lang w:val="en-GB"/>
        </w:rPr>
        <w:t>possible</w:t>
      </w:r>
      <w:r w:rsidR="00C86D28">
        <w:rPr>
          <w:lang w:val="en-GB"/>
        </w:rPr>
        <w:t xml:space="preserve"> in-flight</w:t>
      </w:r>
      <w:r>
        <w:rPr>
          <w:lang w:val="en-GB"/>
        </w:rPr>
        <w:t xml:space="preserve"> </w:t>
      </w:r>
      <w:r w:rsidR="00C86D28">
        <w:rPr>
          <w:lang w:val="en-GB"/>
        </w:rPr>
        <w:t xml:space="preserve">updates of the </w:t>
      </w:r>
      <w:r w:rsidR="005C2FB0">
        <w:rPr>
          <w:lang w:val="en-GB"/>
        </w:rPr>
        <w:t xml:space="preserve">navigation </w:t>
      </w:r>
      <w:r w:rsidR="00C86D28">
        <w:rPr>
          <w:lang w:val="en-GB"/>
        </w:rPr>
        <w:t xml:space="preserve">options by the ground station </w:t>
      </w:r>
    </w:p>
    <w:p w:rsidR="00C86D28" w:rsidRDefault="00C86D28" w:rsidP="0094001A">
      <w:pPr>
        <w:pStyle w:val="Corps"/>
        <w:numPr>
          <w:ilvl w:val="0"/>
          <w:numId w:val="28"/>
        </w:numPr>
        <w:spacing w:before="60"/>
        <w:ind w:left="1474" w:hanging="357"/>
        <w:rPr>
          <w:lang w:val="en-GB"/>
        </w:rPr>
      </w:pPr>
      <w:r>
        <w:rPr>
          <w:lang w:val="en-GB"/>
        </w:rPr>
        <w:t>effects of</w:t>
      </w:r>
      <w:r w:rsidR="00910083">
        <w:rPr>
          <w:lang w:val="en-GB"/>
        </w:rPr>
        <w:t xml:space="preserve"> weather condition</w:t>
      </w:r>
      <w:r>
        <w:rPr>
          <w:lang w:val="en-GB"/>
        </w:rPr>
        <w:t>s on the AV’s mission progress</w:t>
      </w:r>
    </w:p>
    <w:p w:rsidR="00910083" w:rsidRDefault="00C86D28" w:rsidP="0094001A">
      <w:pPr>
        <w:pStyle w:val="Corps"/>
        <w:numPr>
          <w:ilvl w:val="0"/>
          <w:numId w:val="28"/>
        </w:numPr>
        <w:spacing w:before="60"/>
        <w:ind w:left="1474" w:hanging="357"/>
        <w:rPr>
          <w:lang w:val="en-GB"/>
        </w:rPr>
      </w:pPr>
      <w:r>
        <w:rPr>
          <w:lang w:val="en-GB"/>
        </w:rPr>
        <w:t>occurrence of failures</w:t>
      </w:r>
      <w:r w:rsidR="00910083">
        <w:rPr>
          <w:lang w:val="en-GB"/>
        </w:rPr>
        <w:t xml:space="preserve"> </w:t>
      </w:r>
    </w:p>
    <w:p w:rsidR="009A7DEC" w:rsidRDefault="00910083" w:rsidP="009A7DEC">
      <w:pPr>
        <w:pStyle w:val="Corps"/>
        <w:rPr>
          <w:lang w:val="en-GB"/>
        </w:rPr>
      </w:pPr>
      <w:r>
        <w:rPr>
          <w:lang w:val="en-GB"/>
        </w:rPr>
        <w:t>MMS receives</w:t>
      </w:r>
      <w:r w:rsidR="00295C48">
        <w:rPr>
          <w:lang w:val="en-GB"/>
        </w:rPr>
        <w:t xml:space="preserve"> (with redundancy)</w:t>
      </w:r>
      <w:r w:rsidR="00663141">
        <w:rPr>
          <w:lang w:val="en-GB"/>
        </w:rPr>
        <w:t xml:space="preserve"> the AV’s sensors (pitch, pitch rate and roll</w:t>
      </w:r>
      <w:r>
        <w:rPr>
          <w:lang w:val="en-GB"/>
        </w:rPr>
        <w:t xml:space="preserve">) and ensures the mechanical control of the airframe. </w:t>
      </w:r>
      <w:r w:rsidR="00295C48">
        <w:rPr>
          <w:lang w:val="en-GB"/>
        </w:rPr>
        <w:t>It ensures the role usually devoted to Guidance Navigation and Control (GNC)</w:t>
      </w:r>
      <w:r w:rsidR="00663141">
        <w:rPr>
          <w:lang w:val="en-GB"/>
        </w:rPr>
        <w:t xml:space="preserve"> software</w:t>
      </w:r>
      <w:r w:rsidR="00295C48">
        <w:rPr>
          <w:lang w:val="en-GB"/>
        </w:rPr>
        <w:t xml:space="preserve"> in aircraft or rotorcraft. It is in charge of </w:t>
      </w:r>
      <w:r w:rsidR="00663141">
        <w:rPr>
          <w:lang w:val="en-GB"/>
        </w:rPr>
        <w:t xml:space="preserve">ensuring </w:t>
      </w:r>
      <w:r w:rsidR="00295C48">
        <w:rPr>
          <w:lang w:val="en-GB"/>
        </w:rPr>
        <w:t xml:space="preserve">the safety properties </w:t>
      </w:r>
      <w:r w:rsidR="00663141">
        <w:rPr>
          <w:lang w:val="en-GB"/>
        </w:rPr>
        <w:t>of</w:t>
      </w:r>
      <w:r w:rsidR="00295C48">
        <w:rPr>
          <w:lang w:val="en-GB"/>
        </w:rPr>
        <w:t xml:space="preserve"> the AV’s dynamics (safety </w:t>
      </w:r>
      <w:r w:rsidR="00663141">
        <w:rPr>
          <w:lang w:val="en-GB"/>
        </w:rPr>
        <w:t>flight envelope</w:t>
      </w:r>
      <w:r w:rsidR="00295C48">
        <w:rPr>
          <w:lang w:val="en-GB"/>
        </w:rPr>
        <w:t>). It receives kinematic measurements and emits mechanical control commands to EPS and HBS</w:t>
      </w:r>
      <w:r w:rsidR="00663141">
        <w:rPr>
          <w:lang w:val="en-GB"/>
        </w:rPr>
        <w:t xml:space="preserve"> (torques)</w:t>
      </w:r>
      <w:r w:rsidR="00295C48">
        <w:rPr>
          <w:lang w:val="en-GB"/>
        </w:rPr>
        <w:t xml:space="preserve">. It operates </w:t>
      </w:r>
      <w:r w:rsidR="00295C48" w:rsidRPr="008F395F">
        <w:rPr>
          <w:i/>
          <w:lang w:val="en-GB"/>
        </w:rPr>
        <w:t xml:space="preserve">exclusively in the mechanical </w:t>
      </w:r>
      <w:r w:rsidR="008F395F">
        <w:rPr>
          <w:i/>
          <w:lang w:val="en-GB"/>
        </w:rPr>
        <w:t xml:space="preserve">energy </w:t>
      </w:r>
      <w:r w:rsidR="00295C48" w:rsidRPr="008F395F">
        <w:rPr>
          <w:i/>
          <w:lang w:val="en-GB"/>
        </w:rPr>
        <w:t>domain</w:t>
      </w:r>
      <w:r w:rsidR="00295C48">
        <w:rPr>
          <w:lang w:val="en-GB"/>
        </w:rPr>
        <w:t>.</w:t>
      </w:r>
    </w:p>
    <w:p w:rsidR="00D1609A" w:rsidRDefault="00295C48" w:rsidP="00FF46D6">
      <w:pPr>
        <w:pStyle w:val="Corps"/>
        <w:rPr>
          <w:lang w:val="en-GB"/>
        </w:rPr>
      </w:pPr>
      <w:r>
        <w:rPr>
          <w:lang w:val="en-GB"/>
        </w:rPr>
        <w:t xml:space="preserve">MMS monitors energy, resource availability, and mission progress. Depending on these three sets of </w:t>
      </w:r>
      <w:r w:rsidR="000C3F69">
        <w:rPr>
          <w:lang w:val="en-GB"/>
        </w:rPr>
        <w:t xml:space="preserve">states it decides if the mission can proceed or has to be aborted, with soft or hard landing. </w:t>
      </w:r>
    </w:p>
    <w:p w:rsidR="00FF46D6" w:rsidRDefault="000C3F69" w:rsidP="00FF46D6">
      <w:pPr>
        <w:pStyle w:val="Corps"/>
        <w:rPr>
          <w:lang w:val="en-GB"/>
        </w:rPr>
      </w:pPr>
      <w:r>
        <w:rPr>
          <w:lang w:val="en-GB"/>
        </w:rPr>
        <w:t>Hard landing is</w:t>
      </w:r>
      <w:r w:rsidR="00D1609A">
        <w:rPr>
          <w:lang w:val="en-GB"/>
        </w:rPr>
        <w:t xml:space="preserve"> the Emergency Landing function</w:t>
      </w:r>
      <w:r w:rsidR="003C6163">
        <w:rPr>
          <w:lang w:val="en-GB"/>
        </w:rPr>
        <w:t xml:space="preserve"> (synonymous in the document)</w:t>
      </w:r>
      <w:r w:rsidR="00D1609A">
        <w:rPr>
          <w:lang w:val="en-GB"/>
        </w:rPr>
        <w:t>. It is</w:t>
      </w:r>
      <w:r>
        <w:rPr>
          <w:lang w:val="en-GB"/>
        </w:rPr>
        <w:t xml:space="preserve"> supported by HBS only (see Architecting). It happens when electrical energy is no longer available. Soft landing (to be distinguished from </w:t>
      </w:r>
      <w:r w:rsidR="00D1609A">
        <w:rPr>
          <w:lang w:val="en-GB"/>
        </w:rPr>
        <w:t xml:space="preserve">normal </w:t>
      </w:r>
      <w:r>
        <w:rPr>
          <w:lang w:val="en-GB"/>
        </w:rPr>
        <w:t xml:space="preserve">landing) is mission abortion with enough </w:t>
      </w:r>
      <w:r w:rsidR="00D1609A">
        <w:rPr>
          <w:lang w:val="en-GB"/>
        </w:rPr>
        <w:t xml:space="preserve">electrical </w:t>
      </w:r>
      <w:r>
        <w:rPr>
          <w:lang w:val="en-GB"/>
        </w:rPr>
        <w:t xml:space="preserve">energy to appropriately control the descent and the </w:t>
      </w:r>
      <w:r w:rsidR="00D1609A">
        <w:rPr>
          <w:lang w:val="en-GB"/>
        </w:rPr>
        <w:t>touchdown</w:t>
      </w:r>
      <w:r w:rsidR="00027D17">
        <w:rPr>
          <w:lang w:val="en-GB"/>
        </w:rPr>
        <w:t xml:space="preserve"> in the given external conditions</w:t>
      </w:r>
      <w:r>
        <w:rPr>
          <w:lang w:val="en-GB"/>
        </w:rPr>
        <w:t>.</w:t>
      </w:r>
    </w:p>
    <w:p w:rsidR="009C0BD8" w:rsidRDefault="00285D02" w:rsidP="00FF46D6">
      <w:pPr>
        <w:pStyle w:val="Corps"/>
        <w:rPr>
          <w:lang w:val="en-GB"/>
        </w:rPr>
      </w:pPr>
      <w:r>
        <w:rPr>
          <w:lang w:val="en-GB"/>
        </w:rPr>
        <w:t xml:space="preserve">MMS is </w:t>
      </w:r>
      <w:r w:rsidR="003C6163">
        <w:rPr>
          <w:lang w:val="en-GB"/>
        </w:rPr>
        <w:t xml:space="preserve">also </w:t>
      </w:r>
      <w:r>
        <w:rPr>
          <w:lang w:val="en-GB"/>
        </w:rPr>
        <w:t>in</w:t>
      </w:r>
      <w:r w:rsidR="009A7DEC">
        <w:rPr>
          <w:lang w:val="en-GB"/>
        </w:rPr>
        <w:t xml:space="preserve"> charge of </w:t>
      </w:r>
      <w:r w:rsidR="003C6163">
        <w:rPr>
          <w:lang w:val="en-GB"/>
        </w:rPr>
        <w:t xml:space="preserve">managing the digital </w:t>
      </w:r>
      <w:r>
        <w:rPr>
          <w:lang w:val="en-GB"/>
        </w:rPr>
        <w:t xml:space="preserve">internal and external </w:t>
      </w:r>
      <w:r w:rsidR="009A7DEC">
        <w:rPr>
          <w:lang w:val="en-GB"/>
        </w:rPr>
        <w:t>communications</w:t>
      </w:r>
      <w:r>
        <w:rPr>
          <w:lang w:val="en-GB"/>
        </w:rPr>
        <w:t>.</w:t>
      </w:r>
      <w:r w:rsidR="009C0BD8">
        <w:rPr>
          <w:lang w:val="en-GB"/>
        </w:rPr>
        <w:t xml:space="preserve"> Internal communications </w:t>
      </w:r>
      <w:r w:rsidR="00910083">
        <w:rPr>
          <w:lang w:val="en-GB"/>
        </w:rPr>
        <w:t>are partly</w:t>
      </w:r>
      <w:r w:rsidR="009C0BD8">
        <w:rPr>
          <w:lang w:val="en-GB"/>
        </w:rPr>
        <w:t xml:space="preserve"> </w:t>
      </w:r>
      <w:proofErr w:type="spellStart"/>
      <w:r w:rsidR="009C0BD8">
        <w:rPr>
          <w:lang w:val="en-GB"/>
        </w:rPr>
        <w:t>analog</w:t>
      </w:r>
      <w:proofErr w:type="spellEnd"/>
      <w:r w:rsidR="009C0BD8">
        <w:rPr>
          <w:lang w:val="en-GB"/>
        </w:rPr>
        <w:t xml:space="preserve"> </w:t>
      </w:r>
      <w:r w:rsidR="00FF46D6">
        <w:rPr>
          <w:lang w:val="en-GB"/>
        </w:rPr>
        <w:t xml:space="preserve">and </w:t>
      </w:r>
      <w:r w:rsidR="00910083">
        <w:rPr>
          <w:lang w:val="en-GB"/>
        </w:rPr>
        <w:t>partly</w:t>
      </w:r>
      <w:r w:rsidR="009C0BD8">
        <w:rPr>
          <w:lang w:val="en-GB"/>
        </w:rPr>
        <w:t xml:space="preserve"> digital (data bus). </w:t>
      </w:r>
      <w:r w:rsidR="00910083">
        <w:rPr>
          <w:lang w:val="en-GB"/>
        </w:rPr>
        <w:t>MMS software manages the bus.</w:t>
      </w:r>
      <w:r>
        <w:rPr>
          <w:lang w:val="en-GB"/>
        </w:rPr>
        <w:t xml:space="preserve"> </w:t>
      </w:r>
      <w:r w:rsidR="00FF46D6">
        <w:rPr>
          <w:lang w:val="en-GB"/>
        </w:rPr>
        <w:t>The bus cable is assumed to be a failure-free component.</w:t>
      </w:r>
    </w:p>
    <w:p w:rsidR="00285D02" w:rsidRDefault="00FF46D6" w:rsidP="00285D02">
      <w:pPr>
        <w:pStyle w:val="Corps"/>
        <w:rPr>
          <w:lang w:val="en-GB"/>
        </w:rPr>
      </w:pPr>
      <w:r>
        <w:rPr>
          <w:lang w:val="en-GB"/>
        </w:rPr>
        <w:t xml:space="preserve">MMS supports </w:t>
      </w:r>
      <w:r w:rsidR="003C6163">
        <w:rPr>
          <w:lang w:val="en-GB"/>
        </w:rPr>
        <w:t xml:space="preserve">for the Health Management Systems </w:t>
      </w:r>
      <w:r>
        <w:rPr>
          <w:lang w:val="en-GB"/>
        </w:rPr>
        <w:t>the</w:t>
      </w:r>
      <w:r w:rsidR="00285D02">
        <w:rPr>
          <w:lang w:val="en-GB"/>
        </w:rPr>
        <w:t xml:space="preserve"> diagnosis and prognosis algorithms</w:t>
      </w:r>
      <w:r w:rsidR="003C6163">
        <w:rPr>
          <w:lang w:val="en-GB"/>
        </w:rPr>
        <w:t xml:space="preserve"> that operate at multi-system level</w:t>
      </w:r>
      <w:r w:rsidR="00285D02">
        <w:rPr>
          <w:lang w:val="en-GB"/>
        </w:rPr>
        <w:t>.</w:t>
      </w:r>
      <w:r>
        <w:rPr>
          <w:lang w:val="en-GB"/>
        </w:rPr>
        <w:t xml:space="preserve"> EPS and HBS have </w:t>
      </w:r>
      <w:r w:rsidR="003C6163">
        <w:rPr>
          <w:lang w:val="en-GB"/>
        </w:rPr>
        <w:t xml:space="preserve">their </w:t>
      </w:r>
      <w:r>
        <w:rPr>
          <w:lang w:val="en-GB"/>
        </w:rPr>
        <w:t xml:space="preserve">health monitoring functions </w:t>
      </w:r>
      <w:r w:rsidR="003C6163">
        <w:rPr>
          <w:lang w:val="en-GB"/>
        </w:rPr>
        <w:t>in charge of</w:t>
      </w:r>
      <w:r>
        <w:rPr>
          <w:lang w:val="en-GB"/>
        </w:rPr>
        <w:t xml:space="preserve"> their own </w:t>
      </w:r>
      <w:r w:rsidR="003C6163">
        <w:rPr>
          <w:lang w:val="en-GB"/>
        </w:rPr>
        <w:t>perimeter</w:t>
      </w:r>
      <w:r>
        <w:rPr>
          <w:lang w:val="en-GB"/>
        </w:rPr>
        <w:t xml:space="preserve"> (See Architecting).</w:t>
      </w:r>
    </w:p>
    <w:p w:rsidR="003E4D4C" w:rsidRPr="003E4D4C" w:rsidRDefault="005D7AC0" w:rsidP="003E4D4C">
      <w:pPr>
        <w:pStyle w:val="Heading3"/>
        <w:rPr>
          <w:lang w:val="en-GB"/>
        </w:rPr>
      </w:pPr>
      <w:bookmarkStart w:id="31" w:name="_Toc462179249"/>
      <w:r>
        <w:rPr>
          <w:lang w:val="en-GB"/>
        </w:rPr>
        <w:t>Maintenance</w:t>
      </w:r>
      <w:r w:rsidR="003E4D4C">
        <w:rPr>
          <w:lang w:val="en-GB"/>
        </w:rPr>
        <w:t xml:space="preserve"> System</w:t>
      </w:r>
      <w:bookmarkEnd w:id="31"/>
    </w:p>
    <w:p w:rsidR="00216375" w:rsidRDefault="005D7AC0" w:rsidP="00CC179D">
      <w:pPr>
        <w:pStyle w:val="Corps"/>
        <w:spacing w:before="120"/>
        <w:rPr>
          <w:lang w:val="en-GB"/>
        </w:rPr>
      </w:pPr>
      <w:r>
        <w:rPr>
          <w:lang w:val="en-GB"/>
        </w:rPr>
        <w:t xml:space="preserve">MS has no specific resources in this first version of </w:t>
      </w:r>
      <w:r w:rsidR="00216375">
        <w:rPr>
          <w:lang w:val="en-GB"/>
        </w:rPr>
        <w:t>the case study, and yet is posed as a system</w:t>
      </w:r>
      <w:r>
        <w:rPr>
          <w:lang w:val="en-GB"/>
        </w:rPr>
        <w:t xml:space="preserve">. </w:t>
      </w:r>
      <w:r w:rsidR="00216375">
        <w:rPr>
          <w:lang w:val="en-GB"/>
        </w:rPr>
        <w:t>Why?</w:t>
      </w:r>
    </w:p>
    <w:p w:rsidR="00E51FB0" w:rsidRDefault="00216375" w:rsidP="00492717">
      <w:pPr>
        <w:pStyle w:val="Corps"/>
        <w:rPr>
          <w:lang w:val="en-GB"/>
        </w:rPr>
      </w:pPr>
      <w:r>
        <w:rPr>
          <w:lang w:val="en-GB"/>
        </w:rPr>
        <w:t>F</w:t>
      </w:r>
      <w:r w:rsidR="007B31B5">
        <w:rPr>
          <w:lang w:val="en-GB"/>
        </w:rPr>
        <w:t>irst</w:t>
      </w:r>
      <w:r w:rsidR="00BB6EA3">
        <w:rPr>
          <w:lang w:val="en-GB"/>
        </w:rPr>
        <w:t xml:space="preserve"> </w:t>
      </w:r>
      <w:r>
        <w:rPr>
          <w:lang w:val="en-GB"/>
        </w:rPr>
        <w:t>the maintenance system</w:t>
      </w:r>
      <w:r w:rsidR="00BB6EA3">
        <w:rPr>
          <w:lang w:val="en-GB"/>
        </w:rPr>
        <w:t xml:space="preserve"> is usually an important and large system with proper resources in common aircraft and rotorcraft. </w:t>
      </w:r>
      <w:r w:rsidR="003C0324">
        <w:rPr>
          <w:lang w:val="en-GB"/>
        </w:rPr>
        <w:t>Second i</w:t>
      </w:r>
      <w:r w:rsidR="00BB6EA3">
        <w:rPr>
          <w:lang w:val="en-GB"/>
        </w:rPr>
        <w:t xml:space="preserve">n </w:t>
      </w:r>
      <w:r w:rsidR="00362F99">
        <w:rPr>
          <w:lang w:val="en-GB"/>
        </w:rPr>
        <w:t>upgraded</w:t>
      </w:r>
      <w:r>
        <w:rPr>
          <w:lang w:val="en-GB"/>
        </w:rPr>
        <w:t xml:space="preserve"> versions of </w:t>
      </w:r>
      <w:r w:rsidR="00362F99">
        <w:rPr>
          <w:lang w:val="en-GB"/>
        </w:rPr>
        <w:t xml:space="preserve">µXAV </w:t>
      </w:r>
      <w:r w:rsidR="003C0324">
        <w:rPr>
          <w:lang w:val="en-GB"/>
        </w:rPr>
        <w:t>a mass data recorder</w:t>
      </w:r>
      <w:r w:rsidR="005F1F24">
        <w:rPr>
          <w:lang w:val="en-GB"/>
        </w:rPr>
        <w:t xml:space="preserve"> specific to MS</w:t>
      </w:r>
      <w:r w:rsidR="00BB6EA3">
        <w:rPr>
          <w:lang w:val="en-GB"/>
        </w:rPr>
        <w:t xml:space="preserve"> </w:t>
      </w:r>
      <w:r w:rsidR="003C0324">
        <w:rPr>
          <w:lang w:val="en-GB"/>
        </w:rPr>
        <w:t>is likely to be added for prognosis functions.</w:t>
      </w:r>
    </w:p>
    <w:p w:rsidR="00A90088" w:rsidRDefault="00686627" w:rsidP="00492717">
      <w:pPr>
        <w:pStyle w:val="Corps"/>
        <w:rPr>
          <w:lang w:val="en-GB"/>
        </w:rPr>
      </w:pPr>
      <w:r>
        <w:rPr>
          <w:lang w:val="en-GB"/>
        </w:rPr>
        <w:t>In this first version</w:t>
      </w:r>
      <w:r w:rsidR="00B960C9">
        <w:rPr>
          <w:lang w:val="en-GB"/>
        </w:rPr>
        <w:t xml:space="preserve"> </w:t>
      </w:r>
      <w:r w:rsidR="00B960C9" w:rsidRPr="00686627">
        <w:rPr>
          <w:i/>
          <w:lang w:val="en-GB"/>
        </w:rPr>
        <w:t>the sensors and actuators are assumed</w:t>
      </w:r>
      <w:r w:rsidR="00487170" w:rsidRPr="00686627">
        <w:rPr>
          <w:i/>
          <w:lang w:val="en-GB"/>
        </w:rPr>
        <w:t xml:space="preserve"> to be</w:t>
      </w:r>
      <w:r w:rsidR="00B960C9" w:rsidRPr="00686627">
        <w:rPr>
          <w:i/>
          <w:lang w:val="en-GB"/>
        </w:rPr>
        <w:t xml:space="preserve"> ideal</w:t>
      </w:r>
      <w:r w:rsidR="00B960C9">
        <w:rPr>
          <w:lang w:val="en-GB"/>
        </w:rPr>
        <w:t xml:space="preserve"> (no bias, no lag, no noise etc.)</w:t>
      </w:r>
      <w:r w:rsidR="00487170">
        <w:rPr>
          <w:lang w:val="en-GB"/>
        </w:rPr>
        <w:t>. But they may fail stop</w:t>
      </w:r>
      <w:r w:rsidR="00B960C9">
        <w:rPr>
          <w:lang w:val="en-GB"/>
        </w:rPr>
        <w:t xml:space="preserve">. </w:t>
      </w:r>
      <w:r>
        <w:rPr>
          <w:lang w:val="en-GB"/>
        </w:rPr>
        <w:t>So h</w:t>
      </w:r>
      <w:r w:rsidR="00A90088">
        <w:rPr>
          <w:lang w:val="en-GB"/>
        </w:rPr>
        <w:t>ealth monitoring boils down to Boolean status monitoring</w:t>
      </w:r>
      <w:r>
        <w:rPr>
          <w:lang w:val="en-GB"/>
        </w:rPr>
        <w:t>, Boolean logic</w:t>
      </w:r>
      <w:r w:rsidR="00A90088">
        <w:rPr>
          <w:lang w:val="en-GB"/>
        </w:rPr>
        <w:t xml:space="preserve"> and reporting.</w:t>
      </w:r>
    </w:p>
    <w:p w:rsidR="007B31B5" w:rsidRDefault="007B31B5" w:rsidP="00492717">
      <w:pPr>
        <w:pStyle w:val="Corps"/>
        <w:rPr>
          <w:lang w:val="en-GB"/>
        </w:rPr>
      </w:pPr>
      <w:r>
        <w:rPr>
          <w:lang w:val="en-GB"/>
        </w:rPr>
        <w:lastRenderedPageBreak/>
        <w:t>In later versions these</w:t>
      </w:r>
      <w:r w:rsidR="00A90088">
        <w:rPr>
          <w:lang w:val="en-GB"/>
        </w:rPr>
        <w:t xml:space="preserve"> idealness</w:t>
      </w:r>
      <w:r>
        <w:rPr>
          <w:lang w:val="en-GB"/>
        </w:rPr>
        <w:t xml:space="preserve"> assumptions will be progressively removed</w:t>
      </w:r>
      <w:r w:rsidR="00A90088">
        <w:rPr>
          <w:lang w:val="en-GB"/>
        </w:rPr>
        <w:t xml:space="preserve"> (first sensors, then actuators) to provide the use case with </w:t>
      </w:r>
      <w:r w:rsidR="0008708D" w:rsidRPr="00686627">
        <w:rPr>
          <w:i/>
          <w:lang w:val="en-GB"/>
        </w:rPr>
        <w:t>representative</w:t>
      </w:r>
      <w:r w:rsidR="00A90088" w:rsidRPr="00686627">
        <w:rPr>
          <w:i/>
          <w:lang w:val="en-GB"/>
        </w:rPr>
        <w:t xml:space="preserve"> robustness issues</w:t>
      </w:r>
      <w:r w:rsidR="00A90088">
        <w:rPr>
          <w:lang w:val="en-GB"/>
        </w:rPr>
        <w:t xml:space="preserve">, and </w:t>
      </w:r>
      <w:r w:rsidR="00686627">
        <w:rPr>
          <w:lang w:val="en-GB"/>
        </w:rPr>
        <w:t xml:space="preserve">their </w:t>
      </w:r>
      <w:r w:rsidR="00A90088">
        <w:rPr>
          <w:lang w:val="en-GB"/>
        </w:rPr>
        <w:t xml:space="preserve">associated development assurance aspects. </w:t>
      </w:r>
      <w:r w:rsidR="0008708D">
        <w:rPr>
          <w:lang w:val="en-GB"/>
        </w:rPr>
        <w:t xml:space="preserve">Robustness is a critical </w:t>
      </w:r>
      <w:r w:rsidR="00686627">
        <w:rPr>
          <w:lang w:val="en-GB"/>
        </w:rPr>
        <w:t>topic of development assurance</w:t>
      </w:r>
      <w:r w:rsidR="0008708D">
        <w:rPr>
          <w:lang w:val="en-GB"/>
        </w:rPr>
        <w:t>, both at system and software levels, to be addressed by the use case at a significant level.</w:t>
      </w:r>
    </w:p>
    <w:p w:rsidR="00A90088" w:rsidRDefault="00A90088" w:rsidP="00492717">
      <w:pPr>
        <w:pStyle w:val="Corps"/>
        <w:rPr>
          <w:lang w:val="en-GB"/>
        </w:rPr>
      </w:pPr>
      <w:r>
        <w:rPr>
          <w:lang w:val="en-GB"/>
        </w:rPr>
        <w:t>So the desired behaviour of MS is accurate detection, isolation and reporting of component failures</w:t>
      </w:r>
      <w:r w:rsidR="00C45C81">
        <w:rPr>
          <w:lang w:val="en-GB"/>
        </w:rPr>
        <w:t xml:space="preserve"> or degradations</w:t>
      </w:r>
      <w:r>
        <w:rPr>
          <w:lang w:val="en-GB"/>
        </w:rPr>
        <w:t xml:space="preserve">. </w:t>
      </w:r>
      <w:r w:rsidR="005E336A">
        <w:rPr>
          <w:lang w:val="en-GB"/>
        </w:rPr>
        <w:t>Accuracy means no false positives and no false negatives. MS</w:t>
      </w:r>
      <w:r>
        <w:rPr>
          <w:lang w:val="en-GB"/>
        </w:rPr>
        <w:t xml:space="preserve"> operates in a </w:t>
      </w:r>
      <w:r w:rsidR="00C45C81">
        <w:rPr>
          <w:lang w:val="en-GB"/>
        </w:rPr>
        <w:t>stratified way: the MS module</w:t>
      </w:r>
      <w:r>
        <w:rPr>
          <w:lang w:val="en-GB"/>
        </w:rPr>
        <w:t xml:space="preserve"> </w:t>
      </w:r>
      <w:r w:rsidR="00C45C81">
        <w:rPr>
          <w:lang w:val="en-GB"/>
        </w:rPr>
        <w:t>located</w:t>
      </w:r>
      <w:r>
        <w:rPr>
          <w:lang w:val="en-GB"/>
        </w:rPr>
        <w:t xml:space="preserve"> in EPS and HBS detect</w:t>
      </w:r>
      <w:r w:rsidR="00C45C81">
        <w:rPr>
          <w:lang w:val="en-GB"/>
        </w:rPr>
        <w:t>s, estimates</w:t>
      </w:r>
      <w:r>
        <w:rPr>
          <w:lang w:val="en-GB"/>
        </w:rPr>
        <w:t xml:space="preserve"> and isolate</w:t>
      </w:r>
      <w:r w:rsidR="00C45C81">
        <w:rPr>
          <w:lang w:val="en-GB"/>
        </w:rPr>
        <w:t>s the faults or degradations of its system</w:t>
      </w:r>
      <w:r>
        <w:rPr>
          <w:lang w:val="en-GB"/>
        </w:rPr>
        <w:t xml:space="preserve"> and</w:t>
      </w:r>
      <w:r w:rsidR="005E336A">
        <w:rPr>
          <w:lang w:val="en-GB"/>
        </w:rPr>
        <w:t xml:space="preserve"> then</w:t>
      </w:r>
      <w:r>
        <w:rPr>
          <w:lang w:val="en-GB"/>
        </w:rPr>
        <w:t xml:space="preserve"> report</w:t>
      </w:r>
      <w:r w:rsidR="00C45C81">
        <w:rPr>
          <w:lang w:val="en-GB"/>
        </w:rPr>
        <w:t>s</w:t>
      </w:r>
      <w:r w:rsidR="005E336A">
        <w:rPr>
          <w:lang w:val="en-GB"/>
        </w:rPr>
        <w:t xml:space="preserve"> </w:t>
      </w:r>
      <w:r w:rsidR="00C45C81">
        <w:rPr>
          <w:lang w:val="en-GB"/>
        </w:rPr>
        <w:t>its</w:t>
      </w:r>
      <w:r w:rsidR="005E336A">
        <w:rPr>
          <w:lang w:val="en-GB"/>
        </w:rPr>
        <w:t xml:space="preserve"> findings</w:t>
      </w:r>
      <w:r>
        <w:rPr>
          <w:lang w:val="en-GB"/>
        </w:rPr>
        <w:t xml:space="preserve"> to the MS </w:t>
      </w:r>
      <w:r w:rsidR="005E336A">
        <w:rPr>
          <w:lang w:val="en-GB"/>
        </w:rPr>
        <w:t>module of</w:t>
      </w:r>
      <w:r w:rsidR="00721CD4">
        <w:rPr>
          <w:lang w:val="en-GB"/>
        </w:rPr>
        <w:t xml:space="preserve"> MMS</w:t>
      </w:r>
      <w:r w:rsidR="00C45C81">
        <w:rPr>
          <w:lang w:val="en-GB"/>
        </w:rPr>
        <w:t>,</w:t>
      </w:r>
      <w:r w:rsidR="005E336A">
        <w:rPr>
          <w:lang w:val="en-GB"/>
        </w:rPr>
        <w:t xml:space="preserve"> which </w:t>
      </w:r>
      <w:r w:rsidR="00C45C81">
        <w:rPr>
          <w:lang w:val="en-GB"/>
        </w:rPr>
        <w:t xml:space="preserve">in turn </w:t>
      </w:r>
      <w:r w:rsidR="005E336A">
        <w:rPr>
          <w:lang w:val="en-GB"/>
        </w:rPr>
        <w:t>aggregates and consolidates when possible</w:t>
      </w:r>
      <w:r w:rsidR="00721CD4">
        <w:rPr>
          <w:lang w:val="en-GB"/>
        </w:rPr>
        <w:t xml:space="preserve"> (See Archi</w:t>
      </w:r>
      <w:r w:rsidR="002A4224">
        <w:rPr>
          <w:lang w:val="en-GB"/>
        </w:rPr>
        <w:t>te</w:t>
      </w:r>
      <w:r w:rsidR="00721CD4">
        <w:rPr>
          <w:lang w:val="en-GB"/>
        </w:rPr>
        <w:t>cting).</w:t>
      </w:r>
    </w:p>
    <w:p w:rsidR="00492717" w:rsidRDefault="00492717" w:rsidP="00492717">
      <w:pPr>
        <w:pStyle w:val="Heading2"/>
        <w:rPr>
          <w:lang w:val="en-GB"/>
        </w:rPr>
      </w:pPr>
      <w:bookmarkStart w:id="32" w:name="_Toc462179250"/>
      <w:r>
        <w:rPr>
          <w:lang w:val="en-GB"/>
        </w:rPr>
        <w:t>Equipment and Item Levels</w:t>
      </w:r>
      <w:bookmarkEnd w:id="32"/>
    </w:p>
    <w:p w:rsidR="00946630" w:rsidRDefault="00A97FC1" w:rsidP="00CC179D">
      <w:pPr>
        <w:pStyle w:val="Corps"/>
        <w:spacing w:before="120"/>
        <w:rPr>
          <w:lang w:val="en-GB"/>
        </w:rPr>
      </w:pPr>
      <w:r>
        <w:rPr>
          <w:lang w:val="en-GB"/>
        </w:rPr>
        <w:t>In this specification there is no desired b</w:t>
      </w:r>
      <w:r w:rsidR="003A47C7">
        <w:rPr>
          <w:lang w:val="en-GB"/>
        </w:rPr>
        <w:t xml:space="preserve">ehaviour </w:t>
      </w:r>
      <w:r w:rsidR="00EE2802">
        <w:rPr>
          <w:lang w:val="en-GB"/>
        </w:rPr>
        <w:t>proposed</w:t>
      </w:r>
      <w:r>
        <w:rPr>
          <w:lang w:val="en-GB"/>
        </w:rPr>
        <w:t xml:space="preserve"> at equipment</w:t>
      </w:r>
      <w:r w:rsidR="003A47C7">
        <w:rPr>
          <w:lang w:val="en-GB"/>
        </w:rPr>
        <w:t xml:space="preserve"> and items </w:t>
      </w:r>
      <w:r>
        <w:rPr>
          <w:lang w:val="en-GB"/>
        </w:rPr>
        <w:t>levels</w:t>
      </w:r>
      <w:r w:rsidR="004126C8">
        <w:rPr>
          <w:lang w:val="en-GB"/>
        </w:rPr>
        <w:t>. This is consistent with the operator</w:t>
      </w:r>
      <w:r>
        <w:rPr>
          <w:lang w:val="en-GB"/>
        </w:rPr>
        <w:t>’s (client)</w:t>
      </w:r>
      <w:r w:rsidR="004126C8">
        <w:rPr>
          <w:lang w:val="en-GB"/>
        </w:rPr>
        <w:t>, drone manufacturer</w:t>
      </w:r>
      <w:r>
        <w:rPr>
          <w:lang w:val="en-GB"/>
        </w:rPr>
        <w:t>’s</w:t>
      </w:r>
      <w:r w:rsidR="004126C8">
        <w:rPr>
          <w:lang w:val="en-GB"/>
        </w:rPr>
        <w:t xml:space="preserve"> (tier 1) or system supplier</w:t>
      </w:r>
      <w:r w:rsidR="00946630">
        <w:rPr>
          <w:lang w:val="en-GB"/>
        </w:rPr>
        <w:t>s’</w:t>
      </w:r>
      <w:r w:rsidR="004126C8">
        <w:rPr>
          <w:lang w:val="en-GB"/>
        </w:rPr>
        <w:t xml:space="preserve"> (tier 2) point of view </w:t>
      </w:r>
      <w:r w:rsidR="0004404A">
        <w:rPr>
          <w:lang w:val="en-GB"/>
        </w:rPr>
        <w:t>adopted</w:t>
      </w:r>
      <w:r>
        <w:rPr>
          <w:lang w:val="en-GB"/>
        </w:rPr>
        <w:t xml:space="preserve"> in this</w:t>
      </w:r>
      <w:r w:rsidR="004126C8">
        <w:rPr>
          <w:lang w:val="en-GB"/>
        </w:rPr>
        <w:t xml:space="preserve"> document.</w:t>
      </w:r>
      <w:r w:rsidR="00A628DF">
        <w:rPr>
          <w:lang w:val="en-GB"/>
        </w:rPr>
        <w:t xml:space="preserve"> </w:t>
      </w:r>
      <w:r w:rsidR="00946630">
        <w:rPr>
          <w:lang w:val="en-GB"/>
        </w:rPr>
        <w:t>The</w:t>
      </w:r>
      <w:r w:rsidR="00EE2802">
        <w:rPr>
          <w:lang w:val="en-GB"/>
        </w:rPr>
        <w:t xml:space="preserve"> specifications ends with </w:t>
      </w:r>
      <w:r w:rsidR="00946630">
        <w:rPr>
          <w:lang w:val="en-GB"/>
        </w:rPr>
        <w:t xml:space="preserve">the </w:t>
      </w:r>
      <w:r w:rsidR="00EE2802">
        <w:rPr>
          <w:lang w:val="en-GB"/>
        </w:rPr>
        <w:t>system requirements allocated to the software and AEH items</w:t>
      </w:r>
      <w:r w:rsidR="00946630">
        <w:rPr>
          <w:lang w:val="en-GB"/>
        </w:rPr>
        <w:t xml:space="preserve">: </w:t>
      </w:r>
      <w:r w:rsidR="00EE2802">
        <w:rPr>
          <w:lang w:val="en-GB"/>
        </w:rPr>
        <w:t>end of ARP 4754</w:t>
      </w:r>
      <w:r w:rsidR="00946630">
        <w:rPr>
          <w:lang w:val="en-GB"/>
        </w:rPr>
        <w:t>, beginning of DO-178 or DO-254</w:t>
      </w:r>
      <w:r w:rsidR="00EE2802">
        <w:rPr>
          <w:lang w:val="en-GB"/>
        </w:rPr>
        <w:t xml:space="preserve">. </w:t>
      </w:r>
    </w:p>
    <w:p w:rsidR="008F37F2" w:rsidRDefault="00EE2802" w:rsidP="00492717">
      <w:pPr>
        <w:pStyle w:val="Corps"/>
        <w:rPr>
          <w:lang w:val="en-GB"/>
        </w:rPr>
      </w:pPr>
      <w:r>
        <w:rPr>
          <w:lang w:val="en-GB"/>
        </w:rPr>
        <w:t>So how do we proceed to split the system-level DIFs into system requirements allocated to software or hardware items?</w:t>
      </w:r>
    </w:p>
    <w:p w:rsidR="00492717" w:rsidRDefault="00F2633C" w:rsidP="00492717">
      <w:pPr>
        <w:pStyle w:val="Corps"/>
        <w:rPr>
          <w:lang w:val="en-GB"/>
        </w:rPr>
      </w:pPr>
      <w:r>
        <w:rPr>
          <w:lang w:val="en-GB"/>
        </w:rPr>
        <w:t>The situation is the following:</w:t>
      </w:r>
    </w:p>
    <w:p w:rsidR="00F2633C" w:rsidRDefault="00F2633C" w:rsidP="0094001A">
      <w:pPr>
        <w:pStyle w:val="Corps"/>
        <w:numPr>
          <w:ilvl w:val="0"/>
          <w:numId w:val="22"/>
        </w:numPr>
        <w:spacing w:before="120"/>
        <w:ind w:hanging="357"/>
        <w:rPr>
          <w:lang w:val="en-GB"/>
        </w:rPr>
      </w:pPr>
      <w:r>
        <w:rPr>
          <w:lang w:val="en-GB"/>
        </w:rPr>
        <w:t xml:space="preserve">EPS and HBS </w:t>
      </w:r>
      <w:r w:rsidR="00946630">
        <w:rPr>
          <w:lang w:val="en-GB"/>
        </w:rPr>
        <w:t>have</w:t>
      </w:r>
      <w:r>
        <w:rPr>
          <w:lang w:val="en-GB"/>
        </w:rPr>
        <w:t xml:space="preserve"> a unique Electronic Controller Unit (ECU). They are duplicated for fault tolerance reasons, but functionally speaking in both systems there is a unique “smart unit”. All other system components are physical</w:t>
      </w:r>
      <w:r w:rsidR="00946630">
        <w:rPr>
          <w:lang w:val="en-GB"/>
        </w:rPr>
        <w:t xml:space="preserve"> devices: </w:t>
      </w:r>
      <w:r>
        <w:rPr>
          <w:lang w:val="en-GB"/>
        </w:rPr>
        <w:t xml:space="preserve">pumps, </w:t>
      </w:r>
      <w:r w:rsidR="00946630">
        <w:rPr>
          <w:lang w:val="en-GB"/>
        </w:rPr>
        <w:t>pipes, motors, inductances etc</w:t>
      </w:r>
      <w:r>
        <w:rPr>
          <w:lang w:val="en-GB"/>
        </w:rPr>
        <w:t xml:space="preserve">. Design and assurance of these components are outside of the scope the use </w:t>
      </w:r>
      <w:r w:rsidR="00946630">
        <w:rPr>
          <w:lang w:val="en-GB"/>
        </w:rPr>
        <w:t>case. They have to be modelled as environment models</w:t>
      </w:r>
      <w:r>
        <w:rPr>
          <w:lang w:val="en-GB"/>
        </w:rPr>
        <w:t xml:space="preserve"> for closed loop simulation</w:t>
      </w:r>
      <w:r w:rsidR="00946630">
        <w:rPr>
          <w:lang w:val="en-GB"/>
        </w:rPr>
        <w:t xml:space="preserve"> of the interacting “smart units”</w:t>
      </w:r>
      <w:r>
        <w:rPr>
          <w:lang w:val="en-GB"/>
        </w:rPr>
        <w:t xml:space="preserve">, but no functional behaviour is mapped on them. </w:t>
      </w:r>
      <w:r w:rsidR="00E367AA">
        <w:rPr>
          <w:lang w:val="en-GB"/>
        </w:rPr>
        <w:t xml:space="preserve">Because of </w:t>
      </w:r>
      <w:r w:rsidR="00946630">
        <w:rPr>
          <w:lang w:val="en-GB"/>
        </w:rPr>
        <w:t xml:space="preserve">this uniqueness, </w:t>
      </w:r>
      <w:r w:rsidR="00E367AA">
        <w:rPr>
          <w:lang w:val="en-GB"/>
        </w:rPr>
        <w:t xml:space="preserve">allocation of system level functionality (desired </w:t>
      </w:r>
      <w:r w:rsidR="00FE22E0">
        <w:rPr>
          <w:lang w:val="en-GB"/>
        </w:rPr>
        <w:t>and</w:t>
      </w:r>
      <w:r w:rsidR="00946630">
        <w:rPr>
          <w:lang w:val="en-GB"/>
        </w:rPr>
        <w:t xml:space="preserve"> defined) to th</w:t>
      </w:r>
      <w:r w:rsidR="00E367AA">
        <w:rPr>
          <w:lang w:val="en-GB"/>
        </w:rPr>
        <w:t xml:space="preserve">e lower levels is trivial: all on </w:t>
      </w:r>
      <w:r w:rsidR="00946630">
        <w:rPr>
          <w:lang w:val="en-GB"/>
        </w:rPr>
        <w:t>the unique ECU</w:t>
      </w:r>
      <w:r w:rsidR="00E367AA">
        <w:rPr>
          <w:lang w:val="en-GB"/>
        </w:rPr>
        <w:t>.</w:t>
      </w:r>
    </w:p>
    <w:p w:rsidR="00CA6FEA" w:rsidRDefault="00E367AA" w:rsidP="0094001A">
      <w:pPr>
        <w:pStyle w:val="Corps"/>
        <w:numPr>
          <w:ilvl w:val="0"/>
          <w:numId w:val="22"/>
        </w:numPr>
        <w:rPr>
          <w:lang w:val="en-GB"/>
        </w:rPr>
      </w:pPr>
      <w:r>
        <w:rPr>
          <w:lang w:val="en-GB"/>
        </w:rPr>
        <w:t>For MMS and MS the situation is even simpler: they are pure software systems</w:t>
      </w:r>
      <w:r w:rsidR="00FE22E0">
        <w:rPr>
          <w:lang w:val="en-GB"/>
        </w:rPr>
        <w:t>,</w:t>
      </w:r>
      <w:r>
        <w:rPr>
          <w:lang w:val="en-GB"/>
        </w:rPr>
        <w:t xml:space="preserve"> hosted in the same </w:t>
      </w:r>
      <w:r w:rsidR="00740B83">
        <w:rPr>
          <w:lang w:val="en-GB"/>
        </w:rPr>
        <w:t xml:space="preserve">dual channel </w:t>
      </w:r>
      <w:r>
        <w:rPr>
          <w:lang w:val="en-GB"/>
        </w:rPr>
        <w:t>computer</w:t>
      </w:r>
      <w:r w:rsidR="00EE377D">
        <w:rPr>
          <w:lang w:val="en-GB"/>
        </w:rPr>
        <w:t>,</w:t>
      </w:r>
      <w:r w:rsidR="00FE22E0">
        <w:rPr>
          <w:lang w:val="en-GB"/>
        </w:rPr>
        <w:t xml:space="preserve"> or nearly so</w:t>
      </w:r>
      <w:r>
        <w:rPr>
          <w:lang w:val="en-GB"/>
        </w:rPr>
        <w:t xml:space="preserve">. </w:t>
      </w:r>
      <w:r w:rsidR="00FE22E0">
        <w:rPr>
          <w:lang w:val="en-GB"/>
        </w:rPr>
        <w:t>To be precise</w:t>
      </w:r>
      <w:r w:rsidR="00CA6FEA">
        <w:rPr>
          <w:lang w:val="en-GB"/>
        </w:rPr>
        <w:t>:</w:t>
      </w:r>
    </w:p>
    <w:p w:rsidR="00CA6FEA" w:rsidRDefault="00E367AA" w:rsidP="0094001A">
      <w:pPr>
        <w:pStyle w:val="Corps"/>
        <w:numPr>
          <w:ilvl w:val="1"/>
          <w:numId w:val="22"/>
        </w:numPr>
        <w:rPr>
          <w:lang w:val="en-GB"/>
        </w:rPr>
      </w:pPr>
      <w:r>
        <w:rPr>
          <w:lang w:val="en-GB"/>
        </w:rPr>
        <w:t xml:space="preserve"> MMS software is centralized in a single computer</w:t>
      </w:r>
      <w:r w:rsidR="00740B83">
        <w:rPr>
          <w:lang w:val="en-GB"/>
        </w:rPr>
        <w:t>. A</w:t>
      </w:r>
      <w:r w:rsidR="00FE22E0">
        <w:rPr>
          <w:lang w:val="en-GB"/>
        </w:rPr>
        <w:t>ll MMS</w:t>
      </w:r>
      <w:r w:rsidR="001554F5">
        <w:rPr>
          <w:lang w:val="en-GB"/>
        </w:rPr>
        <w:t xml:space="preserve"> functions</w:t>
      </w:r>
      <w:r w:rsidR="00FE22E0">
        <w:rPr>
          <w:lang w:val="en-GB"/>
        </w:rPr>
        <w:t xml:space="preserve"> (desired and defined) are mapped</w:t>
      </w:r>
      <w:r w:rsidR="00EE377D">
        <w:rPr>
          <w:lang w:val="en-GB"/>
        </w:rPr>
        <w:t xml:space="preserve"> on the mission computer, and then on </w:t>
      </w:r>
      <w:r w:rsidR="001554F5">
        <w:rPr>
          <w:lang w:val="en-GB"/>
        </w:rPr>
        <w:t>its</w:t>
      </w:r>
      <w:r w:rsidR="003D4976">
        <w:rPr>
          <w:lang w:val="en-GB"/>
        </w:rPr>
        <w:t xml:space="preserve"> unique software item (mono-task assumption).</w:t>
      </w:r>
    </w:p>
    <w:p w:rsidR="00E367AA" w:rsidRDefault="00FE22E0" w:rsidP="0094001A">
      <w:pPr>
        <w:pStyle w:val="Corps"/>
        <w:numPr>
          <w:ilvl w:val="1"/>
          <w:numId w:val="22"/>
        </w:numPr>
        <w:rPr>
          <w:lang w:val="en-GB"/>
        </w:rPr>
      </w:pPr>
      <w:r>
        <w:rPr>
          <w:lang w:val="en-GB"/>
        </w:rPr>
        <w:t xml:space="preserve">MS </w:t>
      </w:r>
      <w:r w:rsidR="001554F5">
        <w:rPr>
          <w:lang w:val="en-GB"/>
        </w:rPr>
        <w:t>functions are mapped</w:t>
      </w:r>
      <w:r>
        <w:rPr>
          <w:lang w:val="en-GB"/>
        </w:rPr>
        <w:t xml:space="preserve"> </w:t>
      </w:r>
      <w:r w:rsidR="001554F5">
        <w:rPr>
          <w:lang w:val="en-GB"/>
        </w:rPr>
        <w:t>on three control units (EPS’ controller, HBS’ controller and MMS’ mission computer) instead o</w:t>
      </w:r>
      <w:r w:rsidR="00E606D6">
        <w:rPr>
          <w:lang w:val="en-GB"/>
        </w:rPr>
        <w:t>f one. But the mapping of MS</w:t>
      </w:r>
      <w:r w:rsidR="001554F5">
        <w:rPr>
          <w:lang w:val="en-GB"/>
        </w:rPr>
        <w:t xml:space="preserve"> funct</w:t>
      </w:r>
      <w:r w:rsidR="00E606D6">
        <w:rPr>
          <w:lang w:val="en-GB"/>
        </w:rPr>
        <w:t xml:space="preserve">ions to the AEH items (EPS’, </w:t>
      </w:r>
      <w:r w:rsidR="001554F5">
        <w:rPr>
          <w:lang w:val="en-GB"/>
        </w:rPr>
        <w:t>HBS’</w:t>
      </w:r>
      <w:r w:rsidR="00E606D6">
        <w:rPr>
          <w:lang w:val="en-GB"/>
        </w:rPr>
        <w:t xml:space="preserve">, </w:t>
      </w:r>
      <w:proofErr w:type="gramStart"/>
      <w:r w:rsidR="00E606D6">
        <w:rPr>
          <w:lang w:val="en-GB"/>
        </w:rPr>
        <w:t>MMS’</w:t>
      </w:r>
      <w:proofErr w:type="gramEnd"/>
      <w:r w:rsidR="001554F5">
        <w:rPr>
          <w:lang w:val="en-GB"/>
        </w:rPr>
        <w:t>) and to the mission software item is straightf</w:t>
      </w:r>
      <w:r w:rsidR="00E12557">
        <w:rPr>
          <w:lang w:val="en-GB"/>
        </w:rPr>
        <w:t xml:space="preserve">orward: </w:t>
      </w:r>
      <w:r w:rsidR="00E606D6">
        <w:rPr>
          <w:lang w:val="en-GB"/>
        </w:rPr>
        <w:t xml:space="preserve">the </w:t>
      </w:r>
      <w:r w:rsidR="00E12557">
        <w:rPr>
          <w:lang w:val="en-GB"/>
        </w:rPr>
        <w:t xml:space="preserve">subsidiarity principle </w:t>
      </w:r>
      <w:r w:rsidR="00E606D6">
        <w:rPr>
          <w:lang w:val="en-GB"/>
        </w:rPr>
        <w:t xml:space="preserve">is applied </w:t>
      </w:r>
      <w:r w:rsidR="00E12557">
        <w:rPr>
          <w:lang w:val="en-GB"/>
        </w:rPr>
        <w:t xml:space="preserve">on the </w:t>
      </w:r>
      <w:r w:rsidR="00E606D6">
        <w:rPr>
          <w:lang w:val="en-GB"/>
        </w:rPr>
        <w:t>stratified</w:t>
      </w:r>
      <w:r w:rsidR="00E12557">
        <w:rPr>
          <w:lang w:val="en-GB"/>
        </w:rPr>
        <w:t xml:space="preserve"> functionalities</w:t>
      </w:r>
      <w:r w:rsidR="00E606D6">
        <w:rPr>
          <w:lang w:val="en-GB"/>
        </w:rPr>
        <w:t>, as explained previously</w:t>
      </w:r>
      <w:r w:rsidR="00916A31">
        <w:rPr>
          <w:lang w:val="en-GB"/>
        </w:rPr>
        <w:t xml:space="preserve"> (see also Architecting)</w:t>
      </w:r>
      <w:r w:rsidR="00E12557">
        <w:rPr>
          <w:lang w:val="en-GB"/>
        </w:rPr>
        <w:t>.</w:t>
      </w:r>
    </w:p>
    <w:p w:rsidR="00EE2802" w:rsidRPr="00492717" w:rsidRDefault="00EE2802" w:rsidP="00EE2802">
      <w:pPr>
        <w:pStyle w:val="Corps"/>
        <w:rPr>
          <w:lang w:val="en-GB"/>
        </w:rPr>
      </w:pPr>
      <w:r>
        <w:rPr>
          <w:lang w:val="en-GB"/>
        </w:rPr>
        <w:lastRenderedPageBreak/>
        <w:t xml:space="preserve">However it happens that some functional aspects at equipment or item levels (tier 3 and possibly tier 4) are addressed in the </w:t>
      </w:r>
      <w:r w:rsidR="00916A31">
        <w:rPr>
          <w:lang w:val="en-GB"/>
        </w:rPr>
        <w:t xml:space="preserve">system level </w:t>
      </w:r>
      <w:r>
        <w:rPr>
          <w:lang w:val="en-GB"/>
        </w:rPr>
        <w:t xml:space="preserve">Defined Intended Functions and Implementation sections. </w:t>
      </w:r>
    </w:p>
    <w:p w:rsidR="001354C6" w:rsidRDefault="001354C6" w:rsidP="001354C6">
      <w:pPr>
        <w:pStyle w:val="Heading1"/>
        <w:rPr>
          <w:lang w:val="en-GB"/>
        </w:rPr>
      </w:pPr>
      <w:bookmarkStart w:id="33" w:name="_Toc462179251"/>
      <w:r>
        <w:rPr>
          <w:lang w:val="en-GB"/>
        </w:rPr>
        <w:lastRenderedPageBreak/>
        <w:t>Architecting</w:t>
      </w:r>
      <w:bookmarkEnd w:id="33"/>
    </w:p>
    <w:p w:rsidR="00086DB0" w:rsidRDefault="00086DB0" w:rsidP="001354C6">
      <w:pPr>
        <w:pStyle w:val="Heading2"/>
        <w:rPr>
          <w:lang w:val="en-GB"/>
        </w:rPr>
      </w:pPr>
      <w:bookmarkStart w:id="34" w:name="_Toc462179252"/>
      <w:r>
        <w:rPr>
          <w:lang w:val="en-GB"/>
        </w:rPr>
        <w:t>Introduction</w:t>
      </w:r>
      <w:bookmarkEnd w:id="34"/>
    </w:p>
    <w:p w:rsidR="00086DB0" w:rsidRDefault="00086DB0" w:rsidP="00CC179D">
      <w:pPr>
        <w:pStyle w:val="Corps"/>
        <w:spacing w:before="120"/>
        <w:rPr>
          <w:lang w:val="en-GB"/>
        </w:rPr>
      </w:pPr>
      <w:r>
        <w:rPr>
          <w:lang w:val="en-GB"/>
        </w:rPr>
        <w:t xml:space="preserve">This section </w:t>
      </w:r>
      <w:r w:rsidR="003D3A57">
        <w:rPr>
          <w:lang w:val="en-GB"/>
        </w:rPr>
        <w:t>has two purposes:</w:t>
      </w:r>
    </w:p>
    <w:p w:rsidR="003D3A57" w:rsidRDefault="003D3A57" w:rsidP="0094001A">
      <w:pPr>
        <w:pStyle w:val="Corps"/>
        <w:numPr>
          <w:ilvl w:val="0"/>
          <w:numId w:val="23"/>
        </w:numPr>
        <w:spacing w:before="60"/>
        <w:ind w:hanging="357"/>
        <w:rPr>
          <w:lang w:val="en-GB"/>
        </w:rPr>
      </w:pPr>
      <w:r>
        <w:rPr>
          <w:lang w:val="en-GB"/>
        </w:rPr>
        <w:t xml:space="preserve">It concentrates all the architecture diagrams, </w:t>
      </w:r>
      <w:proofErr w:type="spellStart"/>
      <w:r>
        <w:rPr>
          <w:lang w:val="en-GB"/>
        </w:rPr>
        <w:t>synoptics</w:t>
      </w:r>
      <w:proofErr w:type="spellEnd"/>
      <w:r>
        <w:rPr>
          <w:lang w:val="en-GB"/>
        </w:rPr>
        <w:t xml:space="preserve"> and interface dictionaries for quick access to </w:t>
      </w:r>
      <w:r w:rsidR="00D75EA3">
        <w:rPr>
          <w:lang w:val="en-GB"/>
        </w:rPr>
        <w:t xml:space="preserve">µXAV </w:t>
      </w:r>
      <w:r>
        <w:rPr>
          <w:lang w:val="en-GB"/>
        </w:rPr>
        <w:t xml:space="preserve">reference data and </w:t>
      </w:r>
      <w:r w:rsidR="004E28CA">
        <w:rPr>
          <w:lang w:val="en-GB"/>
        </w:rPr>
        <w:t xml:space="preserve">to an </w:t>
      </w:r>
      <w:r w:rsidR="00D75EA3">
        <w:rPr>
          <w:lang w:val="en-GB"/>
        </w:rPr>
        <w:t>‘</w:t>
      </w:r>
      <w:r>
        <w:rPr>
          <w:lang w:val="en-GB"/>
        </w:rPr>
        <w:t>helicopter view</w:t>
      </w:r>
      <w:r w:rsidR="00D75EA3">
        <w:rPr>
          <w:lang w:val="en-GB"/>
        </w:rPr>
        <w:t>’</w:t>
      </w:r>
      <w:r>
        <w:rPr>
          <w:lang w:val="en-GB"/>
        </w:rPr>
        <w:t xml:space="preserve"> </w:t>
      </w:r>
      <w:r w:rsidR="00D75EA3">
        <w:rPr>
          <w:lang w:val="en-GB"/>
        </w:rPr>
        <w:t>of</w:t>
      </w:r>
      <w:r>
        <w:rPr>
          <w:lang w:val="en-GB"/>
        </w:rPr>
        <w:t xml:space="preserve"> the use case,</w:t>
      </w:r>
    </w:p>
    <w:p w:rsidR="003D3A57" w:rsidRPr="00086DB0" w:rsidRDefault="004E28CA" w:rsidP="0094001A">
      <w:pPr>
        <w:pStyle w:val="Corps"/>
        <w:numPr>
          <w:ilvl w:val="0"/>
          <w:numId w:val="23"/>
        </w:numPr>
        <w:spacing w:before="60"/>
        <w:ind w:hanging="357"/>
        <w:rPr>
          <w:lang w:val="en-GB"/>
        </w:rPr>
      </w:pPr>
      <w:r>
        <w:rPr>
          <w:lang w:val="en-GB"/>
        </w:rPr>
        <w:t>It</w:t>
      </w:r>
      <w:r w:rsidR="003D3A57">
        <w:rPr>
          <w:lang w:val="en-GB"/>
        </w:rPr>
        <w:t xml:space="preserve"> strives to </w:t>
      </w:r>
      <w:r>
        <w:rPr>
          <w:lang w:val="en-GB"/>
        </w:rPr>
        <w:t xml:space="preserve">facilitate work on </w:t>
      </w:r>
      <w:r w:rsidRPr="00FC0335">
        <w:rPr>
          <w:i/>
          <w:lang w:val="en-GB"/>
        </w:rPr>
        <w:t>OP Necessity</w:t>
      </w:r>
      <w:r>
        <w:rPr>
          <w:lang w:val="en-GB"/>
        </w:rPr>
        <w:t xml:space="preserve"> by </w:t>
      </w:r>
      <w:r w:rsidR="003D3A57">
        <w:rPr>
          <w:lang w:val="en-GB"/>
        </w:rPr>
        <w:t>systematically</w:t>
      </w:r>
      <w:r>
        <w:rPr>
          <w:lang w:val="en-GB"/>
        </w:rPr>
        <w:t xml:space="preserve"> outlining</w:t>
      </w:r>
      <w:r w:rsidR="003D3A57">
        <w:rPr>
          <w:lang w:val="en-GB"/>
        </w:rPr>
        <w:t xml:space="preserve"> why the components of the architectures where necessitated by the </w:t>
      </w:r>
      <w:r w:rsidR="00FC0335">
        <w:rPr>
          <w:lang w:val="en-GB"/>
        </w:rPr>
        <w:t>Desired Behaviour and the Defined Intended Functions</w:t>
      </w:r>
      <w:r w:rsidR="00517349">
        <w:rPr>
          <w:lang w:val="en-GB"/>
        </w:rPr>
        <w:t>.</w:t>
      </w:r>
    </w:p>
    <w:p w:rsidR="00625FBA" w:rsidRDefault="00625FBA" w:rsidP="001354C6">
      <w:pPr>
        <w:pStyle w:val="Heading2"/>
        <w:rPr>
          <w:lang w:val="en-GB"/>
        </w:rPr>
      </w:pPr>
      <w:bookmarkStart w:id="35" w:name="_Toc462179253"/>
      <w:r>
        <w:rPr>
          <w:lang w:val="en-GB"/>
        </w:rPr>
        <w:t>Design Rational</w:t>
      </w:r>
      <w:bookmarkEnd w:id="35"/>
    </w:p>
    <w:p w:rsidR="00E534F9" w:rsidRDefault="00AC7E0A" w:rsidP="00CC179D">
      <w:pPr>
        <w:pStyle w:val="Corps"/>
        <w:spacing w:before="120"/>
        <w:rPr>
          <w:lang w:val="en-GB"/>
        </w:rPr>
      </w:pPr>
      <w:r>
        <w:rPr>
          <w:lang w:val="en-GB"/>
        </w:rPr>
        <w:t xml:space="preserve">Why </w:t>
      </w:r>
      <w:r w:rsidR="00065846">
        <w:rPr>
          <w:lang w:val="en-GB"/>
        </w:rPr>
        <w:t>three functions and four</w:t>
      </w:r>
      <w:r>
        <w:rPr>
          <w:lang w:val="en-GB"/>
        </w:rPr>
        <w:t xml:space="preserve"> systems at AV level</w:t>
      </w:r>
      <w:r w:rsidR="00E534F9">
        <w:rPr>
          <w:lang w:val="en-GB"/>
        </w:rPr>
        <w:t>?</w:t>
      </w:r>
    </w:p>
    <w:p w:rsidR="008D3AC8" w:rsidRDefault="008D3AC8" w:rsidP="008D3AC8">
      <w:pPr>
        <w:pStyle w:val="Corps"/>
        <w:rPr>
          <w:lang w:val="en-GB"/>
        </w:rPr>
      </w:pPr>
      <w:r>
        <w:rPr>
          <w:lang w:val="en-GB"/>
        </w:rPr>
        <w:t xml:space="preserve">If </w:t>
      </w:r>
      <w:r w:rsidR="00E03636">
        <w:rPr>
          <w:lang w:val="en-GB"/>
        </w:rPr>
        <w:t>µXAV had</w:t>
      </w:r>
      <w:r>
        <w:rPr>
          <w:lang w:val="en-GB"/>
        </w:rPr>
        <w:t xml:space="preserve"> only one function</w:t>
      </w:r>
      <w:r w:rsidR="002D2C05">
        <w:rPr>
          <w:lang w:val="en-GB"/>
        </w:rPr>
        <w:t xml:space="preserve"> in </w:t>
      </w:r>
      <w:r>
        <w:rPr>
          <w:lang w:val="en-GB"/>
        </w:rPr>
        <w:t>it would</w:t>
      </w:r>
      <w:r w:rsidR="002D2C05">
        <w:rPr>
          <w:lang w:val="en-GB"/>
        </w:rPr>
        <w:t xml:space="preserve"> be the payload transportation function. </w:t>
      </w:r>
      <w:r w:rsidR="002D6145">
        <w:rPr>
          <w:lang w:val="en-GB"/>
        </w:rPr>
        <w:t>In case of</w:t>
      </w:r>
      <w:r w:rsidR="002D2C05">
        <w:rPr>
          <w:lang w:val="en-GB"/>
        </w:rPr>
        <w:t xml:space="preserve"> </w:t>
      </w:r>
      <w:r w:rsidR="00D33077">
        <w:rPr>
          <w:lang w:val="en-GB"/>
        </w:rPr>
        <w:t xml:space="preserve">severe </w:t>
      </w:r>
      <w:r w:rsidR="002D2C05">
        <w:rPr>
          <w:lang w:val="en-GB"/>
        </w:rPr>
        <w:t>adverse conditions this function can be interrupted while in progress. An emergency function (emergency landing) takes over</w:t>
      </w:r>
      <w:r w:rsidR="00E03636">
        <w:rPr>
          <w:lang w:val="en-GB"/>
        </w:rPr>
        <w:t xml:space="preserve"> and is</w:t>
      </w:r>
      <w:r w:rsidR="00D33077">
        <w:rPr>
          <w:lang w:val="en-GB"/>
        </w:rPr>
        <w:t xml:space="preserve"> designed to operate at far</w:t>
      </w:r>
      <w:r w:rsidR="002D2C05">
        <w:rPr>
          <w:lang w:val="en-GB"/>
        </w:rPr>
        <w:t xml:space="preserve"> low</w:t>
      </w:r>
      <w:r w:rsidR="00D33077">
        <w:rPr>
          <w:lang w:val="en-GB"/>
        </w:rPr>
        <w:t>er</w:t>
      </w:r>
      <w:r w:rsidR="002D2C05">
        <w:rPr>
          <w:lang w:val="en-GB"/>
        </w:rPr>
        <w:t xml:space="preserve"> energy consumption </w:t>
      </w:r>
      <w:r w:rsidR="00E03636">
        <w:rPr>
          <w:lang w:val="en-GB"/>
        </w:rPr>
        <w:t>rate</w:t>
      </w:r>
      <w:r w:rsidR="00D33077">
        <w:rPr>
          <w:lang w:val="en-GB"/>
        </w:rPr>
        <w:t xml:space="preserve"> than </w:t>
      </w:r>
      <w:r w:rsidR="00E03636">
        <w:rPr>
          <w:lang w:val="en-GB"/>
        </w:rPr>
        <w:t xml:space="preserve">‘Payload </w:t>
      </w:r>
      <w:proofErr w:type="spellStart"/>
      <w:r w:rsidR="00E03636">
        <w:rPr>
          <w:lang w:val="en-GB"/>
        </w:rPr>
        <w:t>T</w:t>
      </w:r>
      <w:r w:rsidR="002D2C05">
        <w:rPr>
          <w:lang w:val="en-GB"/>
        </w:rPr>
        <w:t>ransportation’</w:t>
      </w:r>
      <w:r w:rsidR="00D33077">
        <w:rPr>
          <w:lang w:val="en-GB"/>
        </w:rPr>
        <w:t>’s</w:t>
      </w:r>
      <w:proofErr w:type="spellEnd"/>
      <w:r w:rsidR="00E03636">
        <w:rPr>
          <w:lang w:val="en-GB"/>
        </w:rPr>
        <w:t>.</w:t>
      </w:r>
    </w:p>
    <w:p w:rsidR="00921FC3" w:rsidRDefault="002D2C05" w:rsidP="008D3AC8">
      <w:pPr>
        <w:pStyle w:val="Corps"/>
        <w:rPr>
          <w:lang w:val="en-GB"/>
        </w:rPr>
      </w:pPr>
      <w:r>
        <w:rPr>
          <w:lang w:val="en-GB"/>
        </w:rPr>
        <w:t xml:space="preserve">In all avionic systems (aircraft or rotorcraft) the maintenance system </w:t>
      </w:r>
      <w:r w:rsidR="00D33077">
        <w:rPr>
          <w:lang w:val="en-GB"/>
        </w:rPr>
        <w:t>is distinct from the vehicle management system and from the mission management system. Hence the di</w:t>
      </w:r>
      <w:r w:rsidR="00921FC3">
        <w:rPr>
          <w:lang w:val="en-GB"/>
        </w:rPr>
        <w:t xml:space="preserve">stinction in </w:t>
      </w:r>
      <w:r w:rsidR="00D33077">
        <w:rPr>
          <w:lang w:val="en-GB"/>
        </w:rPr>
        <w:t xml:space="preserve">the use case as well. </w:t>
      </w:r>
      <w:r w:rsidR="00921FC3">
        <w:rPr>
          <w:lang w:val="en-GB"/>
        </w:rPr>
        <w:t>Moreover a</w:t>
      </w:r>
      <w:r w:rsidR="00D33077">
        <w:rPr>
          <w:lang w:val="en-GB"/>
        </w:rPr>
        <w:t xml:space="preserve">n extensive part of the maintenance functions operate on ground contrary to the two previous </w:t>
      </w:r>
      <w:r w:rsidR="00921FC3">
        <w:rPr>
          <w:lang w:val="en-GB"/>
        </w:rPr>
        <w:t>ones which are flight functions.</w:t>
      </w:r>
    </w:p>
    <w:p w:rsidR="00B9405E" w:rsidRDefault="00921FC3" w:rsidP="008D3AC8">
      <w:pPr>
        <w:pStyle w:val="Corps"/>
        <w:rPr>
          <w:lang w:val="en-GB"/>
        </w:rPr>
      </w:pPr>
      <w:r>
        <w:rPr>
          <w:lang w:val="en-GB"/>
        </w:rPr>
        <w:t>In addition</w:t>
      </w:r>
      <w:r w:rsidR="00D33077">
        <w:rPr>
          <w:lang w:val="en-GB"/>
        </w:rPr>
        <w:t xml:space="preserve"> </w:t>
      </w:r>
      <w:r w:rsidR="002D6145">
        <w:rPr>
          <w:lang w:val="en-GB"/>
        </w:rPr>
        <w:t>the</w:t>
      </w:r>
      <w:r w:rsidR="00D33077">
        <w:rPr>
          <w:lang w:val="en-GB"/>
        </w:rPr>
        <w:t xml:space="preserve"> DALs </w:t>
      </w:r>
      <w:r w:rsidR="002D6145">
        <w:rPr>
          <w:lang w:val="en-GB"/>
        </w:rPr>
        <w:t xml:space="preserve">of maintenance functions </w:t>
      </w:r>
      <w:r w:rsidR="00D33077">
        <w:rPr>
          <w:lang w:val="en-GB"/>
        </w:rPr>
        <w:t>are</w:t>
      </w:r>
      <w:r w:rsidR="002D6145">
        <w:rPr>
          <w:lang w:val="en-GB"/>
        </w:rPr>
        <w:t xml:space="preserve"> often significantly</w:t>
      </w:r>
      <w:r w:rsidR="00D33077">
        <w:rPr>
          <w:lang w:val="en-GB"/>
        </w:rPr>
        <w:t xml:space="preserve"> lower</w:t>
      </w:r>
      <w:r w:rsidR="002D6145">
        <w:rPr>
          <w:lang w:val="en-GB"/>
        </w:rPr>
        <w:t xml:space="preserve"> than </w:t>
      </w:r>
      <w:r>
        <w:rPr>
          <w:lang w:val="en-GB"/>
        </w:rPr>
        <w:t>that of flight functions</w:t>
      </w:r>
      <w:r w:rsidR="001622C7">
        <w:rPr>
          <w:lang w:val="en-GB"/>
        </w:rPr>
        <w:t>.</w:t>
      </w:r>
      <w:r>
        <w:rPr>
          <w:lang w:val="en-GB"/>
        </w:rPr>
        <w:t xml:space="preserve"> </w:t>
      </w:r>
      <w:proofErr w:type="gramStart"/>
      <w:r>
        <w:rPr>
          <w:lang w:val="en-GB"/>
        </w:rPr>
        <w:t xml:space="preserve">Hence </w:t>
      </w:r>
      <w:r w:rsidR="00B111B5">
        <w:rPr>
          <w:lang w:val="en-GB"/>
        </w:rPr>
        <w:t xml:space="preserve">the </w:t>
      </w:r>
      <w:r>
        <w:rPr>
          <w:lang w:val="en-GB"/>
        </w:rPr>
        <w:t>three AV level functions.</w:t>
      </w:r>
      <w:proofErr w:type="gramEnd"/>
    </w:p>
    <w:p w:rsidR="001622C7" w:rsidRDefault="00B9405E" w:rsidP="008D3AC8">
      <w:pPr>
        <w:pStyle w:val="Corps"/>
        <w:rPr>
          <w:lang w:val="en-GB"/>
        </w:rPr>
      </w:pPr>
      <w:r>
        <w:rPr>
          <w:lang w:val="en-GB"/>
        </w:rPr>
        <w:t xml:space="preserve">Why </w:t>
      </w:r>
      <w:r w:rsidR="00065846">
        <w:rPr>
          <w:lang w:val="en-GB"/>
        </w:rPr>
        <w:t>four</w:t>
      </w:r>
      <w:r>
        <w:rPr>
          <w:lang w:val="en-GB"/>
        </w:rPr>
        <w:t xml:space="preserve"> systems?</w:t>
      </w:r>
      <w:r w:rsidR="00D33077">
        <w:rPr>
          <w:lang w:val="en-GB"/>
        </w:rPr>
        <w:t xml:space="preserve"> </w:t>
      </w:r>
    </w:p>
    <w:p w:rsidR="002D2C05" w:rsidRDefault="001622C7" w:rsidP="008D3AC8">
      <w:pPr>
        <w:pStyle w:val="Corps"/>
        <w:rPr>
          <w:lang w:val="en-GB"/>
        </w:rPr>
      </w:pPr>
      <w:r>
        <w:rPr>
          <w:lang w:val="en-GB"/>
        </w:rPr>
        <w:t xml:space="preserve">The use case was designed to be </w:t>
      </w:r>
      <w:r w:rsidR="006271E5">
        <w:rPr>
          <w:lang w:val="en-GB"/>
        </w:rPr>
        <w:t xml:space="preserve">as </w:t>
      </w:r>
      <w:r>
        <w:rPr>
          <w:lang w:val="en-GB"/>
        </w:rPr>
        <w:t xml:space="preserve">simple </w:t>
      </w:r>
      <w:r w:rsidR="006271E5">
        <w:rPr>
          <w:lang w:val="en-GB"/>
        </w:rPr>
        <w:t>as possible</w:t>
      </w:r>
      <w:r w:rsidR="00B111B5">
        <w:rPr>
          <w:lang w:val="en-GB"/>
        </w:rPr>
        <w:t>,</w:t>
      </w:r>
      <w:r w:rsidR="006271E5">
        <w:rPr>
          <w:lang w:val="en-GB"/>
        </w:rPr>
        <w:t xml:space="preserve"> </w:t>
      </w:r>
      <w:r>
        <w:rPr>
          <w:lang w:val="en-GB"/>
        </w:rPr>
        <w:t>but wit</w:t>
      </w:r>
      <w:r w:rsidR="00DE3EB8">
        <w:rPr>
          <w:lang w:val="en-GB"/>
        </w:rPr>
        <w:t>h as many seeds of</w:t>
      </w:r>
      <w:r>
        <w:rPr>
          <w:lang w:val="en-GB"/>
        </w:rPr>
        <w:t xml:space="preserve"> </w:t>
      </w:r>
      <w:r w:rsidR="00B111B5">
        <w:rPr>
          <w:lang w:val="en-GB"/>
        </w:rPr>
        <w:t xml:space="preserve">real-life </w:t>
      </w:r>
      <w:r>
        <w:rPr>
          <w:lang w:val="en-GB"/>
        </w:rPr>
        <w:t xml:space="preserve">complexity as possible. </w:t>
      </w:r>
      <w:r w:rsidR="00DE3EB8">
        <w:rPr>
          <w:lang w:val="en-GB"/>
        </w:rPr>
        <w:t>Multi-physics with</w:t>
      </w:r>
      <w:r>
        <w:rPr>
          <w:lang w:val="en-GB"/>
        </w:rPr>
        <w:t xml:space="preserve"> </w:t>
      </w:r>
      <w:r w:rsidR="00DE3EB8">
        <w:rPr>
          <w:lang w:val="en-GB"/>
        </w:rPr>
        <w:t xml:space="preserve">physical + digital interactions between </w:t>
      </w:r>
      <w:r w:rsidR="006271E5">
        <w:rPr>
          <w:lang w:val="en-GB"/>
        </w:rPr>
        <w:t xml:space="preserve">the </w:t>
      </w:r>
      <w:r w:rsidR="00DE3EB8">
        <w:rPr>
          <w:lang w:val="en-GB"/>
        </w:rPr>
        <w:t xml:space="preserve">energy domains </w:t>
      </w:r>
      <w:proofErr w:type="gramStart"/>
      <w:r w:rsidR="00DE3EB8">
        <w:rPr>
          <w:lang w:val="en-GB"/>
        </w:rPr>
        <w:t>is</w:t>
      </w:r>
      <w:proofErr w:type="gramEnd"/>
      <w:r w:rsidR="00DE3EB8">
        <w:rPr>
          <w:lang w:val="en-GB"/>
        </w:rPr>
        <w:t xml:space="preserve"> one them. Hence </w:t>
      </w:r>
      <w:r w:rsidR="008B6D82">
        <w:rPr>
          <w:lang w:val="en-GB"/>
        </w:rPr>
        <w:t xml:space="preserve">three energy domains and </w:t>
      </w:r>
      <w:r w:rsidR="00DE3EB8">
        <w:rPr>
          <w:lang w:val="en-GB"/>
        </w:rPr>
        <w:t xml:space="preserve">two </w:t>
      </w:r>
      <w:r w:rsidR="008B6D82">
        <w:rPr>
          <w:lang w:val="en-GB"/>
        </w:rPr>
        <w:t xml:space="preserve">coupled </w:t>
      </w:r>
      <w:r w:rsidR="00DE3EB8">
        <w:rPr>
          <w:lang w:val="en-GB"/>
        </w:rPr>
        <w:t>systems</w:t>
      </w:r>
      <w:r w:rsidR="00D82DBD">
        <w:rPr>
          <w:lang w:val="en-GB"/>
        </w:rPr>
        <w:t xml:space="preserve">: </w:t>
      </w:r>
      <w:r w:rsidR="00DE3EB8">
        <w:rPr>
          <w:lang w:val="en-GB"/>
        </w:rPr>
        <w:t>EPS and HBS</w:t>
      </w:r>
      <w:r w:rsidR="00D82DBD">
        <w:rPr>
          <w:lang w:val="en-GB"/>
        </w:rPr>
        <w:t xml:space="preserve"> in </w:t>
      </w:r>
      <w:r w:rsidR="008B6D82">
        <w:rPr>
          <w:lang w:val="en-GB"/>
        </w:rPr>
        <w:t>collaborative control of the same mechanical body</w:t>
      </w:r>
      <w:r w:rsidR="00DE3EB8">
        <w:rPr>
          <w:lang w:val="en-GB"/>
        </w:rPr>
        <w:t>.</w:t>
      </w:r>
    </w:p>
    <w:p w:rsidR="00DE3EB8" w:rsidRDefault="00DE3EB8" w:rsidP="008D3AC8">
      <w:pPr>
        <w:pStyle w:val="Corps"/>
        <w:rPr>
          <w:lang w:val="en-GB"/>
        </w:rPr>
      </w:pPr>
      <w:r>
        <w:rPr>
          <w:lang w:val="en-GB"/>
        </w:rPr>
        <w:t xml:space="preserve">To this physical </w:t>
      </w:r>
      <w:r w:rsidR="0045155D">
        <w:rPr>
          <w:lang w:val="en-GB"/>
        </w:rPr>
        <w:t xml:space="preserve">part </w:t>
      </w:r>
      <w:r w:rsidR="00B111B5">
        <w:rPr>
          <w:lang w:val="en-GB"/>
        </w:rPr>
        <w:t xml:space="preserve">had to be added </w:t>
      </w:r>
      <w:r w:rsidR="0045155D">
        <w:rPr>
          <w:lang w:val="en-GB"/>
        </w:rPr>
        <w:t>a mission management part</w:t>
      </w:r>
      <w:r w:rsidR="00B111B5">
        <w:rPr>
          <w:lang w:val="en-GB"/>
        </w:rPr>
        <w:t>,</w:t>
      </w:r>
      <w:r w:rsidR="0045155D">
        <w:rPr>
          <w:lang w:val="en-GB"/>
        </w:rPr>
        <w:t xml:space="preserve"> and a maintenance part</w:t>
      </w:r>
      <w:r w:rsidR="00B111B5">
        <w:rPr>
          <w:lang w:val="en-GB"/>
        </w:rPr>
        <w:t xml:space="preserve"> to meet the availability objectives (by means of predictive maintenance). </w:t>
      </w:r>
      <w:proofErr w:type="gramStart"/>
      <w:r w:rsidR="00B111B5">
        <w:rPr>
          <w:lang w:val="en-GB"/>
        </w:rPr>
        <w:t>Hence the four</w:t>
      </w:r>
      <w:r w:rsidR="0045155D">
        <w:rPr>
          <w:lang w:val="en-GB"/>
        </w:rPr>
        <w:t xml:space="preserve"> systems.</w:t>
      </w:r>
      <w:proofErr w:type="gramEnd"/>
    </w:p>
    <w:p w:rsidR="001354C6" w:rsidRDefault="001354C6" w:rsidP="001354C6">
      <w:pPr>
        <w:pStyle w:val="Heading2"/>
        <w:rPr>
          <w:lang w:val="en-GB"/>
        </w:rPr>
      </w:pPr>
      <w:bookmarkStart w:id="36" w:name="_Toc462179254"/>
      <w:r>
        <w:rPr>
          <w:lang w:val="en-GB"/>
        </w:rPr>
        <w:t>Air Vehicle</w:t>
      </w:r>
      <w:bookmarkEnd w:id="36"/>
      <w:r>
        <w:rPr>
          <w:lang w:val="en-GB"/>
        </w:rPr>
        <w:t xml:space="preserve"> </w:t>
      </w:r>
    </w:p>
    <w:p w:rsidR="00AF3A82" w:rsidRDefault="00CF6107" w:rsidP="00CF6107">
      <w:pPr>
        <w:pStyle w:val="Heading3"/>
        <w:rPr>
          <w:lang w:val="en-GB"/>
        </w:rPr>
      </w:pPr>
      <w:bookmarkStart w:id="37" w:name="_Toc462179255"/>
      <w:r>
        <w:rPr>
          <w:lang w:val="en-GB"/>
        </w:rPr>
        <w:t>Man Machine Interface</w:t>
      </w:r>
      <w:bookmarkEnd w:id="37"/>
    </w:p>
    <w:p w:rsidR="000B6271" w:rsidRDefault="000B6271" w:rsidP="000B6271">
      <w:pPr>
        <w:pStyle w:val="Corps"/>
        <w:rPr>
          <w:lang w:val="en-GB"/>
        </w:rPr>
      </w:pPr>
      <w:r>
        <w:rPr>
          <w:lang w:val="en-GB"/>
        </w:rPr>
        <w:t>Two devices are involved:</w:t>
      </w:r>
    </w:p>
    <w:p w:rsidR="000B6271" w:rsidRDefault="000B6271" w:rsidP="0094001A">
      <w:pPr>
        <w:pStyle w:val="Corps"/>
        <w:numPr>
          <w:ilvl w:val="0"/>
          <w:numId w:val="24"/>
        </w:numPr>
        <w:spacing w:before="60"/>
        <w:ind w:hanging="357"/>
        <w:rPr>
          <w:lang w:val="en-GB"/>
        </w:rPr>
      </w:pPr>
      <w:r>
        <w:rPr>
          <w:lang w:val="en-GB"/>
        </w:rPr>
        <w:t>A control panel</w:t>
      </w:r>
      <w:r w:rsidR="003F3160">
        <w:rPr>
          <w:lang w:val="en-GB"/>
        </w:rPr>
        <w:t xml:space="preserve"> (CP)</w:t>
      </w:r>
      <w:r w:rsidR="00244252">
        <w:rPr>
          <w:lang w:val="en-GB"/>
        </w:rPr>
        <w:t xml:space="preserve">, </w:t>
      </w:r>
      <w:r>
        <w:rPr>
          <w:lang w:val="en-GB"/>
        </w:rPr>
        <w:t>located on the downside of the drone near the payload bay</w:t>
      </w:r>
    </w:p>
    <w:p w:rsidR="000B6271" w:rsidRPr="000B6271" w:rsidRDefault="000B6271" w:rsidP="0094001A">
      <w:pPr>
        <w:pStyle w:val="Corps"/>
        <w:numPr>
          <w:ilvl w:val="0"/>
          <w:numId w:val="24"/>
        </w:numPr>
        <w:spacing w:before="60"/>
        <w:ind w:hanging="357"/>
        <w:rPr>
          <w:lang w:val="en-GB"/>
        </w:rPr>
      </w:pPr>
      <w:r>
        <w:rPr>
          <w:lang w:val="en-GB"/>
        </w:rPr>
        <w:t xml:space="preserve">A ground station, whose definition is limited </w:t>
      </w:r>
      <w:r w:rsidR="00244252">
        <w:rPr>
          <w:lang w:val="en-GB"/>
        </w:rPr>
        <w:t>to the</w:t>
      </w:r>
      <w:r>
        <w:rPr>
          <w:lang w:val="en-GB"/>
        </w:rPr>
        <w:t xml:space="preserve"> message flows</w:t>
      </w:r>
      <w:r w:rsidR="00244252">
        <w:rPr>
          <w:lang w:val="en-GB"/>
        </w:rPr>
        <w:t xml:space="preserve"> with the drone</w:t>
      </w:r>
    </w:p>
    <w:p w:rsidR="00CF6107" w:rsidRDefault="00CF6107" w:rsidP="00CF6107">
      <w:pPr>
        <w:pStyle w:val="Heading4"/>
        <w:rPr>
          <w:lang w:val="en-GB"/>
        </w:rPr>
      </w:pPr>
      <w:r>
        <w:rPr>
          <w:lang w:val="en-GB"/>
        </w:rPr>
        <w:lastRenderedPageBreak/>
        <w:t>Control Panel</w:t>
      </w:r>
    </w:p>
    <w:p w:rsidR="00244252" w:rsidRPr="0086111B" w:rsidRDefault="005D5063" w:rsidP="005D5063">
      <w:pPr>
        <w:pStyle w:val="Corps"/>
        <w:ind w:hanging="567"/>
        <w:jc w:val="center"/>
        <w:rPr>
          <w:lang w:val="en-GB"/>
        </w:rPr>
      </w:pPr>
      <w:r w:rsidRPr="005D5063">
        <w:rPr>
          <w:noProof/>
          <w:lang w:val="en-GB" w:eastAsia="en-GB"/>
        </w:rPr>
        <w:drawing>
          <wp:inline distT="0" distB="0" distL="0" distR="0">
            <wp:extent cx="5510396" cy="3559277"/>
            <wp:effectExtent l="19050" t="19050" r="14104" b="22123"/>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505931" cy="3556393"/>
                    </a:xfrm>
                    <a:prstGeom prst="rect">
                      <a:avLst/>
                    </a:prstGeom>
                    <a:noFill/>
                    <a:ln w="9525">
                      <a:solidFill>
                        <a:schemeClr val="accent1"/>
                      </a:solidFill>
                      <a:miter lim="800000"/>
                      <a:headEnd/>
                      <a:tailEnd/>
                    </a:ln>
                  </pic:spPr>
                </pic:pic>
              </a:graphicData>
            </a:graphic>
          </wp:inline>
        </w:drawing>
      </w:r>
    </w:p>
    <w:p w:rsidR="00244252" w:rsidRPr="00244252" w:rsidRDefault="00B20BAD" w:rsidP="00D928E6">
      <w:pPr>
        <w:pStyle w:val="Corps"/>
        <w:spacing w:before="120"/>
        <w:jc w:val="center"/>
        <w:rPr>
          <w:i/>
          <w:lang w:val="en-GB"/>
        </w:rPr>
      </w:pPr>
      <w:r>
        <w:rPr>
          <w:i/>
          <w:lang w:val="en-GB"/>
        </w:rPr>
        <w:t>Figure 2</w:t>
      </w:r>
      <w:r w:rsidR="004D6148">
        <w:rPr>
          <w:i/>
          <w:lang w:val="en-GB"/>
        </w:rPr>
        <w:t>:</w:t>
      </w:r>
      <w:r w:rsidR="00956CC6">
        <w:rPr>
          <w:i/>
          <w:lang w:val="en-GB"/>
        </w:rPr>
        <w:t xml:space="preserve"> </w:t>
      </w:r>
      <w:r w:rsidR="004D6148">
        <w:rPr>
          <w:i/>
          <w:lang w:val="en-GB"/>
        </w:rPr>
        <w:t>The</w:t>
      </w:r>
      <w:r w:rsidR="00244252">
        <w:rPr>
          <w:i/>
          <w:lang w:val="en-GB"/>
        </w:rPr>
        <w:t xml:space="preserve"> Control Panel Front-end</w:t>
      </w:r>
    </w:p>
    <w:p w:rsidR="00CF6107" w:rsidRDefault="000C2FE4" w:rsidP="00CF6107">
      <w:pPr>
        <w:pStyle w:val="Heading4"/>
        <w:rPr>
          <w:lang w:val="en-GB"/>
        </w:rPr>
      </w:pPr>
      <w:r>
        <w:rPr>
          <w:lang w:val="en-GB"/>
        </w:rPr>
        <w:t>Ground Station</w:t>
      </w:r>
    </w:p>
    <w:p w:rsidR="00244252" w:rsidRDefault="00244252" w:rsidP="004429F6">
      <w:pPr>
        <w:pStyle w:val="Corps"/>
        <w:spacing w:after="240"/>
        <w:rPr>
          <w:b/>
          <w:lang w:val="en-GB"/>
        </w:rPr>
      </w:pPr>
      <w:r w:rsidRPr="00244252">
        <w:rPr>
          <w:b/>
          <w:lang w:val="en-GB"/>
        </w:rPr>
        <w:t>Upstream</w:t>
      </w:r>
    </w:p>
    <w:p w:rsidR="00546213" w:rsidRDefault="00EC202A" w:rsidP="004429F6">
      <w:pPr>
        <w:pStyle w:val="Corps"/>
        <w:spacing w:after="240"/>
        <w:rPr>
          <w:lang w:val="en-GB"/>
        </w:rPr>
      </w:pPr>
      <w:r>
        <w:rPr>
          <w:lang w:val="en-GB"/>
        </w:rPr>
        <w:t xml:space="preserve">The flow is </w:t>
      </w:r>
      <w:r w:rsidR="00546213" w:rsidRPr="00546213">
        <w:rPr>
          <w:lang w:val="en-GB"/>
        </w:rPr>
        <w:t>ev</w:t>
      </w:r>
      <w:r>
        <w:rPr>
          <w:lang w:val="en-GB"/>
        </w:rPr>
        <w:t>ent driven, contrary to the down</w:t>
      </w:r>
      <w:r w:rsidR="00546213" w:rsidRPr="00546213">
        <w:rPr>
          <w:lang w:val="en-GB"/>
        </w:rPr>
        <w:t>stream</w:t>
      </w:r>
      <w:r>
        <w:rPr>
          <w:lang w:val="en-GB"/>
        </w:rPr>
        <w:t xml:space="preserve"> one</w:t>
      </w:r>
      <w:r w:rsidR="00D92294">
        <w:rPr>
          <w:lang w:val="en-GB"/>
        </w:rPr>
        <w:t xml:space="preserve"> which</w:t>
      </w:r>
      <w:r w:rsidR="00546213" w:rsidRPr="00546213">
        <w:rPr>
          <w:lang w:val="en-GB"/>
        </w:rPr>
        <w:t xml:space="preserve"> has </w:t>
      </w:r>
      <w:r w:rsidR="00D92294">
        <w:rPr>
          <w:lang w:val="en-GB"/>
        </w:rPr>
        <w:t xml:space="preserve">only </w:t>
      </w:r>
      <w:r w:rsidR="00546213" w:rsidRPr="00546213">
        <w:rPr>
          <w:lang w:val="en-GB"/>
        </w:rPr>
        <w:t>periodic messages</w:t>
      </w:r>
      <w:r w:rsidR="00D92294">
        <w:rPr>
          <w:lang w:val="en-GB"/>
        </w:rPr>
        <w:t xml:space="preserve"> (1 Hz)</w:t>
      </w:r>
      <w:r w:rsidR="00546213" w:rsidRPr="00546213">
        <w:rPr>
          <w:lang w:val="en-GB"/>
        </w:rPr>
        <w:t>.</w:t>
      </w:r>
    </w:p>
    <w:p w:rsidR="00546213" w:rsidRPr="00546213" w:rsidRDefault="00546213" w:rsidP="004429F6">
      <w:pPr>
        <w:pStyle w:val="Corps"/>
        <w:spacing w:after="240"/>
        <w:rPr>
          <w:lang w:val="en-GB"/>
        </w:rPr>
      </w:pPr>
      <w:r>
        <w:rPr>
          <w:lang w:val="en-GB"/>
        </w:rPr>
        <w:t xml:space="preserve">It is assumed that the communication protocol and the data-link technology ensure no message loss and at most </w:t>
      </w:r>
      <w:r w:rsidR="00AE6A4B">
        <w:rPr>
          <w:lang w:val="en-GB"/>
        </w:rPr>
        <w:t>100ms latency.</w:t>
      </w:r>
    </w:p>
    <w:tbl>
      <w:tblPr>
        <w:tblStyle w:val="TableGrid"/>
        <w:tblW w:w="0" w:type="auto"/>
        <w:tblInd w:w="709" w:type="dxa"/>
        <w:tblLook w:val="04A0" w:firstRow="1" w:lastRow="0" w:firstColumn="1" w:lastColumn="0" w:noHBand="0" w:noVBand="1"/>
      </w:tblPr>
      <w:tblGrid>
        <w:gridCol w:w="3115"/>
        <w:gridCol w:w="2914"/>
        <w:gridCol w:w="3116"/>
      </w:tblGrid>
      <w:tr w:rsidR="004429F6" w:rsidTr="00EC202A">
        <w:tc>
          <w:tcPr>
            <w:tcW w:w="3115" w:type="dxa"/>
          </w:tcPr>
          <w:p w:rsidR="004429F6" w:rsidRDefault="004429F6" w:rsidP="004429F6">
            <w:pPr>
              <w:pStyle w:val="Corps"/>
              <w:spacing w:before="120" w:after="120"/>
              <w:ind w:left="0"/>
              <w:jc w:val="center"/>
              <w:rPr>
                <w:b/>
                <w:lang w:val="en-GB"/>
              </w:rPr>
            </w:pPr>
            <w:r>
              <w:rPr>
                <w:b/>
                <w:lang w:val="en-GB"/>
              </w:rPr>
              <w:t>Message Name</w:t>
            </w:r>
          </w:p>
        </w:tc>
        <w:tc>
          <w:tcPr>
            <w:tcW w:w="2914" w:type="dxa"/>
          </w:tcPr>
          <w:p w:rsidR="004429F6" w:rsidRDefault="004429F6" w:rsidP="004429F6">
            <w:pPr>
              <w:pStyle w:val="Corps"/>
              <w:spacing w:before="120" w:after="120"/>
              <w:ind w:left="0"/>
              <w:jc w:val="center"/>
              <w:rPr>
                <w:b/>
                <w:lang w:val="en-GB"/>
              </w:rPr>
            </w:pPr>
            <w:r>
              <w:rPr>
                <w:b/>
                <w:lang w:val="en-GB"/>
              </w:rPr>
              <w:t>Content</w:t>
            </w:r>
          </w:p>
        </w:tc>
        <w:tc>
          <w:tcPr>
            <w:tcW w:w="3116" w:type="dxa"/>
          </w:tcPr>
          <w:p w:rsidR="004429F6" w:rsidRDefault="004429F6" w:rsidP="004429F6">
            <w:pPr>
              <w:pStyle w:val="Corps"/>
              <w:spacing w:before="120" w:after="120"/>
              <w:ind w:left="0"/>
              <w:jc w:val="center"/>
              <w:rPr>
                <w:b/>
                <w:lang w:val="en-GB"/>
              </w:rPr>
            </w:pPr>
            <w:r>
              <w:rPr>
                <w:b/>
                <w:lang w:val="en-GB"/>
              </w:rPr>
              <w:t>Subscriber(s)</w:t>
            </w:r>
          </w:p>
        </w:tc>
      </w:tr>
      <w:tr w:rsidR="004429F6" w:rsidTr="00EC202A">
        <w:tc>
          <w:tcPr>
            <w:tcW w:w="3115" w:type="dxa"/>
          </w:tcPr>
          <w:p w:rsidR="004429F6" w:rsidRPr="008840CD" w:rsidRDefault="004429F6" w:rsidP="00244252">
            <w:pPr>
              <w:pStyle w:val="Corps"/>
              <w:ind w:left="0"/>
              <w:rPr>
                <w:rFonts w:ascii="Arial" w:hAnsi="Arial" w:cs="Arial"/>
                <w:sz w:val="20"/>
                <w:lang w:val="en-GB"/>
              </w:rPr>
            </w:pPr>
            <w:proofErr w:type="spellStart"/>
            <w:r w:rsidRPr="008840CD">
              <w:rPr>
                <w:rFonts w:ascii="Arial" w:hAnsi="Arial" w:cs="Arial"/>
                <w:sz w:val="20"/>
                <w:lang w:val="en-GB"/>
              </w:rPr>
              <w:t>GS_MissionSetUp</w:t>
            </w:r>
            <w:proofErr w:type="spellEnd"/>
          </w:p>
        </w:tc>
        <w:tc>
          <w:tcPr>
            <w:tcW w:w="2914" w:type="dxa"/>
          </w:tcPr>
          <w:p w:rsidR="004429F6" w:rsidRPr="008840CD" w:rsidRDefault="00617614" w:rsidP="00244252">
            <w:pPr>
              <w:pStyle w:val="Corps"/>
              <w:ind w:left="0"/>
              <w:rPr>
                <w:rFonts w:ascii="Arial" w:hAnsi="Arial" w:cs="Arial"/>
                <w:sz w:val="20"/>
                <w:lang w:val="en-GB"/>
              </w:rPr>
            </w:pPr>
            <w:r w:rsidRPr="008840CD">
              <w:rPr>
                <w:rFonts w:ascii="Arial" w:hAnsi="Arial" w:cs="Arial"/>
                <w:sz w:val="20"/>
                <w:lang w:val="en-GB"/>
              </w:rPr>
              <w:t xml:space="preserve">Structure </w:t>
            </w:r>
            <w:r w:rsidR="004429F6" w:rsidRPr="008840CD">
              <w:rPr>
                <w:rFonts w:ascii="Arial" w:hAnsi="Arial" w:cs="Arial"/>
                <w:sz w:val="20"/>
                <w:lang w:val="en-GB"/>
              </w:rPr>
              <w:t>Type:</w:t>
            </w:r>
          </w:p>
          <w:p w:rsidR="004429F6" w:rsidRPr="008840CD" w:rsidRDefault="004429F6" w:rsidP="004429F6">
            <w:pPr>
              <w:pStyle w:val="Corps"/>
              <w:spacing w:before="0"/>
              <w:ind w:left="0"/>
              <w:rPr>
                <w:rFonts w:ascii="Arial" w:hAnsi="Arial" w:cs="Arial"/>
                <w:sz w:val="20"/>
                <w:lang w:val="en-GB"/>
              </w:rPr>
            </w:pPr>
            <w:r w:rsidRPr="008840CD">
              <w:rPr>
                <w:rFonts w:ascii="Arial" w:hAnsi="Arial" w:cs="Arial"/>
                <w:sz w:val="20"/>
                <w:lang w:val="en-GB"/>
              </w:rPr>
              <w:t>[</w:t>
            </w:r>
            <w:proofErr w:type="spellStart"/>
            <w:r w:rsidRPr="008840CD">
              <w:rPr>
                <w:rFonts w:ascii="Arial" w:hAnsi="Arial" w:cs="Arial"/>
                <w:sz w:val="20"/>
                <w:lang w:val="en-GB"/>
              </w:rPr>
              <w:t>Distance:float</w:t>
            </w:r>
            <w:proofErr w:type="spellEnd"/>
            <w:r w:rsidRPr="008840CD">
              <w:rPr>
                <w:rFonts w:ascii="Arial" w:hAnsi="Arial" w:cs="Arial"/>
                <w:sz w:val="20"/>
                <w:lang w:val="en-GB"/>
              </w:rPr>
              <w:t>;</w:t>
            </w:r>
          </w:p>
          <w:p w:rsidR="004429F6" w:rsidRPr="008840CD" w:rsidRDefault="004429F6" w:rsidP="004429F6">
            <w:pPr>
              <w:pStyle w:val="Corps"/>
              <w:spacing w:before="0"/>
              <w:ind w:left="0"/>
              <w:rPr>
                <w:rFonts w:ascii="Arial" w:hAnsi="Arial" w:cs="Arial"/>
                <w:sz w:val="20"/>
                <w:lang w:val="en-GB"/>
              </w:rPr>
            </w:pPr>
            <w:proofErr w:type="spellStart"/>
            <w:r w:rsidRPr="008840CD">
              <w:rPr>
                <w:rFonts w:ascii="Arial" w:hAnsi="Arial" w:cs="Arial"/>
                <w:sz w:val="20"/>
                <w:lang w:val="en-GB"/>
              </w:rPr>
              <w:t>Speed:float</w:t>
            </w:r>
            <w:proofErr w:type="spellEnd"/>
            <w:r w:rsidRPr="008840CD">
              <w:rPr>
                <w:rFonts w:ascii="Arial" w:hAnsi="Arial" w:cs="Arial"/>
                <w:sz w:val="20"/>
                <w:lang w:val="en-GB"/>
              </w:rPr>
              <w:t>;</w:t>
            </w:r>
          </w:p>
          <w:p w:rsidR="004429F6" w:rsidRPr="008840CD" w:rsidRDefault="0096465D" w:rsidP="00453215">
            <w:pPr>
              <w:pStyle w:val="Corps"/>
              <w:spacing w:before="0" w:after="120"/>
              <w:ind w:left="0"/>
              <w:rPr>
                <w:rFonts w:ascii="Arial" w:hAnsi="Arial" w:cs="Arial"/>
                <w:b/>
                <w:sz w:val="20"/>
                <w:lang w:val="en-GB"/>
              </w:rPr>
            </w:pPr>
            <w:proofErr w:type="spellStart"/>
            <w:r w:rsidRPr="008840CD">
              <w:rPr>
                <w:rFonts w:ascii="Arial" w:hAnsi="Arial" w:cs="Arial"/>
                <w:sz w:val="20"/>
                <w:lang w:val="en-GB"/>
              </w:rPr>
              <w:t>Altitude:f</w:t>
            </w:r>
            <w:r w:rsidR="004429F6" w:rsidRPr="008840CD">
              <w:rPr>
                <w:rFonts w:ascii="Arial" w:hAnsi="Arial" w:cs="Arial"/>
                <w:sz w:val="20"/>
                <w:lang w:val="en-GB"/>
              </w:rPr>
              <w:t>loat</w:t>
            </w:r>
            <w:proofErr w:type="spellEnd"/>
            <w:r w:rsidR="004429F6" w:rsidRPr="008840CD">
              <w:rPr>
                <w:rFonts w:ascii="Arial" w:hAnsi="Arial" w:cs="Arial"/>
                <w:sz w:val="20"/>
                <w:lang w:val="en-GB"/>
              </w:rPr>
              <w:t>]</w:t>
            </w:r>
          </w:p>
        </w:tc>
        <w:tc>
          <w:tcPr>
            <w:tcW w:w="3116" w:type="dxa"/>
          </w:tcPr>
          <w:p w:rsidR="004429F6" w:rsidRPr="008840CD" w:rsidRDefault="004429F6" w:rsidP="00244252">
            <w:pPr>
              <w:pStyle w:val="Corps"/>
              <w:ind w:left="0"/>
              <w:rPr>
                <w:rFonts w:ascii="Arial" w:hAnsi="Arial" w:cs="Arial"/>
                <w:b/>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r w:rsidR="004429F6" w:rsidTr="00EC202A">
        <w:tc>
          <w:tcPr>
            <w:tcW w:w="3115" w:type="dxa"/>
          </w:tcPr>
          <w:p w:rsidR="004429F6" w:rsidRPr="008840CD" w:rsidRDefault="00617614" w:rsidP="00244252">
            <w:pPr>
              <w:pStyle w:val="Corps"/>
              <w:ind w:left="0"/>
              <w:rPr>
                <w:rFonts w:ascii="Arial" w:hAnsi="Arial" w:cs="Arial"/>
                <w:sz w:val="20"/>
                <w:lang w:val="en-GB"/>
              </w:rPr>
            </w:pPr>
            <w:proofErr w:type="spellStart"/>
            <w:r w:rsidRPr="008840CD">
              <w:rPr>
                <w:rFonts w:ascii="Arial" w:hAnsi="Arial" w:cs="Arial"/>
                <w:sz w:val="20"/>
                <w:lang w:val="en-GB"/>
              </w:rPr>
              <w:t>GS_NavigationMode</w:t>
            </w:r>
            <w:proofErr w:type="spellEnd"/>
          </w:p>
        </w:tc>
        <w:tc>
          <w:tcPr>
            <w:tcW w:w="2914" w:type="dxa"/>
          </w:tcPr>
          <w:p w:rsidR="004429F6" w:rsidRPr="008840CD" w:rsidRDefault="00617614" w:rsidP="00244252">
            <w:pPr>
              <w:pStyle w:val="Corps"/>
              <w:ind w:left="0"/>
              <w:rPr>
                <w:rFonts w:ascii="Arial" w:hAnsi="Arial" w:cs="Arial"/>
                <w:sz w:val="20"/>
                <w:lang w:val="en-GB"/>
              </w:rPr>
            </w:pPr>
            <w:proofErr w:type="spellStart"/>
            <w:r w:rsidRPr="008840CD">
              <w:rPr>
                <w:rFonts w:ascii="Arial" w:hAnsi="Arial" w:cs="Arial"/>
                <w:sz w:val="20"/>
                <w:lang w:val="en-GB"/>
              </w:rPr>
              <w:t>Enum</w:t>
            </w:r>
            <w:proofErr w:type="spellEnd"/>
            <w:r w:rsidRPr="008840CD">
              <w:rPr>
                <w:rFonts w:ascii="Arial" w:hAnsi="Arial" w:cs="Arial"/>
                <w:sz w:val="20"/>
                <w:lang w:val="en-GB"/>
              </w:rPr>
              <w:t xml:space="preserve"> Type:</w:t>
            </w:r>
          </w:p>
          <w:p w:rsidR="00617614" w:rsidRPr="008840CD" w:rsidRDefault="00617614" w:rsidP="00453215">
            <w:pPr>
              <w:pStyle w:val="Corps"/>
              <w:spacing w:before="0" w:after="120"/>
              <w:ind w:left="0"/>
              <w:rPr>
                <w:rFonts w:ascii="Arial" w:hAnsi="Arial" w:cs="Arial"/>
                <w:sz w:val="20"/>
                <w:lang w:val="en-GB"/>
              </w:rPr>
            </w:pPr>
            <w:r w:rsidRPr="008840CD">
              <w:rPr>
                <w:rFonts w:ascii="Arial" w:hAnsi="Arial" w:cs="Arial"/>
                <w:sz w:val="20"/>
                <w:lang w:val="en-GB"/>
              </w:rPr>
              <w:t>{‘RP’,’A’}</w:t>
            </w:r>
          </w:p>
        </w:tc>
        <w:tc>
          <w:tcPr>
            <w:tcW w:w="3116" w:type="dxa"/>
          </w:tcPr>
          <w:p w:rsidR="004429F6" w:rsidRPr="008840CD" w:rsidRDefault="00617614" w:rsidP="00244252">
            <w:pPr>
              <w:pStyle w:val="Corps"/>
              <w:ind w:left="0"/>
              <w:rPr>
                <w:rFonts w:ascii="Arial" w:hAnsi="Arial" w:cs="Arial"/>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r w:rsidR="00453215" w:rsidTr="00EC202A">
        <w:tc>
          <w:tcPr>
            <w:tcW w:w="3115" w:type="dxa"/>
          </w:tcPr>
          <w:p w:rsidR="00453215" w:rsidRPr="008840CD" w:rsidRDefault="00453215" w:rsidP="00244252">
            <w:pPr>
              <w:pStyle w:val="Corps"/>
              <w:ind w:left="0"/>
              <w:rPr>
                <w:rFonts w:ascii="Arial" w:hAnsi="Arial" w:cs="Arial"/>
                <w:sz w:val="20"/>
                <w:lang w:val="en-GB"/>
              </w:rPr>
            </w:pPr>
            <w:proofErr w:type="spellStart"/>
            <w:r w:rsidRPr="008840CD">
              <w:rPr>
                <w:rFonts w:ascii="Arial" w:hAnsi="Arial" w:cs="Arial"/>
                <w:sz w:val="20"/>
                <w:lang w:val="en-GB"/>
              </w:rPr>
              <w:t>GS_NavigationOption</w:t>
            </w:r>
            <w:proofErr w:type="spellEnd"/>
          </w:p>
        </w:tc>
        <w:tc>
          <w:tcPr>
            <w:tcW w:w="2914" w:type="dxa"/>
          </w:tcPr>
          <w:p w:rsidR="00453215" w:rsidRPr="008840CD" w:rsidRDefault="00453215" w:rsidP="00453215">
            <w:pPr>
              <w:pStyle w:val="Corps"/>
              <w:spacing w:before="120"/>
              <w:ind w:left="0"/>
              <w:rPr>
                <w:rFonts w:ascii="Arial" w:hAnsi="Arial" w:cs="Arial"/>
                <w:sz w:val="20"/>
                <w:lang w:val="en-GB"/>
              </w:rPr>
            </w:pPr>
            <w:proofErr w:type="spellStart"/>
            <w:r w:rsidRPr="008840CD">
              <w:rPr>
                <w:rFonts w:ascii="Arial" w:hAnsi="Arial" w:cs="Arial"/>
                <w:sz w:val="20"/>
                <w:lang w:val="en-GB"/>
              </w:rPr>
              <w:t>Enum</w:t>
            </w:r>
            <w:proofErr w:type="spellEnd"/>
            <w:r w:rsidRPr="008840CD">
              <w:rPr>
                <w:rFonts w:ascii="Arial" w:hAnsi="Arial" w:cs="Arial"/>
                <w:sz w:val="20"/>
                <w:lang w:val="en-GB"/>
              </w:rPr>
              <w:t xml:space="preserve"> Type:</w:t>
            </w:r>
          </w:p>
          <w:p w:rsidR="00453215" w:rsidRPr="008840CD" w:rsidRDefault="001C466A" w:rsidP="00453215">
            <w:pPr>
              <w:pStyle w:val="Corps"/>
              <w:spacing w:before="0" w:after="120"/>
              <w:ind w:left="0"/>
              <w:rPr>
                <w:rFonts w:ascii="Arial" w:hAnsi="Arial" w:cs="Arial"/>
                <w:sz w:val="20"/>
                <w:lang w:val="en-GB"/>
              </w:rPr>
            </w:pPr>
            <w:r w:rsidRPr="008840CD">
              <w:rPr>
                <w:rFonts w:ascii="Arial" w:hAnsi="Arial" w:cs="Arial"/>
                <w:sz w:val="20"/>
                <w:lang w:val="en-GB"/>
              </w:rPr>
              <w:t>{‘SPEED’,’ENERGY</w:t>
            </w:r>
            <w:r w:rsidR="00453215" w:rsidRPr="008840CD">
              <w:rPr>
                <w:rFonts w:ascii="Arial" w:hAnsi="Arial" w:cs="Arial"/>
                <w:sz w:val="20"/>
                <w:lang w:val="en-GB"/>
              </w:rPr>
              <w:t>’}</w:t>
            </w:r>
          </w:p>
        </w:tc>
        <w:tc>
          <w:tcPr>
            <w:tcW w:w="3116" w:type="dxa"/>
          </w:tcPr>
          <w:p w:rsidR="00453215" w:rsidRPr="008840CD" w:rsidRDefault="00453215" w:rsidP="00244252">
            <w:pPr>
              <w:pStyle w:val="Corps"/>
              <w:ind w:left="0"/>
              <w:rPr>
                <w:rFonts w:ascii="Arial" w:hAnsi="Arial" w:cs="Arial"/>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r w:rsidR="00EC202A" w:rsidTr="00EC202A">
        <w:tc>
          <w:tcPr>
            <w:tcW w:w="3115" w:type="dxa"/>
          </w:tcPr>
          <w:p w:rsidR="00EC202A" w:rsidRPr="008840CD" w:rsidRDefault="00EC202A" w:rsidP="00A3116F">
            <w:pPr>
              <w:pStyle w:val="Corps"/>
              <w:spacing w:before="120" w:after="120"/>
              <w:ind w:left="0"/>
              <w:rPr>
                <w:rFonts w:ascii="Arial" w:hAnsi="Arial" w:cs="Arial"/>
                <w:sz w:val="20"/>
                <w:lang w:val="en-GB"/>
              </w:rPr>
            </w:pPr>
            <w:r w:rsidRPr="008840CD">
              <w:rPr>
                <w:rFonts w:ascii="Arial" w:hAnsi="Arial" w:cs="Arial"/>
                <w:sz w:val="20"/>
                <w:lang w:val="en-GB"/>
              </w:rPr>
              <w:t>GS_GO</w:t>
            </w:r>
          </w:p>
        </w:tc>
        <w:tc>
          <w:tcPr>
            <w:tcW w:w="2914" w:type="dxa"/>
          </w:tcPr>
          <w:p w:rsidR="00EC202A" w:rsidRPr="008840CD" w:rsidRDefault="00EC202A" w:rsidP="00A3116F">
            <w:pPr>
              <w:pStyle w:val="Corps"/>
              <w:spacing w:before="120" w:after="120"/>
              <w:ind w:left="0"/>
              <w:jc w:val="center"/>
              <w:rPr>
                <w:rFonts w:ascii="Arial" w:hAnsi="Arial" w:cs="Arial"/>
                <w:sz w:val="20"/>
                <w:lang w:val="en-GB"/>
              </w:rPr>
            </w:pPr>
            <w:r w:rsidRPr="008840CD">
              <w:rPr>
                <w:rFonts w:ascii="Arial" w:hAnsi="Arial" w:cs="Arial"/>
                <w:sz w:val="20"/>
                <w:lang w:val="en-GB"/>
              </w:rPr>
              <w:t>None</w:t>
            </w:r>
          </w:p>
        </w:tc>
        <w:tc>
          <w:tcPr>
            <w:tcW w:w="3116" w:type="dxa"/>
          </w:tcPr>
          <w:p w:rsidR="00EC202A" w:rsidRPr="008840CD" w:rsidRDefault="00EC202A" w:rsidP="00EC202A">
            <w:pPr>
              <w:pStyle w:val="Corps"/>
              <w:spacing w:before="120" w:after="120"/>
              <w:ind w:left="0"/>
              <w:rPr>
                <w:rFonts w:ascii="Arial" w:hAnsi="Arial" w:cs="Arial"/>
                <w:b/>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r w:rsidR="00EC202A" w:rsidTr="00EC202A">
        <w:tc>
          <w:tcPr>
            <w:tcW w:w="3115" w:type="dxa"/>
          </w:tcPr>
          <w:p w:rsidR="00EC202A" w:rsidRPr="008840CD" w:rsidRDefault="00EC202A" w:rsidP="00A3116F">
            <w:pPr>
              <w:pStyle w:val="Corps"/>
              <w:spacing w:before="120" w:after="120"/>
              <w:ind w:left="0"/>
              <w:rPr>
                <w:rFonts w:ascii="Arial" w:hAnsi="Arial" w:cs="Arial"/>
                <w:sz w:val="20"/>
                <w:lang w:val="en-GB"/>
              </w:rPr>
            </w:pPr>
            <w:proofErr w:type="spellStart"/>
            <w:r w:rsidRPr="008840CD">
              <w:rPr>
                <w:rFonts w:ascii="Arial" w:hAnsi="Arial" w:cs="Arial"/>
                <w:sz w:val="20"/>
                <w:lang w:val="en-GB"/>
              </w:rPr>
              <w:t>GS_EmergencyLanding</w:t>
            </w:r>
            <w:proofErr w:type="spellEnd"/>
          </w:p>
        </w:tc>
        <w:tc>
          <w:tcPr>
            <w:tcW w:w="2914" w:type="dxa"/>
          </w:tcPr>
          <w:p w:rsidR="00EC202A" w:rsidRPr="008840CD" w:rsidRDefault="00EC202A" w:rsidP="00A3116F">
            <w:pPr>
              <w:pStyle w:val="Corps"/>
              <w:spacing w:before="120" w:after="120"/>
              <w:ind w:left="0"/>
              <w:jc w:val="center"/>
              <w:rPr>
                <w:rFonts w:ascii="Arial" w:hAnsi="Arial" w:cs="Arial"/>
                <w:sz w:val="20"/>
                <w:lang w:val="en-GB"/>
              </w:rPr>
            </w:pPr>
            <w:r w:rsidRPr="008840CD">
              <w:rPr>
                <w:rFonts w:ascii="Arial" w:hAnsi="Arial" w:cs="Arial"/>
                <w:sz w:val="20"/>
                <w:lang w:val="en-GB"/>
              </w:rPr>
              <w:t>None</w:t>
            </w:r>
          </w:p>
        </w:tc>
        <w:tc>
          <w:tcPr>
            <w:tcW w:w="3116" w:type="dxa"/>
          </w:tcPr>
          <w:p w:rsidR="00EC202A" w:rsidRPr="008840CD" w:rsidRDefault="00EC202A" w:rsidP="00EC202A">
            <w:pPr>
              <w:pStyle w:val="Corps"/>
              <w:spacing w:before="120" w:after="120"/>
              <w:ind w:left="0"/>
              <w:rPr>
                <w:rFonts w:ascii="Arial" w:hAnsi="Arial" w:cs="Arial"/>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bl>
    <w:p w:rsidR="00333C3D" w:rsidRDefault="00287FE1" w:rsidP="00244252">
      <w:pPr>
        <w:pStyle w:val="Corps"/>
        <w:rPr>
          <w:lang w:val="en-GB"/>
        </w:rPr>
      </w:pPr>
      <w:r>
        <w:rPr>
          <w:lang w:val="en-GB"/>
        </w:rPr>
        <w:lastRenderedPageBreak/>
        <w:t xml:space="preserve">Message </w:t>
      </w:r>
      <w:r w:rsidRPr="008840CD">
        <w:rPr>
          <w:rFonts w:ascii="Arial" w:hAnsi="Arial" w:cs="Arial"/>
          <w:sz w:val="20"/>
          <w:lang w:val="en-GB"/>
        </w:rPr>
        <w:t>GS_GO</w:t>
      </w:r>
      <w:r>
        <w:rPr>
          <w:lang w:val="en-GB"/>
        </w:rPr>
        <w:t xml:space="preserve"> starts the mission from the GS </w:t>
      </w:r>
      <w:r w:rsidR="00193075">
        <w:rPr>
          <w:lang w:val="en-GB"/>
        </w:rPr>
        <w:t>in RP mode</w:t>
      </w:r>
      <w:r>
        <w:rPr>
          <w:lang w:val="en-GB"/>
        </w:rPr>
        <w:t xml:space="preserve">. </w:t>
      </w:r>
    </w:p>
    <w:p w:rsidR="00193075" w:rsidRPr="00287FE1" w:rsidRDefault="00193075" w:rsidP="00193075">
      <w:pPr>
        <w:pStyle w:val="Corps"/>
        <w:rPr>
          <w:lang w:val="en-GB"/>
        </w:rPr>
      </w:pPr>
      <w:r>
        <w:rPr>
          <w:lang w:val="en-GB"/>
        </w:rPr>
        <w:t xml:space="preserve">Message </w:t>
      </w:r>
      <w:proofErr w:type="spellStart"/>
      <w:r w:rsidRPr="008840CD">
        <w:rPr>
          <w:rFonts w:ascii="Arial" w:hAnsi="Arial" w:cs="Arial"/>
          <w:sz w:val="20"/>
          <w:lang w:val="en-GB"/>
        </w:rPr>
        <w:t>GS_EmergencyLanding</w:t>
      </w:r>
      <w:proofErr w:type="spellEnd"/>
      <w:r>
        <w:rPr>
          <w:rFonts w:ascii="Courier" w:hAnsi="Courier" w:cs="Arial"/>
          <w:lang w:val="en-GB"/>
        </w:rPr>
        <w:t xml:space="preserve"> </w:t>
      </w:r>
      <w:r>
        <w:rPr>
          <w:lang w:val="en-GB"/>
        </w:rPr>
        <w:t>is effective only in RP mode</w:t>
      </w:r>
    </w:p>
    <w:p w:rsidR="00244252" w:rsidRDefault="00287FE1" w:rsidP="00244252">
      <w:pPr>
        <w:pStyle w:val="Corps"/>
        <w:rPr>
          <w:lang w:val="en-GB"/>
        </w:rPr>
      </w:pPr>
      <w:r>
        <w:rPr>
          <w:lang w:val="en-GB"/>
        </w:rPr>
        <w:t>In RP mode</w:t>
      </w:r>
      <w:r w:rsidR="00333C3D">
        <w:rPr>
          <w:lang w:val="en-GB"/>
        </w:rPr>
        <w:t xml:space="preserve"> the START button of the control panel is inactive.</w:t>
      </w:r>
    </w:p>
    <w:p w:rsidR="00244252" w:rsidRDefault="00244252" w:rsidP="00C6481F">
      <w:pPr>
        <w:spacing w:before="600"/>
        <w:rPr>
          <w:b/>
          <w:lang w:val="en-GB"/>
        </w:rPr>
      </w:pPr>
      <w:r w:rsidRPr="00244252">
        <w:rPr>
          <w:b/>
          <w:lang w:val="en-GB"/>
        </w:rPr>
        <w:t>Downstream</w:t>
      </w:r>
    </w:p>
    <w:p w:rsidR="00CA0417" w:rsidRDefault="00CA0417" w:rsidP="00EA7CDD">
      <w:pPr>
        <w:pStyle w:val="Corps"/>
        <w:spacing w:before="120"/>
        <w:rPr>
          <w:lang w:val="en-GB"/>
        </w:rPr>
      </w:pPr>
      <w:r>
        <w:rPr>
          <w:lang w:val="en-GB"/>
        </w:rPr>
        <w:t xml:space="preserve">A first set of messages </w:t>
      </w:r>
      <w:r w:rsidR="00EA7CDD">
        <w:rPr>
          <w:lang w:val="en-GB"/>
        </w:rPr>
        <w:t>downloads the states of the CP, for ground-based mission supervision.</w:t>
      </w:r>
    </w:p>
    <w:p w:rsidR="00CA0417" w:rsidRPr="00CA0417" w:rsidRDefault="00CA0417" w:rsidP="00EA7CDD">
      <w:pPr>
        <w:pStyle w:val="Corps"/>
        <w:spacing w:before="120" w:after="360"/>
        <w:rPr>
          <w:lang w:val="en-GB"/>
        </w:rPr>
      </w:pPr>
      <w:r>
        <w:rPr>
          <w:lang w:val="en-GB"/>
        </w:rPr>
        <w:t>A secon</w:t>
      </w:r>
      <w:r w:rsidR="00EA7CDD">
        <w:rPr>
          <w:lang w:val="en-GB"/>
        </w:rPr>
        <w:t>d set of messages</w:t>
      </w:r>
      <w:r>
        <w:rPr>
          <w:lang w:val="en-GB"/>
        </w:rPr>
        <w:t xml:space="preserve"> </w:t>
      </w:r>
      <w:r w:rsidR="00152B25">
        <w:rPr>
          <w:lang w:val="en-GB"/>
        </w:rPr>
        <w:t>is provisioned to broadcast</w:t>
      </w:r>
      <w:r w:rsidR="00EA7CDD">
        <w:rPr>
          <w:lang w:val="en-GB"/>
        </w:rPr>
        <w:t xml:space="preserve"> the sensor values </w:t>
      </w:r>
      <w:r w:rsidR="00FE10DB">
        <w:rPr>
          <w:lang w:val="en-GB"/>
        </w:rPr>
        <w:t>used</w:t>
      </w:r>
      <w:r w:rsidR="00EA7CDD">
        <w:rPr>
          <w:lang w:val="en-GB"/>
        </w:rPr>
        <w:t xml:space="preserve"> by the MMS computer, in case of</w:t>
      </w:r>
      <w:r w:rsidR="00152B25">
        <w:rPr>
          <w:lang w:val="en-GB"/>
        </w:rPr>
        <w:t xml:space="preserve"> needed</w:t>
      </w:r>
      <w:r w:rsidR="00EA7CDD">
        <w:rPr>
          <w:lang w:val="en-GB"/>
        </w:rPr>
        <w:t xml:space="preserve"> in-flight or post-flight technical investigations.</w:t>
      </w:r>
    </w:p>
    <w:tbl>
      <w:tblPr>
        <w:tblStyle w:val="TableGrid"/>
        <w:tblW w:w="0" w:type="auto"/>
        <w:tblInd w:w="709" w:type="dxa"/>
        <w:tblLayout w:type="fixed"/>
        <w:tblLook w:val="04A0" w:firstRow="1" w:lastRow="0" w:firstColumn="1" w:lastColumn="0" w:noHBand="0" w:noVBand="1"/>
      </w:tblPr>
      <w:tblGrid>
        <w:gridCol w:w="3085"/>
        <w:gridCol w:w="4252"/>
        <w:gridCol w:w="1808"/>
      </w:tblGrid>
      <w:tr w:rsidR="00193075" w:rsidTr="00E37F6F">
        <w:tc>
          <w:tcPr>
            <w:tcW w:w="3085" w:type="dxa"/>
          </w:tcPr>
          <w:p w:rsidR="00193075" w:rsidRDefault="00193075" w:rsidP="00A61A50">
            <w:pPr>
              <w:pStyle w:val="Corps"/>
              <w:spacing w:before="120" w:after="120"/>
              <w:ind w:left="0"/>
              <w:jc w:val="center"/>
              <w:rPr>
                <w:b/>
                <w:lang w:val="en-GB"/>
              </w:rPr>
            </w:pPr>
            <w:r>
              <w:rPr>
                <w:b/>
                <w:lang w:val="en-GB"/>
              </w:rPr>
              <w:t>Message Name</w:t>
            </w:r>
          </w:p>
        </w:tc>
        <w:tc>
          <w:tcPr>
            <w:tcW w:w="4252" w:type="dxa"/>
          </w:tcPr>
          <w:p w:rsidR="00193075" w:rsidRDefault="00193075" w:rsidP="00A61A50">
            <w:pPr>
              <w:pStyle w:val="Corps"/>
              <w:spacing w:before="120" w:after="120"/>
              <w:ind w:left="0"/>
              <w:jc w:val="center"/>
              <w:rPr>
                <w:b/>
                <w:lang w:val="en-GB"/>
              </w:rPr>
            </w:pPr>
            <w:r>
              <w:rPr>
                <w:b/>
                <w:lang w:val="en-GB"/>
              </w:rPr>
              <w:t>Content</w:t>
            </w:r>
          </w:p>
        </w:tc>
        <w:tc>
          <w:tcPr>
            <w:tcW w:w="1808" w:type="dxa"/>
          </w:tcPr>
          <w:p w:rsidR="00193075" w:rsidRDefault="00193075" w:rsidP="00A61A50">
            <w:pPr>
              <w:pStyle w:val="Corps"/>
              <w:spacing w:before="120" w:after="120"/>
              <w:ind w:left="0"/>
              <w:jc w:val="center"/>
              <w:rPr>
                <w:b/>
                <w:lang w:val="en-GB"/>
              </w:rPr>
            </w:pPr>
            <w:r>
              <w:rPr>
                <w:b/>
                <w:lang w:val="en-GB"/>
              </w:rPr>
              <w:t>Subscriber(s)</w:t>
            </w:r>
          </w:p>
        </w:tc>
      </w:tr>
      <w:tr w:rsidR="00193075" w:rsidTr="00E37F6F">
        <w:tc>
          <w:tcPr>
            <w:tcW w:w="3085" w:type="dxa"/>
          </w:tcPr>
          <w:p w:rsidR="00193075" w:rsidRPr="008840CD" w:rsidRDefault="00DF2106" w:rsidP="00A61A50">
            <w:pPr>
              <w:pStyle w:val="Corps"/>
              <w:ind w:left="0"/>
              <w:rPr>
                <w:rFonts w:ascii="Arial" w:hAnsi="Arial" w:cs="Arial"/>
                <w:sz w:val="20"/>
                <w:lang w:val="en-GB"/>
              </w:rPr>
            </w:pPr>
            <w:proofErr w:type="spellStart"/>
            <w:r w:rsidRPr="008840CD">
              <w:rPr>
                <w:rFonts w:ascii="Arial" w:hAnsi="Arial" w:cs="Arial"/>
                <w:sz w:val="20"/>
                <w:lang w:val="en-GB"/>
              </w:rPr>
              <w:t>AV</w:t>
            </w:r>
            <w:r w:rsidR="00193075" w:rsidRPr="008840CD">
              <w:rPr>
                <w:rFonts w:ascii="Arial" w:hAnsi="Arial" w:cs="Arial"/>
                <w:sz w:val="20"/>
                <w:lang w:val="en-GB"/>
              </w:rPr>
              <w:t>_</w:t>
            </w:r>
            <w:r w:rsidRPr="008840CD">
              <w:rPr>
                <w:rFonts w:ascii="Arial" w:hAnsi="Arial" w:cs="Arial"/>
                <w:sz w:val="20"/>
                <w:lang w:val="en-GB"/>
              </w:rPr>
              <w:t>CP_Switches</w:t>
            </w:r>
            <w:proofErr w:type="spellEnd"/>
          </w:p>
        </w:tc>
        <w:tc>
          <w:tcPr>
            <w:tcW w:w="4252" w:type="dxa"/>
          </w:tcPr>
          <w:p w:rsidR="00193075" w:rsidRPr="008840CD" w:rsidRDefault="00193075" w:rsidP="00A61A50">
            <w:pPr>
              <w:pStyle w:val="Corps"/>
              <w:ind w:left="0"/>
              <w:rPr>
                <w:rFonts w:ascii="Arial" w:hAnsi="Arial" w:cs="Arial"/>
                <w:sz w:val="20"/>
                <w:lang w:val="en-GB"/>
              </w:rPr>
            </w:pPr>
            <w:r w:rsidRPr="008840CD">
              <w:rPr>
                <w:rFonts w:ascii="Arial" w:hAnsi="Arial" w:cs="Arial"/>
                <w:sz w:val="20"/>
                <w:lang w:val="en-GB"/>
              </w:rPr>
              <w:t>Structure Type:</w:t>
            </w:r>
          </w:p>
          <w:p w:rsidR="00193075" w:rsidRPr="008840CD" w:rsidRDefault="00193075" w:rsidP="00A61A50">
            <w:pPr>
              <w:pStyle w:val="Corps"/>
              <w:spacing w:before="0"/>
              <w:ind w:left="0"/>
              <w:rPr>
                <w:rFonts w:ascii="Arial" w:hAnsi="Arial" w:cs="Arial"/>
                <w:sz w:val="20"/>
                <w:lang w:val="en-GB"/>
              </w:rPr>
            </w:pPr>
            <w:r w:rsidRPr="008840CD">
              <w:rPr>
                <w:rFonts w:ascii="Arial" w:hAnsi="Arial" w:cs="Arial"/>
                <w:sz w:val="20"/>
                <w:lang w:val="en-GB"/>
              </w:rPr>
              <w:t>[</w:t>
            </w:r>
            <w:r w:rsidR="00244354" w:rsidRPr="008840CD">
              <w:rPr>
                <w:rFonts w:ascii="Arial" w:hAnsi="Arial" w:cs="Arial"/>
                <w:sz w:val="20"/>
                <w:lang w:val="en-GB"/>
              </w:rPr>
              <w:t>Power</w:t>
            </w:r>
            <w:r w:rsidRPr="008840CD">
              <w:rPr>
                <w:rFonts w:ascii="Arial" w:hAnsi="Arial" w:cs="Arial"/>
                <w:sz w:val="20"/>
                <w:lang w:val="en-GB"/>
              </w:rPr>
              <w:t>:</w:t>
            </w:r>
            <w:r w:rsidR="00244354" w:rsidRPr="008840CD">
              <w:rPr>
                <w:rFonts w:ascii="Arial" w:hAnsi="Arial" w:cs="Arial"/>
                <w:sz w:val="20"/>
                <w:lang w:val="en-GB"/>
              </w:rPr>
              <w:t xml:space="preserve"> Boolean</w:t>
            </w:r>
            <w:r w:rsidRPr="008840CD">
              <w:rPr>
                <w:rFonts w:ascii="Arial" w:hAnsi="Arial" w:cs="Arial"/>
                <w:sz w:val="20"/>
                <w:lang w:val="en-GB"/>
              </w:rPr>
              <w:t>;</w:t>
            </w:r>
          </w:p>
          <w:p w:rsidR="00193075" w:rsidRPr="008840CD" w:rsidRDefault="00244354" w:rsidP="00A61A50">
            <w:pPr>
              <w:pStyle w:val="Corps"/>
              <w:spacing w:before="0"/>
              <w:ind w:left="0"/>
              <w:rPr>
                <w:rFonts w:ascii="Arial" w:hAnsi="Arial" w:cs="Arial"/>
                <w:sz w:val="20"/>
                <w:lang w:val="en-GB"/>
              </w:rPr>
            </w:pPr>
            <w:r w:rsidRPr="008840CD">
              <w:rPr>
                <w:rFonts w:ascii="Arial" w:hAnsi="Arial" w:cs="Arial"/>
                <w:sz w:val="20"/>
                <w:lang w:val="en-GB"/>
              </w:rPr>
              <w:t xml:space="preserve"> Mode</w:t>
            </w:r>
            <w:r w:rsidR="00193075" w:rsidRPr="008840CD">
              <w:rPr>
                <w:rFonts w:ascii="Arial" w:hAnsi="Arial" w:cs="Arial"/>
                <w:sz w:val="20"/>
                <w:lang w:val="en-GB"/>
              </w:rPr>
              <w:t>:</w:t>
            </w:r>
            <w:r w:rsidRPr="008840CD">
              <w:rPr>
                <w:rFonts w:ascii="Arial" w:hAnsi="Arial" w:cs="Arial"/>
                <w:sz w:val="20"/>
                <w:lang w:val="en-GB"/>
              </w:rPr>
              <w:t xml:space="preserve"> {‘RP’,’A’}</w:t>
            </w:r>
            <w:r w:rsidR="00193075" w:rsidRPr="008840CD">
              <w:rPr>
                <w:rFonts w:ascii="Arial" w:hAnsi="Arial" w:cs="Arial"/>
                <w:sz w:val="20"/>
                <w:lang w:val="en-GB"/>
              </w:rPr>
              <w:t>;</w:t>
            </w:r>
          </w:p>
          <w:p w:rsidR="00244354" w:rsidRPr="008840CD" w:rsidRDefault="00244354" w:rsidP="00A61A50">
            <w:pPr>
              <w:pStyle w:val="Corps"/>
              <w:spacing w:before="0"/>
              <w:ind w:left="0"/>
              <w:rPr>
                <w:rFonts w:ascii="Arial" w:hAnsi="Arial" w:cs="Arial"/>
                <w:sz w:val="20"/>
                <w:lang w:val="en-GB"/>
              </w:rPr>
            </w:pPr>
            <w:r w:rsidRPr="008840CD">
              <w:rPr>
                <w:rFonts w:ascii="Arial" w:hAnsi="Arial" w:cs="Arial"/>
                <w:sz w:val="20"/>
                <w:lang w:val="en-GB"/>
              </w:rPr>
              <w:t xml:space="preserve"> Bay</w:t>
            </w:r>
            <w:r w:rsidR="00193075" w:rsidRPr="008840CD">
              <w:rPr>
                <w:rFonts w:ascii="Arial" w:hAnsi="Arial" w:cs="Arial"/>
                <w:sz w:val="20"/>
                <w:lang w:val="en-GB"/>
              </w:rPr>
              <w:t>:</w:t>
            </w:r>
            <w:r w:rsidRPr="008840CD">
              <w:rPr>
                <w:rFonts w:ascii="Arial" w:hAnsi="Arial" w:cs="Arial"/>
                <w:sz w:val="20"/>
                <w:lang w:val="en-GB"/>
              </w:rPr>
              <w:t>{‘OPEN’,’CLOSED’};</w:t>
            </w:r>
          </w:p>
          <w:p w:rsidR="00AE2CC6" w:rsidRPr="008840CD" w:rsidRDefault="00AE2CC6" w:rsidP="00A61A50">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START:Boolean</w:t>
            </w:r>
            <w:proofErr w:type="spellEnd"/>
            <w:r w:rsidRPr="008840CD">
              <w:rPr>
                <w:rFonts w:ascii="Arial" w:hAnsi="Arial" w:cs="Arial"/>
                <w:sz w:val="20"/>
                <w:lang w:val="en-GB"/>
              </w:rPr>
              <w:t>;</w:t>
            </w:r>
          </w:p>
          <w:p w:rsidR="00AE2CC6" w:rsidRPr="008840CD" w:rsidRDefault="00AE2CC6" w:rsidP="00A61A50">
            <w:pPr>
              <w:pStyle w:val="Corps"/>
              <w:spacing w:before="0"/>
              <w:ind w:left="0"/>
              <w:rPr>
                <w:rFonts w:ascii="Arial" w:hAnsi="Arial" w:cs="Arial"/>
                <w:sz w:val="20"/>
                <w:lang w:val="en-GB"/>
              </w:rPr>
            </w:pPr>
            <w:r w:rsidRPr="008840CD">
              <w:rPr>
                <w:rFonts w:ascii="Arial" w:hAnsi="Arial" w:cs="Arial"/>
                <w:sz w:val="20"/>
                <w:lang w:val="en-GB"/>
              </w:rPr>
              <w:t xml:space="preserve"> </w:t>
            </w:r>
            <w:r w:rsidR="004C2D6D" w:rsidRPr="008840CD">
              <w:rPr>
                <w:rFonts w:ascii="Arial" w:hAnsi="Arial" w:cs="Arial"/>
                <w:sz w:val="20"/>
                <w:lang w:val="en-GB"/>
              </w:rPr>
              <w:t>Rotactor</w:t>
            </w:r>
            <w:r w:rsidRPr="008840CD">
              <w:rPr>
                <w:rFonts w:ascii="Arial" w:hAnsi="Arial" w:cs="Arial"/>
                <w:sz w:val="20"/>
                <w:lang w:val="en-GB"/>
              </w:rPr>
              <w:t>1:Integer;</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r w:rsidR="004C2D6D" w:rsidRPr="008840CD">
              <w:rPr>
                <w:rFonts w:ascii="Arial" w:hAnsi="Arial" w:cs="Arial"/>
                <w:sz w:val="20"/>
                <w:lang w:val="en-GB"/>
              </w:rPr>
              <w:t>Rotactor</w:t>
            </w:r>
            <w:r w:rsidRPr="008840CD">
              <w:rPr>
                <w:rFonts w:ascii="Arial" w:hAnsi="Arial" w:cs="Arial"/>
                <w:sz w:val="20"/>
                <w:lang w:val="en-GB"/>
              </w:rPr>
              <w:t>2:Integer;}</w:t>
            </w:r>
          </w:p>
          <w:p w:rsidR="00193075" w:rsidRPr="008840CD" w:rsidRDefault="00AE2CC6" w:rsidP="00152B25">
            <w:pPr>
              <w:pStyle w:val="Corps"/>
              <w:spacing w:before="0" w:after="120"/>
              <w:ind w:left="0"/>
              <w:rPr>
                <w:rFonts w:ascii="Arial" w:hAnsi="Arial" w:cs="Arial"/>
                <w:sz w:val="20"/>
                <w:lang w:val="en-GB"/>
              </w:rPr>
            </w:pPr>
            <w:r w:rsidRPr="008840CD">
              <w:rPr>
                <w:rFonts w:ascii="Arial" w:hAnsi="Arial" w:cs="Arial"/>
                <w:sz w:val="20"/>
                <w:lang w:val="en-GB"/>
              </w:rPr>
              <w:t>]</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RPr="0096465D" w:rsidTr="00E37F6F">
        <w:tc>
          <w:tcPr>
            <w:tcW w:w="3085" w:type="dxa"/>
          </w:tcPr>
          <w:p w:rsidR="00193075" w:rsidRPr="008840CD" w:rsidRDefault="00DF2106" w:rsidP="00A61A50">
            <w:pPr>
              <w:pStyle w:val="Corps"/>
              <w:ind w:left="0"/>
              <w:rPr>
                <w:rFonts w:ascii="Arial" w:hAnsi="Arial" w:cs="Arial"/>
                <w:sz w:val="20"/>
                <w:lang w:val="en-GB"/>
              </w:rPr>
            </w:pPr>
            <w:proofErr w:type="spellStart"/>
            <w:r w:rsidRPr="008840CD">
              <w:rPr>
                <w:rFonts w:ascii="Arial" w:hAnsi="Arial" w:cs="Arial"/>
                <w:sz w:val="20"/>
                <w:lang w:val="en-GB"/>
              </w:rPr>
              <w:t>AV_CP_Displays</w:t>
            </w:r>
            <w:proofErr w:type="spellEnd"/>
          </w:p>
        </w:tc>
        <w:tc>
          <w:tcPr>
            <w:tcW w:w="4252" w:type="dxa"/>
          </w:tcPr>
          <w:p w:rsidR="00AE2CC6" w:rsidRPr="008840CD" w:rsidRDefault="00AE2CC6" w:rsidP="00AE2CC6">
            <w:pPr>
              <w:pStyle w:val="Corps"/>
              <w:ind w:left="0"/>
              <w:rPr>
                <w:rFonts w:ascii="Arial" w:hAnsi="Arial" w:cs="Arial"/>
                <w:sz w:val="20"/>
                <w:lang w:val="en-GB"/>
              </w:rPr>
            </w:pPr>
            <w:r w:rsidRPr="008840CD">
              <w:rPr>
                <w:rFonts w:ascii="Arial" w:hAnsi="Arial" w:cs="Arial"/>
                <w:sz w:val="20"/>
                <w:lang w:val="en-GB"/>
              </w:rPr>
              <w:t>Structure Type:</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w:t>
            </w:r>
            <w:proofErr w:type="spellStart"/>
            <w:r w:rsidRPr="008840CD">
              <w:rPr>
                <w:rFonts w:ascii="Arial" w:hAnsi="Arial" w:cs="Arial"/>
                <w:sz w:val="20"/>
                <w:lang w:val="en-GB"/>
              </w:rPr>
              <w:t>READY:Boolean</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CANCEL</w:t>
            </w:r>
            <w:r w:rsidR="00D32820" w:rsidRPr="008840CD">
              <w:rPr>
                <w:rFonts w:ascii="Arial" w:hAnsi="Arial" w:cs="Arial"/>
                <w:sz w:val="20"/>
                <w:lang w:val="en-GB"/>
              </w:rPr>
              <w:t>L</w:t>
            </w:r>
            <w:r w:rsidRPr="008840CD">
              <w:rPr>
                <w:rFonts w:ascii="Arial" w:hAnsi="Arial" w:cs="Arial"/>
                <w:sz w:val="20"/>
                <w:lang w:val="en-GB"/>
              </w:rPr>
              <w:t>ED:Boolean</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COMPLETE:Boolean</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ABORTED:Boolean</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FC_CAPACITY:Integer</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BAT_CAPACITY:Integer</w:t>
            </w:r>
            <w:proofErr w:type="spellEnd"/>
          </w:p>
          <w:p w:rsidR="00193075" w:rsidRPr="008840CD" w:rsidRDefault="00AE2CC6" w:rsidP="00152B25">
            <w:pPr>
              <w:pStyle w:val="Corps"/>
              <w:spacing w:before="0" w:after="120"/>
              <w:ind w:left="0"/>
              <w:rPr>
                <w:rFonts w:ascii="Arial" w:hAnsi="Arial" w:cs="Arial"/>
                <w:sz w:val="20"/>
                <w:lang w:val="en-GB"/>
              </w:rPr>
            </w:pPr>
            <w:r w:rsidRPr="008840CD">
              <w:rPr>
                <w:rFonts w:ascii="Arial" w:hAnsi="Arial" w:cs="Arial"/>
                <w:sz w:val="20"/>
                <w:lang w:val="en-GB"/>
              </w:rPr>
              <w:t xml:space="preserve"> ]</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Tr="00E37F6F">
        <w:tc>
          <w:tcPr>
            <w:tcW w:w="3085" w:type="dxa"/>
          </w:tcPr>
          <w:p w:rsidR="00193075" w:rsidRPr="008840CD" w:rsidRDefault="00DF2106" w:rsidP="00A61A50">
            <w:pPr>
              <w:pStyle w:val="Corps"/>
              <w:spacing w:before="120" w:after="120"/>
              <w:ind w:left="0"/>
              <w:rPr>
                <w:rFonts w:ascii="Arial" w:hAnsi="Arial" w:cs="Arial"/>
                <w:sz w:val="20"/>
                <w:lang w:val="en-GB"/>
              </w:rPr>
            </w:pPr>
            <w:r w:rsidRPr="008840CD">
              <w:rPr>
                <w:rFonts w:ascii="Arial" w:hAnsi="Arial" w:cs="Arial"/>
                <w:sz w:val="20"/>
                <w:lang w:val="en-GB"/>
              </w:rPr>
              <w:t>AV_CP_LEDs</w:t>
            </w:r>
          </w:p>
        </w:tc>
        <w:tc>
          <w:tcPr>
            <w:tcW w:w="4252" w:type="dxa"/>
          </w:tcPr>
          <w:p w:rsidR="00193075" w:rsidRPr="008840CD" w:rsidRDefault="006324EE" w:rsidP="00A61A50">
            <w:pPr>
              <w:pStyle w:val="Corps"/>
              <w:spacing w:before="120" w:after="120"/>
              <w:ind w:left="0"/>
              <w:jc w:val="center"/>
              <w:rPr>
                <w:rFonts w:ascii="Arial" w:hAnsi="Arial" w:cs="Arial"/>
                <w:sz w:val="20"/>
                <w:lang w:val="en-GB"/>
              </w:rPr>
            </w:pPr>
            <w:proofErr w:type="spellStart"/>
            <w:r w:rsidRPr="008840CD">
              <w:rPr>
                <w:rFonts w:ascii="Arial" w:hAnsi="Arial" w:cs="Arial"/>
                <w:sz w:val="20"/>
                <w:lang w:val="en-GB"/>
              </w:rPr>
              <w:t>Bitfield</w:t>
            </w:r>
            <w:proofErr w:type="spellEnd"/>
            <w:r w:rsidR="009A626D" w:rsidRPr="008840CD">
              <w:rPr>
                <w:rFonts w:ascii="Arial" w:hAnsi="Arial" w:cs="Arial"/>
                <w:sz w:val="20"/>
                <w:lang w:val="en-GB"/>
              </w:rPr>
              <w:t xml:space="preserve"> 3 bytes</w:t>
            </w:r>
            <w:r w:rsidR="00562D52" w:rsidRPr="008840CD">
              <w:rPr>
                <w:rFonts w:ascii="Arial" w:hAnsi="Arial" w:cs="Arial"/>
                <w:sz w:val="20"/>
                <w:lang w:val="en-GB"/>
              </w:rPr>
              <w:t xml:space="preserve"> for 2x10 logical bits</w:t>
            </w:r>
          </w:p>
          <w:p w:rsidR="00C163EB" w:rsidRPr="008840CD" w:rsidRDefault="00C163EB" w:rsidP="00A61A50">
            <w:pPr>
              <w:pStyle w:val="Corps"/>
              <w:spacing w:before="120" w:after="120"/>
              <w:ind w:left="0"/>
              <w:jc w:val="center"/>
              <w:rPr>
                <w:rFonts w:ascii="Arial" w:hAnsi="Arial" w:cs="Arial"/>
                <w:sz w:val="20"/>
                <w:lang w:val="en-GB"/>
              </w:rPr>
            </w:pPr>
            <w:r w:rsidRPr="008840CD">
              <w:rPr>
                <w:rFonts w:ascii="Arial" w:hAnsi="Arial" w:cs="Arial"/>
                <w:sz w:val="20"/>
                <w:lang w:val="en-GB"/>
              </w:rPr>
              <w:t>Padding TBDL</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RPr="0096465D" w:rsidTr="00E37F6F">
        <w:tc>
          <w:tcPr>
            <w:tcW w:w="3085" w:type="dxa"/>
          </w:tcPr>
          <w:p w:rsidR="00193075" w:rsidRPr="008840CD" w:rsidRDefault="007D75E0" w:rsidP="00A61A50">
            <w:pPr>
              <w:pStyle w:val="Corps"/>
              <w:spacing w:before="120" w:after="120"/>
              <w:ind w:left="0"/>
              <w:rPr>
                <w:rFonts w:ascii="Arial" w:hAnsi="Arial" w:cs="Arial"/>
                <w:sz w:val="20"/>
                <w:lang w:val="en-GB"/>
              </w:rPr>
            </w:pPr>
            <w:proofErr w:type="spellStart"/>
            <w:r w:rsidRPr="008840CD">
              <w:rPr>
                <w:rFonts w:ascii="Arial" w:hAnsi="Arial" w:cs="Arial"/>
                <w:sz w:val="20"/>
                <w:lang w:val="en-GB"/>
              </w:rPr>
              <w:t>AV</w:t>
            </w:r>
            <w:r w:rsidR="00193075" w:rsidRPr="008840CD">
              <w:rPr>
                <w:rFonts w:ascii="Arial" w:hAnsi="Arial" w:cs="Arial"/>
                <w:sz w:val="20"/>
                <w:lang w:val="en-GB"/>
              </w:rPr>
              <w:t>_</w:t>
            </w:r>
            <w:r w:rsidRPr="008840CD">
              <w:rPr>
                <w:rFonts w:ascii="Arial" w:hAnsi="Arial" w:cs="Arial"/>
                <w:sz w:val="20"/>
                <w:lang w:val="en-GB"/>
              </w:rPr>
              <w:t>Sensors_Mechanical</w:t>
            </w:r>
            <w:proofErr w:type="spellEnd"/>
          </w:p>
        </w:tc>
        <w:tc>
          <w:tcPr>
            <w:tcW w:w="4252" w:type="dxa"/>
          </w:tcPr>
          <w:p w:rsidR="00193075"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FE10DB" w:rsidRPr="0096465D" w:rsidTr="00E37F6F">
        <w:tc>
          <w:tcPr>
            <w:tcW w:w="3085" w:type="dxa"/>
          </w:tcPr>
          <w:p w:rsidR="00FE10DB" w:rsidRPr="008840CD" w:rsidRDefault="00FE10DB" w:rsidP="00A61A50">
            <w:pPr>
              <w:pStyle w:val="Corps"/>
              <w:spacing w:before="120" w:after="120"/>
              <w:ind w:left="0"/>
              <w:rPr>
                <w:rFonts w:ascii="Arial" w:hAnsi="Arial" w:cs="Arial"/>
                <w:sz w:val="20"/>
                <w:lang w:val="en-GB"/>
              </w:rPr>
            </w:pPr>
            <w:proofErr w:type="spellStart"/>
            <w:r w:rsidRPr="008840CD">
              <w:rPr>
                <w:rFonts w:ascii="Arial" w:hAnsi="Arial" w:cs="Arial"/>
                <w:sz w:val="20"/>
                <w:lang w:val="en-GB"/>
              </w:rPr>
              <w:t>AV_Sensors_Electrical</w:t>
            </w:r>
            <w:proofErr w:type="spellEnd"/>
          </w:p>
        </w:tc>
        <w:tc>
          <w:tcPr>
            <w:tcW w:w="4252" w:type="dxa"/>
          </w:tcPr>
          <w:p w:rsidR="00FE10DB"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FE10DB" w:rsidRPr="008840CD" w:rsidRDefault="00FE10DB" w:rsidP="006F51CA">
            <w:pPr>
              <w:spacing w:before="240" w:after="240"/>
              <w:jc w:val="center"/>
              <w:rPr>
                <w:rFonts w:ascii="Arial" w:hAnsi="Arial" w:cs="Arial"/>
                <w:sz w:val="20"/>
                <w:lang w:val="en-GB"/>
              </w:rPr>
            </w:pPr>
            <w:r w:rsidRPr="008840CD">
              <w:rPr>
                <w:rFonts w:ascii="Arial" w:hAnsi="Arial" w:cs="Arial"/>
                <w:sz w:val="20"/>
                <w:lang w:val="en-GB"/>
              </w:rPr>
              <w:t>GS</w:t>
            </w:r>
          </w:p>
        </w:tc>
      </w:tr>
      <w:tr w:rsidR="00FE10DB" w:rsidRPr="0096465D" w:rsidTr="00E37F6F">
        <w:tc>
          <w:tcPr>
            <w:tcW w:w="3085" w:type="dxa"/>
          </w:tcPr>
          <w:p w:rsidR="00FE10DB" w:rsidRPr="008840CD" w:rsidRDefault="00FE10DB" w:rsidP="00A61A50">
            <w:pPr>
              <w:pStyle w:val="Corps"/>
              <w:spacing w:before="120" w:after="120"/>
              <w:ind w:left="0"/>
              <w:rPr>
                <w:rFonts w:ascii="Arial" w:hAnsi="Arial" w:cs="Arial"/>
                <w:sz w:val="20"/>
                <w:lang w:val="en-GB"/>
              </w:rPr>
            </w:pPr>
            <w:proofErr w:type="spellStart"/>
            <w:r w:rsidRPr="008840CD">
              <w:rPr>
                <w:rFonts w:ascii="Arial" w:hAnsi="Arial" w:cs="Arial"/>
                <w:sz w:val="20"/>
                <w:lang w:val="en-GB"/>
              </w:rPr>
              <w:t>AV_Sensors_</w:t>
            </w:r>
            <w:r w:rsidR="00974970">
              <w:rPr>
                <w:rFonts w:ascii="Arial" w:hAnsi="Arial" w:cs="Arial"/>
                <w:sz w:val="20"/>
                <w:lang w:val="en-GB"/>
              </w:rPr>
              <w:t>Hydraulic</w:t>
            </w:r>
            <w:proofErr w:type="spellEnd"/>
          </w:p>
        </w:tc>
        <w:tc>
          <w:tcPr>
            <w:tcW w:w="4252" w:type="dxa"/>
          </w:tcPr>
          <w:p w:rsidR="00FE10DB"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FE10DB" w:rsidRPr="008840CD" w:rsidRDefault="00FE10DB" w:rsidP="006F51CA">
            <w:pPr>
              <w:spacing w:before="240" w:after="240"/>
              <w:jc w:val="center"/>
              <w:rPr>
                <w:rFonts w:ascii="Arial" w:hAnsi="Arial" w:cs="Arial"/>
                <w:sz w:val="20"/>
                <w:lang w:val="en-GB"/>
              </w:rPr>
            </w:pPr>
            <w:r w:rsidRPr="008840CD">
              <w:rPr>
                <w:rFonts w:ascii="Arial" w:hAnsi="Arial" w:cs="Arial"/>
                <w:sz w:val="20"/>
                <w:lang w:val="en-GB"/>
              </w:rPr>
              <w:t>GS</w:t>
            </w:r>
          </w:p>
        </w:tc>
      </w:tr>
      <w:tr w:rsidR="00E37F6F" w:rsidRPr="0096465D" w:rsidTr="00E37F6F">
        <w:tc>
          <w:tcPr>
            <w:tcW w:w="3085" w:type="dxa"/>
          </w:tcPr>
          <w:p w:rsidR="00E37F6F" w:rsidRPr="008840CD" w:rsidRDefault="00E37F6F" w:rsidP="00A61A50">
            <w:pPr>
              <w:pStyle w:val="Corps"/>
              <w:spacing w:before="120" w:after="120"/>
              <w:ind w:left="0"/>
              <w:rPr>
                <w:rFonts w:ascii="Arial" w:hAnsi="Arial" w:cs="Arial"/>
                <w:sz w:val="20"/>
                <w:lang w:val="en-GB"/>
              </w:rPr>
            </w:pPr>
            <w:proofErr w:type="spellStart"/>
            <w:r w:rsidRPr="008840CD">
              <w:rPr>
                <w:rFonts w:ascii="Arial" w:hAnsi="Arial" w:cs="Arial"/>
                <w:sz w:val="20"/>
                <w:lang w:val="en-GB"/>
              </w:rPr>
              <w:t>AV_MissionCompleted</w:t>
            </w:r>
            <w:proofErr w:type="spellEnd"/>
          </w:p>
        </w:tc>
        <w:tc>
          <w:tcPr>
            <w:tcW w:w="4252" w:type="dxa"/>
          </w:tcPr>
          <w:p w:rsidR="00E37F6F" w:rsidRPr="008840CD" w:rsidRDefault="00E37F6F" w:rsidP="00E37F6F">
            <w:pPr>
              <w:pStyle w:val="Corps"/>
              <w:ind w:left="0"/>
              <w:rPr>
                <w:rFonts w:ascii="Arial" w:hAnsi="Arial" w:cs="Arial"/>
                <w:sz w:val="20"/>
                <w:lang w:val="en-GB"/>
              </w:rPr>
            </w:pPr>
            <w:r w:rsidRPr="008840CD">
              <w:rPr>
                <w:rFonts w:ascii="Arial" w:hAnsi="Arial" w:cs="Arial"/>
                <w:sz w:val="20"/>
                <w:lang w:val="en-GB"/>
              </w:rPr>
              <w:t>Structure Type:</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w:t>
            </w:r>
            <w:proofErr w:type="spellStart"/>
            <w:r w:rsidRPr="008840CD">
              <w:rPr>
                <w:rFonts w:ascii="Arial" w:hAnsi="Arial" w:cs="Arial"/>
                <w:sz w:val="20"/>
                <w:lang w:val="en-GB"/>
              </w:rPr>
              <w:t>PRIMARY_SOURCE:Integer</w:t>
            </w:r>
            <w:proofErr w:type="spellEnd"/>
            <w:r w:rsidRPr="008840CD">
              <w:rPr>
                <w:rFonts w:ascii="Arial" w:hAnsi="Arial" w:cs="Arial"/>
                <w:sz w:val="20"/>
                <w:lang w:val="en-GB"/>
              </w:rPr>
              <w:t>;</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SECONDARY_SOURCE:Integer</w:t>
            </w:r>
            <w:proofErr w:type="spellEnd"/>
            <w:r w:rsidRPr="008840CD">
              <w:rPr>
                <w:rFonts w:ascii="Arial" w:hAnsi="Arial" w:cs="Arial"/>
                <w:sz w:val="20"/>
                <w:lang w:val="en-GB"/>
              </w:rPr>
              <w:t>;</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 xml:space="preserve"> ]</w:t>
            </w:r>
          </w:p>
        </w:tc>
        <w:tc>
          <w:tcPr>
            <w:tcW w:w="1808" w:type="dxa"/>
          </w:tcPr>
          <w:p w:rsidR="00E37F6F" w:rsidRPr="008840CD" w:rsidRDefault="00E37F6F" w:rsidP="006F51CA">
            <w:pPr>
              <w:spacing w:before="240" w:after="240"/>
              <w:jc w:val="center"/>
              <w:rPr>
                <w:rFonts w:ascii="Arial" w:hAnsi="Arial" w:cs="Arial"/>
                <w:sz w:val="20"/>
                <w:lang w:val="en-GB"/>
              </w:rPr>
            </w:pPr>
            <w:r w:rsidRPr="008840CD">
              <w:rPr>
                <w:rFonts w:ascii="Arial" w:hAnsi="Arial" w:cs="Arial"/>
                <w:sz w:val="20"/>
                <w:lang w:val="en-GB"/>
              </w:rPr>
              <w:t>GS</w:t>
            </w:r>
          </w:p>
        </w:tc>
      </w:tr>
    </w:tbl>
    <w:p w:rsidR="00AF3A82" w:rsidRDefault="00AF3A82" w:rsidP="00CF6107">
      <w:pPr>
        <w:pStyle w:val="Heading3"/>
        <w:rPr>
          <w:lang w:val="en-GB"/>
        </w:rPr>
      </w:pPr>
      <w:bookmarkStart w:id="38" w:name="_Ref460105353"/>
      <w:bookmarkStart w:id="39" w:name="_Toc462179256"/>
      <w:r>
        <w:rPr>
          <w:lang w:val="en-GB"/>
        </w:rPr>
        <w:lastRenderedPageBreak/>
        <w:t>Functional</w:t>
      </w:r>
      <w:r w:rsidR="00CF6107">
        <w:rPr>
          <w:lang w:val="en-GB"/>
        </w:rPr>
        <w:t xml:space="preserve"> Architecture</w:t>
      </w:r>
      <w:bookmarkEnd w:id="38"/>
      <w:bookmarkEnd w:id="39"/>
    </w:p>
    <w:p w:rsidR="00E44804" w:rsidRDefault="006F51CA" w:rsidP="00E44804">
      <w:pPr>
        <w:pStyle w:val="Corps"/>
        <w:rPr>
          <w:lang w:val="en-GB"/>
        </w:rPr>
      </w:pPr>
      <w:r>
        <w:rPr>
          <w:lang w:val="en-GB"/>
        </w:rPr>
        <w:t xml:space="preserve">The perimeter of the case study </w:t>
      </w:r>
      <w:r w:rsidR="003A37BB">
        <w:rPr>
          <w:lang w:val="en-GB"/>
        </w:rPr>
        <w:t xml:space="preserve">includes all the embedded systems of µXAV. It </w:t>
      </w:r>
      <w:r>
        <w:rPr>
          <w:lang w:val="en-GB"/>
        </w:rPr>
        <w:t xml:space="preserve">excludes the ground station but includes </w:t>
      </w:r>
      <w:r w:rsidR="003A37BB">
        <w:rPr>
          <w:lang w:val="en-GB"/>
        </w:rPr>
        <w:t>its communications with the drone</w:t>
      </w:r>
      <w:r>
        <w:rPr>
          <w:lang w:val="en-GB"/>
        </w:rPr>
        <w:t>.</w:t>
      </w:r>
    </w:p>
    <w:p w:rsidR="004F6669" w:rsidRDefault="004F6669" w:rsidP="00E44804">
      <w:pPr>
        <w:pStyle w:val="Corps"/>
        <w:rPr>
          <w:lang w:val="en-GB"/>
        </w:rPr>
      </w:pPr>
      <w:r>
        <w:rPr>
          <w:lang w:val="en-GB"/>
        </w:rPr>
        <w:t>So a</w:t>
      </w:r>
      <w:r w:rsidR="003A37BB">
        <w:rPr>
          <w:lang w:val="en-GB"/>
        </w:rPr>
        <w:t>t AV level there are three groups of</w:t>
      </w:r>
      <w:r>
        <w:rPr>
          <w:lang w:val="en-GB"/>
        </w:rPr>
        <w:t xml:space="preserve"> exchange with the external environment:</w:t>
      </w:r>
    </w:p>
    <w:p w:rsidR="00F6115E" w:rsidRDefault="004F6669" w:rsidP="0094001A">
      <w:pPr>
        <w:pStyle w:val="Corps"/>
        <w:numPr>
          <w:ilvl w:val="0"/>
          <w:numId w:val="29"/>
        </w:numPr>
        <w:spacing w:before="60"/>
        <w:ind w:left="1485" w:hanging="357"/>
        <w:rPr>
          <w:lang w:val="en-GB"/>
        </w:rPr>
      </w:pPr>
      <w:r>
        <w:rPr>
          <w:lang w:val="en-GB"/>
        </w:rPr>
        <w:t>The exchanges through</w:t>
      </w:r>
      <w:r w:rsidR="00F6115E">
        <w:rPr>
          <w:lang w:val="en-GB"/>
        </w:rPr>
        <w:t xml:space="preserve"> the man machine interface (CP),</w:t>
      </w:r>
    </w:p>
    <w:p w:rsidR="00F6115E" w:rsidRDefault="00F6115E" w:rsidP="0094001A">
      <w:pPr>
        <w:pStyle w:val="Corps"/>
        <w:numPr>
          <w:ilvl w:val="0"/>
          <w:numId w:val="29"/>
        </w:numPr>
        <w:spacing w:before="60"/>
        <w:ind w:left="1485" w:hanging="357"/>
        <w:rPr>
          <w:lang w:val="en-GB"/>
        </w:rPr>
      </w:pPr>
      <w:r>
        <w:rPr>
          <w:lang w:val="en-GB"/>
        </w:rPr>
        <w:t>The exchanges with the GS,</w:t>
      </w:r>
    </w:p>
    <w:p w:rsidR="00F6115E" w:rsidRDefault="00F6115E" w:rsidP="0094001A">
      <w:pPr>
        <w:pStyle w:val="Corps"/>
        <w:numPr>
          <w:ilvl w:val="0"/>
          <w:numId w:val="29"/>
        </w:numPr>
        <w:spacing w:before="60"/>
        <w:ind w:left="1485" w:hanging="357"/>
        <w:rPr>
          <w:lang w:val="en-GB"/>
        </w:rPr>
      </w:pPr>
      <w:r>
        <w:rPr>
          <w:lang w:val="en-GB"/>
        </w:rPr>
        <w:t>The physical interactions of EPS and HBS with the AV’s airframe that contains the four embedded systems, by means of the mechanical sensors and actuators:</w:t>
      </w:r>
    </w:p>
    <w:p w:rsidR="00F6115E" w:rsidRDefault="00F6115E" w:rsidP="0094001A">
      <w:pPr>
        <w:pStyle w:val="Corps"/>
        <w:numPr>
          <w:ilvl w:val="1"/>
          <w:numId w:val="29"/>
        </w:numPr>
        <w:spacing w:before="60"/>
        <w:rPr>
          <w:lang w:val="en-GB"/>
        </w:rPr>
      </w:pPr>
      <w:r>
        <w:rPr>
          <w:lang w:val="en-GB"/>
        </w:rPr>
        <w:t xml:space="preserve">Sensors: </w:t>
      </w:r>
      <w:r w:rsidR="00B063AF">
        <w:rPr>
          <w:lang w:val="en-GB"/>
        </w:rPr>
        <w:t>pitch (p), pitch rate (</w:t>
      </w:r>
      <w:proofErr w:type="spellStart"/>
      <w:r w:rsidR="00B063AF">
        <w:rPr>
          <w:lang w:val="en-GB"/>
        </w:rPr>
        <w:t>pdot</w:t>
      </w:r>
      <w:proofErr w:type="spellEnd"/>
      <w:r w:rsidR="00B063AF">
        <w:rPr>
          <w:lang w:val="en-GB"/>
        </w:rPr>
        <w:t xml:space="preserve">), </w:t>
      </w:r>
      <w:proofErr w:type="gramStart"/>
      <w:r w:rsidR="00B063AF">
        <w:rPr>
          <w:lang w:val="en-GB"/>
        </w:rPr>
        <w:t>roll</w:t>
      </w:r>
      <w:proofErr w:type="gramEnd"/>
      <w:r w:rsidR="00B063AF">
        <w:rPr>
          <w:lang w:val="en-GB"/>
        </w:rPr>
        <w:t xml:space="preserve"> (q). The roll rate is not measured.</w:t>
      </w:r>
    </w:p>
    <w:p w:rsidR="00F6115E" w:rsidRPr="00F6115E" w:rsidRDefault="00F6115E" w:rsidP="0094001A">
      <w:pPr>
        <w:pStyle w:val="Corps"/>
        <w:numPr>
          <w:ilvl w:val="1"/>
          <w:numId w:val="29"/>
        </w:numPr>
        <w:spacing w:before="60"/>
        <w:rPr>
          <w:lang w:val="en-GB"/>
        </w:rPr>
      </w:pPr>
      <w:r>
        <w:rPr>
          <w:lang w:val="en-GB"/>
        </w:rPr>
        <w:t xml:space="preserve">Actuators: </w:t>
      </w:r>
      <w:r w:rsidR="00B063AF">
        <w:rPr>
          <w:lang w:val="en-GB"/>
        </w:rPr>
        <w:t xml:space="preserve">in this first version (no flight mechanics), action of thrust and air brakes are transposed into </w:t>
      </w:r>
      <w:proofErr w:type="gramStart"/>
      <w:r w:rsidR="00B063AF">
        <w:rPr>
          <w:lang w:val="en-GB"/>
        </w:rPr>
        <w:t>to two torques</w:t>
      </w:r>
      <w:proofErr w:type="gramEnd"/>
      <w:r w:rsidR="00B063AF">
        <w:rPr>
          <w:lang w:val="en-GB"/>
        </w:rPr>
        <w:t>.</w:t>
      </w:r>
    </w:p>
    <w:p w:rsidR="00D928E6" w:rsidRDefault="002A39FB" w:rsidP="00C87061">
      <w:pPr>
        <w:pStyle w:val="Corps"/>
        <w:ind w:hanging="709"/>
        <w:rPr>
          <w:lang w:val="en-GB"/>
        </w:rPr>
      </w:pPr>
      <w:r w:rsidRPr="002A39FB">
        <w:rPr>
          <w:noProof/>
          <w:lang w:val="en-GB" w:eastAsia="en-GB"/>
        </w:rPr>
        <w:drawing>
          <wp:inline distT="0" distB="0" distL="0" distR="0">
            <wp:extent cx="6120130" cy="3469848"/>
            <wp:effectExtent l="19050" t="19050" r="13970" b="16302"/>
            <wp:docPr id="2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6120130" cy="3469848"/>
                    </a:xfrm>
                    <a:prstGeom prst="rect">
                      <a:avLst/>
                    </a:prstGeom>
                    <a:noFill/>
                    <a:ln w="9525">
                      <a:solidFill>
                        <a:schemeClr val="accent1"/>
                      </a:solidFill>
                      <a:miter lim="800000"/>
                      <a:headEnd/>
                      <a:tailEnd/>
                    </a:ln>
                  </pic:spPr>
                </pic:pic>
              </a:graphicData>
            </a:graphic>
          </wp:inline>
        </w:drawing>
      </w:r>
    </w:p>
    <w:p w:rsidR="002A39FB" w:rsidRPr="00244252" w:rsidRDefault="002A39FB" w:rsidP="002A39FB">
      <w:pPr>
        <w:pStyle w:val="Corps"/>
        <w:spacing w:before="120"/>
        <w:jc w:val="center"/>
        <w:rPr>
          <w:i/>
          <w:lang w:val="en-GB"/>
        </w:rPr>
      </w:pPr>
      <w:r>
        <w:rPr>
          <w:i/>
          <w:lang w:val="en-GB"/>
        </w:rPr>
        <w:t>Figure 3</w:t>
      </w:r>
      <w:r w:rsidR="004D6148">
        <w:rPr>
          <w:i/>
          <w:lang w:val="en-GB"/>
        </w:rPr>
        <w:t>:</w:t>
      </w:r>
      <w:r>
        <w:rPr>
          <w:i/>
          <w:lang w:val="en-GB"/>
        </w:rPr>
        <w:t xml:space="preserve"> Functions and </w:t>
      </w:r>
      <w:proofErr w:type="spellStart"/>
      <w:r>
        <w:rPr>
          <w:i/>
          <w:lang w:val="en-GB"/>
        </w:rPr>
        <w:t>subfunctions</w:t>
      </w:r>
      <w:proofErr w:type="spellEnd"/>
      <w:r>
        <w:rPr>
          <w:i/>
          <w:lang w:val="en-GB"/>
        </w:rPr>
        <w:t xml:space="preserve"> at Air Vehicle Level</w:t>
      </w:r>
    </w:p>
    <w:p w:rsidR="00AF3A82" w:rsidRDefault="00CF6107" w:rsidP="00CF6107">
      <w:pPr>
        <w:pStyle w:val="Heading3"/>
        <w:rPr>
          <w:lang w:val="en-GB"/>
        </w:rPr>
      </w:pPr>
      <w:bookmarkStart w:id="40" w:name="_Toc462179257"/>
      <w:r>
        <w:rPr>
          <w:lang w:val="en-GB"/>
        </w:rPr>
        <w:lastRenderedPageBreak/>
        <w:t>Organic Architecture</w:t>
      </w:r>
      <w:bookmarkEnd w:id="40"/>
    </w:p>
    <w:p w:rsidR="0059466F" w:rsidRDefault="004262C3" w:rsidP="00C87061">
      <w:pPr>
        <w:pStyle w:val="Corps"/>
        <w:ind w:hanging="709"/>
        <w:rPr>
          <w:lang w:val="en-GB"/>
        </w:rPr>
      </w:pPr>
      <w:r w:rsidRPr="004262C3">
        <w:rPr>
          <w:noProof/>
          <w:lang w:val="en-GB" w:eastAsia="en-GB"/>
        </w:rPr>
        <w:drawing>
          <wp:inline distT="0" distB="0" distL="0" distR="0">
            <wp:extent cx="6120130" cy="3119677"/>
            <wp:effectExtent l="19050" t="19050" r="13970" b="23573"/>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4262C3" w:rsidRPr="00244252" w:rsidRDefault="004262C3" w:rsidP="004262C3">
      <w:pPr>
        <w:pStyle w:val="Corps"/>
        <w:spacing w:before="120"/>
        <w:jc w:val="center"/>
        <w:rPr>
          <w:i/>
          <w:lang w:val="en-GB"/>
        </w:rPr>
      </w:pPr>
      <w:r>
        <w:rPr>
          <w:i/>
          <w:lang w:val="en-GB"/>
        </w:rPr>
        <w:t>Figure 4</w:t>
      </w:r>
      <w:r w:rsidR="004D6148">
        <w:rPr>
          <w:i/>
          <w:lang w:val="en-GB"/>
        </w:rPr>
        <w:t>:</w:t>
      </w:r>
      <w:r>
        <w:rPr>
          <w:i/>
          <w:lang w:val="en-GB"/>
        </w:rPr>
        <w:t xml:space="preserve"> The </w:t>
      </w:r>
      <w:r w:rsidR="004D6148">
        <w:rPr>
          <w:i/>
          <w:lang w:val="en-GB"/>
        </w:rPr>
        <w:t>four</w:t>
      </w:r>
      <w:r>
        <w:rPr>
          <w:i/>
          <w:lang w:val="en-GB"/>
        </w:rPr>
        <w:t xml:space="preserve"> embedded systems of µXAV</w:t>
      </w:r>
    </w:p>
    <w:p w:rsidR="004262C3" w:rsidRDefault="006B50A3" w:rsidP="0059466F">
      <w:pPr>
        <w:pStyle w:val="Corps"/>
        <w:rPr>
          <w:lang w:val="en-GB"/>
        </w:rPr>
      </w:pPr>
      <w:r>
        <w:rPr>
          <w:lang w:val="en-GB"/>
        </w:rPr>
        <w:t xml:space="preserve">As previously </w:t>
      </w:r>
      <w:proofErr w:type="gramStart"/>
      <w:r>
        <w:rPr>
          <w:lang w:val="en-GB"/>
        </w:rPr>
        <w:t>explained,</w:t>
      </w:r>
      <w:proofErr w:type="gramEnd"/>
      <w:r>
        <w:rPr>
          <w:lang w:val="en-GB"/>
        </w:rPr>
        <w:t xml:space="preserve"> t</w:t>
      </w:r>
      <w:r w:rsidR="00E10842">
        <w:rPr>
          <w:lang w:val="en-GB"/>
        </w:rPr>
        <w:t xml:space="preserve">he maintenance system </w:t>
      </w:r>
      <w:r>
        <w:rPr>
          <w:lang w:val="en-GB"/>
        </w:rPr>
        <w:t xml:space="preserve">has no proper resources (until upgraded with a flight data recorder) and </w:t>
      </w:r>
      <w:r w:rsidR="004262C3">
        <w:rPr>
          <w:lang w:val="en-GB"/>
        </w:rPr>
        <w:t>is distributed over the other systems.</w:t>
      </w:r>
    </w:p>
    <w:p w:rsidR="00650323" w:rsidRDefault="00650323" w:rsidP="00650323">
      <w:pPr>
        <w:pStyle w:val="Heading3"/>
        <w:rPr>
          <w:lang w:val="en-GB"/>
        </w:rPr>
      </w:pPr>
      <w:bookmarkStart w:id="41" w:name="_Toc462179258"/>
      <w:r>
        <w:rPr>
          <w:lang w:val="en-GB"/>
        </w:rPr>
        <w:t>Mapping of Functions on Systems</w:t>
      </w:r>
      <w:bookmarkEnd w:id="41"/>
    </w:p>
    <w:p w:rsidR="00650323" w:rsidRDefault="00207297" w:rsidP="00C87061">
      <w:pPr>
        <w:pStyle w:val="Corps"/>
        <w:ind w:hanging="709"/>
        <w:rPr>
          <w:lang w:val="en-GB"/>
        </w:rPr>
      </w:pPr>
      <w:r w:rsidRPr="00207297">
        <w:rPr>
          <w:noProof/>
          <w:lang w:val="en-GB" w:eastAsia="en-GB"/>
        </w:rPr>
        <w:drawing>
          <wp:inline distT="0" distB="0" distL="0" distR="0">
            <wp:extent cx="6120130" cy="3119677"/>
            <wp:effectExtent l="19050" t="19050" r="13970" b="23573"/>
            <wp:docPr id="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863C11" w:rsidRDefault="00863C11" w:rsidP="00863C11">
      <w:pPr>
        <w:pStyle w:val="Corps"/>
        <w:spacing w:before="120"/>
        <w:jc w:val="center"/>
        <w:rPr>
          <w:i/>
          <w:lang w:val="en-GB"/>
        </w:rPr>
      </w:pPr>
      <w:r>
        <w:rPr>
          <w:i/>
          <w:lang w:val="en-GB"/>
        </w:rPr>
        <w:t>Figure 5</w:t>
      </w:r>
      <w:r w:rsidR="004D6148">
        <w:rPr>
          <w:i/>
          <w:lang w:val="en-GB"/>
        </w:rPr>
        <w:t>:</w:t>
      </w:r>
      <w:r>
        <w:rPr>
          <w:i/>
          <w:lang w:val="en-GB"/>
        </w:rPr>
        <w:t xml:space="preserve"> </w:t>
      </w:r>
      <w:r w:rsidR="00282AA2">
        <w:rPr>
          <w:i/>
          <w:lang w:val="en-GB"/>
        </w:rPr>
        <w:t xml:space="preserve">Mapping of the AV level functions on the </w:t>
      </w:r>
      <w:r w:rsidR="00E436DB">
        <w:rPr>
          <w:i/>
          <w:lang w:val="en-GB"/>
        </w:rPr>
        <w:t xml:space="preserve">embedded </w:t>
      </w:r>
      <w:r w:rsidR="00282AA2">
        <w:rPr>
          <w:i/>
          <w:lang w:val="en-GB"/>
        </w:rPr>
        <w:t>systems</w:t>
      </w:r>
    </w:p>
    <w:p w:rsidR="00E10842" w:rsidRDefault="00E10842" w:rsidP="00E10842">
      <w:pPr>
        <w:pStyle w:val="Corps"/>
        <w:spacing w:before="120"/>
        <w:jc w:val="left"/>
        <w:rPr>
          <w:lang w:val="en-GB"/>
        </w:rPr>
      </w:pPr>
      <w:r>
        <w:rPr>
          <w:lang w:val="en-GB"/>
        </w:rPr>
        <w:t xml:space="preserve">Payload Transport </w:t>
      </w:r>
      <w:r w:rsidR="008E4F65">
        <w:rPr>
          <w:lang w:val="en-GB"/>
        </w:rPr>
        <w:t>needs</w:t>
      </w:r>
      <w:r>
        <w:rPr>
          <w:lang w:val="en-GB"/>
        </w:rPr>
        <w:t xml:space="preserve"> the three main systems: </w:t>
      </w:r>
      <w:r w:rsidR="008E4F65">
        <w:rPr>
          <w:lang w:val="en-GB"/>
        </w:rPr>
        <w:t xml:space="preserve">the </w:t>
      </w:r>
      <w:r>
        <w:rPr>
          <w:lang w:val="en-GB"/>
        </w:rPr>
        <w:t>two vehicle management systems (EPS and HBS) and the avionic system in charge of mission management (MMS).</w:t>
      </w:r>
    </w:p>
    <w:p w:rsidR="006E4CA3" w:rsidRDefault="00E10842" w:rsidP="00E10842">
      <w:pPr>
        <w:pStyle w:val="Corps"/>
        <w:spacing w:before="120"/>
        <w:jc w:val="left"/>
        <w:rPr>
          <w:lang w:val="en-GB"/>
        </w:rPr>
      </w:pPr>
      <w:r>
        <w:rPr>
          <w:lang w:val="en-GB"/>
        </w:rPr>
        <w:lastRenderedPageBreak/>
        <w:t xml:space="preserve">The function of </w:t>
      </w:r>
      <w:r w:rsidR="00F013C1">
        <w:rPr>
          <w:lang w:val="en-GB"/>
        </w:rPr>
        <w:t>so to speak “</w:t>
      </w:r>
      <w:r>
        <w:rPr>
          <w:lang w:val="en-GB"/>
        </w:rPr>
        <w:t>best effort controlled crash</w:t>
      </w:r>
      <w:r w:rsidR="00F013C1">
        <w:rPr>
          <w:lang w:val="en-GB"/>
        </w:rPr>
        <w:t xml:space="preserve">”, alias </w:t>
      </w:r>
      <w:proofErr w:type="spellStart"/>
      <w:r w:rsidR="00F013C1">
        <w:rPr>
          <w:lang w:val="en-GB"/>
        </w:rPr>
        <w:t>F_Emergency_Landing</w:t>
      </w:r>
      <w:proofErr w:type="spellEnd"/>
      <w:r w:rsidR="00745607">
        <w:rPr>
          <w:lang w:val="en-GB"/>
        </w:rPr>
        <w:t xml:space="preserve"> (F_EL)</w:t>
      </w:r>
      <w:r w:rsidR="006E4CA3">
        <w:rPr>
          <w:lang w:val="en-GB"/>
        </w:rPr>
        <w:t>,</w:t>
      </w:r>
      <w:r>
        <w:rPr>
          <w:lang w:val="en-GB"/>
        </w:rPr>
        <w:t xml:space="preserve"> </w:t>
      </w:r>
      <w:r w:rsidR="00F013C1">
        <w:rPr>
          <w:lang w:val="en-GB"/>
        </w:rPr>
        <w:t xml:space="preserve">is mapped exclusively on HBS </w:t>
      </w:r>
      <w:r w:rsidR="00745607">
        <w:rPr>
          <w:lang w:val="en-GB"/>
        </w:rPr>
        <w:t>because</w:t>
      </w:r>
      <w:r w:rsidR="00F013C1">
        <w:rPr>
          <w:lang w:val="en-GB"/>
        </w:rPr>
        <w:t xml:space="preserve"> it involves only locally</w:t>
      </w:r>
      <w:r>
        <w:rPr>
          <w:lang w:val="en-GB"/>
        </w:rPr>
        <w:t xml:space="preserve"> controlled </w:t>
      </w:r>
      <w:r w:rsidR="00745607">
        <w:rPr>
          <w:lang w:val="en-GB"/>
        </w:rPr>
        <w:t>braking</w:t>
      </w:r>
      <w:r w:rsidR="006E4CA3">
        <w:rPr>
          <w:lang w:val="en-GB"/>
        </w:rPr>
        <w:t>.</w:t>
      </w:r>
    </w:p>
    <w:p w:rsidR="00FB2AEF" w:rsidRDefault="000A45A3" w:rsidP="00E10842">
      <w:pPr>
        <w:pStyle w:val="Corps"/>
        <w:spacing w:before="120"/>
        <w:jc w:val="left"/>
        <w:rPr>
          <w:lang w:val="en-GB"/>
        </w:rPr>
      </w:pPr>
      <w:r>
        <w:rPr>
          <w:lang w:val="en-GB"/>
        </w:rPr>
        <w:t>F_EL may use hydraulic pressure supplied by the electrical pump</w:t>
      </w:r>
      <w:r w:rsidR="00230B6E">
        <w:rPr>
          <w:lang w:val="en-GB"/>
        </w:rPr>
        <w:t>s</w:t>
      </w:r>
      <w:r>
        <w:rPr>
          <w:lang w:val="en-GB"/>
        </w:rPr>
        <w:t xml:space="preserve"> if there is </w:t>
      </w:r>
      <w:r w:rsidR="006A24DA">
        <w:rPr>
          <w:lang w:val="en-GB"/>
        </w:rPr>
        <w:t xml:space="preserve">still some </w:t>
      </w:r>
      <w:r>
        <w:rPr>
          <w:lang w:val="en-GB"/>
        </w:rPr>
        <w:t xml:space="preserve">electrical </w:t>
      </w:r>
      <w:r w:rsidR="006A24DA">
        <w:rPr>
          <w:lang w:val="en-GB"/>
        </w:rPr>
        <w:t>energy</w:t>
      </w:r>
      <w:r>
        <w:rPr>
          <w:lang w:val="en-GB"/>
        </w:rPr>
        <w:t>. But</w:t>
      </w:r>
      <w:r w:rsidR="00FB2AEF">
        <w:rPr>
          <w:lang w:val="en-GB"/>
        </w:rPr>
        <w:t xml:space="preserve"> </w:t>
      </w:r>
      <w:r>
        <w:rPr>
          <w:lang w:val="en-GB"/>
        </w:rPr>
        <w:t xml:space="preserve">this possible hydraulic pressure from electrical origin </w:t>
      </w:r>
      <w:r w:rsidR="00FB2AEF">
        <w:rPr>
          <w:lang w:val="en-GB"/>
        </w:rPr>
        <w:t>accounts only for</w:t>
      </w:r>
      <w:r w:rsidR="00770156">
        <w:rPr>
          <w:lang w:val="en-GB"/>
        </w:rPr>
        <w:t xml:space="preserve"> control</w:t>
      </w:r>
      <w:r>
        <w:rPr>
          <w:lang w:val="en-GB"/>
        </w:rPr>
        <w:t xml:space="preserve"> </w:t>
      </w:r>
      <w:r w:rsidRPr="00FB2AEF">
        <w:rPr>
          <w:i/>
          <w:lang w:val="en-GB"/>
        </w:rPr>
        <w:t>margins</w:t>
      </w:r>
      <w:r w:rsidR="00FB2AEF">
        <w:rPr>
          <w:lang w:val="en-GB"/>
        </w:rPr>
        <w:t>. T</w:t>
      </w:r>
      <w:r>
        <w:rPr>
          <w:lang w:val="en-GB"/>
        </w:rPr>
        <w:t>he emergency braking control law does not assume</w:t>
      </w:r>
      <w:r w:rsidR="00E10842">
        <w:rPr>
          <w:lang w:val="en-GB"/>
        </w:rPr>
        <w:t xml:space="preserve"> </w:t>
      </w:r>
      <w:r w:rsidR="00230B6E">
        <w:rPr>
          <w:lang w:val="en-GB"/>
        </w:rPr>
        <w:t xml:space="preserve">availability of </w:t>
      </w:r>
      <w:r>
        <w:rPr>
          <w:lang w:val="en-GB"/>
        </w:rPr>
        <w:t xml:space="preserve">any electrical energy </w:t>
      </w:r>
      <w:r w:rsidR="00770156">
        <w:rPr>
          <w:lang w:val="en-GB"/>
        </w:rPr>
        <w:t>(</w:t>
      </w:r>
      <w:r>
        <w:rPr>
          <w:lang w:val="en-GB"/>
        </w:rPr>
        <w:t>save that needed for HBS computations</w:t>
      </w:r>
      <w:r w:rsidR="00230B6E">
        <w:rPr>
          <w:lang w:val="en-GB"/>
        </w:rPr>
        <w:t xml:space="preserve"> and considered as negligible</w:t>
      </w:r>
      <w:r w:rsidR="00770156">
        <w:rPr>
          <w:lang w:val="en-GB"/>
        </w:rPr>
        <w:t>), it only assumes full capacity of the hydraulic accumulator</w:t>
      </w:r>
      <w:r>
        <w:rPr>
          <w:lang w:val="en-GB"/>
        </w:rPr>
        <w:t xml:space="preserve">. </w:t>
      </w:r>
    </w:p>
    <w:p w:rsidR="00FB2AEF" w:rsidRDefault="00FB2AEF" w:rsidP="00E10842">
      <w:pPr>
        <w:pStyle w:val="Corps"/>
        <w:spacing w:before="120"/>
        <w:jc w:val="left"/>
        <w:rPr>
          <w:lang w:val="en-GB"/>
        </w:rPr>
      </w:pPr>
      <w:r>
        <w:rPr>
          <w:lang w:val="en-GB"/>
        </w:rPr>
        <w:t>From the informational point of view</w:t>
      </w:r>
      <w:r w:rsidR="005A4802">
        <w:rPr>
          <w:lang w:val="en-GB"/>
        </w:rPr>
        <w:t xml:space="preserve">, F_EL uses no </w:t>
      </w:r>
      <w:r w:rsidR="00770156">
        <w:rPr>
          <w:lang w:val="en-GB"/>
        </w:rPr>
        <w:t>data</w:t>
      </w:r>
      <w:r w:rsidR="005A4802">
        <w:rPr>
          <w:lang w:val="en-GB"/>
        </w:rPr>
        <w:t xml:space="preserve"> from MMS or EPS. It has direct access to the mechanical sensors by means of </w:t>
      </w:r>
      <w:r w:rsidR="00230B6E">
        <w:rPr>
          <w:lang w:val="en-GB"/>
        </w:rPr>
        <w:t xml:space="preserve">its own </w:t>
      </w:r>
      <w:proofErr w:type="spellStart"/>
      <w:r w:rsidR="005A4802">
        <w:rPr>
          <w:lang w:val="en-GB"/>
        </w:rPr>
        <w:t>analog</w:t>
      </w:r>
      <w:proofErr w:type="spellEnd"/>
      <w:r w:rsidR="005A4802">
        <w:rPr>
          <w:lang w:val="en-GB"/>
        </w:rPr>
        <w:t xml:space="preserve"> </w:t>
      </w:r>
      <w:proofErr w:type="gramStart"/>
      <w:r w:rsidR="005A4802">
        <w:rPr>
          <w:lang w:val="en-GB"/>
        </w:rPr>
        <w:t>links</w:t>
      </w:r>
      <w:r w:rsidR="00230B6E">
        <w:rPr>
          <w:lang w:val="en-GB"/>
        </w:rPr>
        <w:t>,</w:t>
      </w:r>
      <w:r w:rsidR="005A4802">
        <w:rPr>
          <w:lang w:val="en-GB"/>
        </w:rPr>
        <w:t xml:space="preserve"> that</w:t>
      </w:r>
      <w:proofErr w:type="gramEnd"/>
      <w:r w:rsidR="005A4802">
        <w:rPr>
          <w:lang w:val="en-GB"/>
        </w:rPr>
        <w:t xml:space="preserve"> remain operative even in case of loss of the primary electrical source, and low capacity </w:t>
      </w:r>
      <w:r w:rsidR="00230B6E">
        <w:rPr>
          <w:lang w:val="en-GB"/>
        </w:rPr>
        <w:t>of</w:t>
      </w:r>
      <w:r w:rsidR="005A4802">
        <w:rPr>
          <w:lang w:val="en-GB"/>
        </w:rPr>
        <w:t xml:space="preserve"> the secondary </w:t>
      </w:r>
      <w:r w:rsidR="00230B6E">
        <w:rPr>
          <w:lang w:val="en-GB"/>
        </w:rPr>
        <w:t>one</w:t>
      </w:r>
      <w:r w:rsidR="005A4802">
        <w:rPr>
          <w:lang w:val="en-GB"/>
        </w:rPr>
        <w:t>.</w:t>
      </w:r>
    </w:p>
    <w:p w:rsidR="00E10842" w:rsidRDefault="005A4802" w:rsidP="00E10842">
      <w:pPr>
        <w:pStyle w:val="Corps"/>
        <w:spacing w:before="120"/>
        <w:jc w:val="left"/>
        <w:rPr>
          <w:lang w:val="en-GB"/>
        </w:rPr>
      </w:pPr>
      <w:r>
        <w:rPr>
          <w:lang w:val="en-GB"/>
        </w:rPr>
        <w:t xml:space="preserve">So </w:t>
      </w:r>
      <w:r w:rsidR="00770156">
        <w:rPr>
          <w:lang w:val="en-GB"/>
        </w:rPr>
        <w:t xml:space="preserve">F_EL is mapped exclusively on HBS </w:t>
      </w:r>
      <w:r w:rsidR="00770156" w:rsidRPr="007A1633">
        <w:rPr>
          <w:i/>
          <w:lang w:val="en-GB"/>
        </w:rPr>
        <w:t xml:space="preserve">in spite of </w:t>
      </w:r>
      <w:r w:rsidR="00CD0648" w:rsidRPr="007A1633">
        <w:rPr>
          <w:i/>
          <w:lang w:val="en-GB"/>
        </w:rPr>
        <w:t xml:space="preserve">some </w:t>
      </w:r>
      <w:r w:rsidR="00770156" w:rsidRPr="007A1633">
        <w:rPr>
          <w:i/>
          <w:lang w:val="en-GB"/>
        </w:rPr>
        <w:t xml:space="preserve">possible </w:t>
      </w:r>
      <w:r w:rsidR="007A1633" w:rsidRPr="007A1633">
        <w:rPr>
          <w:i/>
          <w:lang w:val="en-GB"/>
        </w:rPr>
        <w:t>energy</w:t>
      </w:r>
      <w:r w:rsidR="007A1633">
        <w:rPr>
          <w:i/>
          <w:lang w:val="en-GB"/>
        </w:rPr>
        <w:t xml:space="preserve"> </w:t>
      </w:r>
      <w:r w:rsidR="00CD0648" w:rsidRPr="007A1633">
        <w:rPr>
          <w:i/>
          <w:lang w:val="en-GB"/>
        </w:rPr>
        <w:t>giving influence of EPS on the behaviour of the function</w:t>
      </w:r>
      <w:r w:rsidR="00CD0648">
        <w:rPr>
          <w:lang w:val="en-GB"/>
        </w:rPr>
        <w:t>.</w:t>
      </w:r>
    </w:p>
    <w:p w:rsidR="00B11999" w:rsidRDefault="00B11999" w:rsidP="00282AA2">
      <w:pPr>
        <w:pStyle w:val="Heading3"/>
        <w:spacing w:before="600"/>
        <w:rPr>
          <w:lang w:val="en-GB"/>
        </w:rPr>
      </w:pPr>
      <w:bookmarkStart w:id="42" w:name="_Toc462179259"/>
      <w:r>
        <w:rPr>
          <w:lang w:val="en-GB"/>
        </w:rPr>
        <w:t xml:space="preserve">Mapping of </w:t>
      </w:r>
      <w:proofErr w:type="spellStart"/>
      <w:r>
        <w:rPr>
          <w:lang w:val="en-GB"/>
        </w:rPr>
        <w:t>Sub</w:t>
      </w:r>
      <w:r w:rsidR="00207297">
        <w:rPr>
          <w:lang w:val="en-GB"/>
        </w:rPr>
        <w:t>f</w:t>
      </w:r>
      <w:r>
        <w:rPr>
          <w:lang w:val="en-GB"/>
        </w:rPr>
        <w:t>unctions</w:t>
      </w:r>
      <w:proofErr w:type="spellEnd"/>
      <w:r>
        <w:rPr>
          <w:lang w:val="en-GB"/>
        </w:rPr>
        <w:t xml:space="preserve"> on Systems</w:t>
      </w:r>
      <w:bookmarkEnd w:id="42"/>
    </w:p>
    <w:p w:rsidR="00B11999" w:rsidRDefault="00863C11" w:rsidP="00C87061">
      <w:pPr>
        <w:pStyle w:val="Corps"/>
        <w:ind w:hanging="709"/>
        <w:rPr>
          <w:lang w:val="en-GB"/>
        </w:rPr>
      </w:pPr>
      <w:r w:rsidRPr="00863C11">
        <w:rPr>
          <w:noProof/>
          <w:lang w:val="en-GB" w:eastAsia="en-GB"/>
        </w:rPr>
        <w:drawing>
          <wp:inline distT="0" distB="0" distL="0" distR="0">
            <wp:extent cx="6120130" cy="3119677"/>
            <wp:effectExtent l="19050" t="19050" r="13970" b="23573"/>
            <wp:docPr id="2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CB22C3" w:rsidRPr="00244252" w:rsidRDefault="00CB22C3" w:rsidP="00CB22C3">
      <w:pPr>
        <w:pStyle w:val="Corps"/>
        <w:spacing w:before="120"/>
        <w:jc w:val="center"/>
        <w:rPr>
          <w:i/>
          <w:lang w:val="en-GB"/>
        </w:rPr>
      </w:pPr>
      <w:r>
        <w:rPr>
          <w:i/>
          <w:lang w:val="en-GB"/>
        </w:rPr>
        <w:t>Figure 6</w:t>
      </w:r>
      <w:r w:rsidR="004D6148">
        <w:rPr>
          <w:i/>
          <w:lang w:val="en-GB"/>
        </w:rPr>
        <w:t>:</w:t>
      </w:r>
      <w:r>
        <w:rPr>
          <w:i/>
          <w:lang w:val="en-GB"/>
        </w:rPr>
        <w:t xml:space="preserve"> Mapping of F_PT’s </w:t>
      </w:r>
      <w:proofErr w:type="spellStart"/>
      <w:r>
        <w:rPr>
          <w:i/>
          <w:lang w:val="en-GB"/>
        </w:rPr>
        <w:t>subfunctions</w:t>
      </w:r>
      <w:proofErr w:type="spellEnd"/>
      <w:r>
        <w:rPr>
          <w:i/>
          <w:lang w:val="en-GB"/>
        </w:rPr>
        <w:t xml:space="preserve"> on the </w:t>
      </w:r>
      <w:r w:rsidR="007A1633">
        <w:rPr>
          <w:i/>
          <w:lang w:val="en-GB"/>
        </w:rPr>
        <w:t xml:space="preserve">four </w:t>
      </w:r>
      <w:r>
        <w:rPr>
          <w:i/>
          <w:lang w:val="en-GB"/>
        </w:rPr>
        <w:t>systems</w:t>
      </w:r>
    </w:p>
    <w:p w:rsidR="007A1633" w:rsidRDefault="007A1633" w:rsidP="00015BB6">
      <w:pPr>
        <w:pStyle w:val="Corps"/>
        <w:ind w:left="0"/>
        <w:rPr>
          <w:lang w:val="en-GB"/>
        </w:rPr>
      </w:pPr>
      <w:r>
        <w:rPr>
          <w:lang w:val="en-GB"/>
        </w:rPr>
        <w:t xml:space="preserve">As shown in </w:t>
      </w:r>
      <w:r w:rsidR="008060D0">
        <w:rPr>
          <w:lang w:val="en-GB"/>
        </w:rPr>
        <w:fldChar w:fldCharType="begin"/>
      </w:r>
      <w:r>
        <w:rPr>
          <w:lang w:val="en-GB"/>
        </w:rPr>
        <w:instrText xml:space="preserve"> REF _Ref460105353 \r \h </w:instrText>
      </w:r>
      <w:r w:rsidR="008060D0">
        <w:rPr>
          <w:lang w:val="en-GB"/>
        </w:rPr>
      </w:r>
      <w:r w:rsidR="008060D0">
        <w:rPr>
          <w:lang w:val="en-GB"/>
        </w:rPr>
        <w:fldChar w:fldCharType="separate"/>
      </w:r>
      <w:r>
        <w:rPr>
          <w:lang w:val="en-GB"/>
        </w:rPr>
        <w:t>6.3.2</w:t>
      </w:r>
      <w:r w:rsidR="008060D0">
        <w:rPr>
          <w:lang w:val="en-GB"/>
        </w:rPr>
        <w:fldChar w:fldCharType="end"/>
      </w:r>
      <w:r>
        <w:rPr>
          <w:lang w:val="en-GB"/>
        </w:rPr>
        <w:t xml:space="preserve">, F_PT has three </w:t>
      </w:r>
      <w:proofErr w:type="spellStart"/>
      <w:r>
        <w:rPr>
          <w:lang w:val="en-GB"/>
        </w:rPr>
        <w:t>subfunctions</w:t>
      </w:r>
      <w:proofErr w:type="spellEnd"/>
      <w:r>
        <w:rPr>
          <w:lang w:val="en-GB"/>
        </w:rPr>
        <w:t xml:space="preserve"> (F_MM, F_CM, </w:t>
      </w:r>
      <w:proofErr w:type="gramStart"/>
      <w:r>
        <w:rPr>
          <w:lang w:val="en-GB"/>
        </w:rPr>
        <w:t>F</w:t>
      </w:r>
      <w:proofErr w:type="gramEnd"/>
      <w:r>
        <w:rPr>
          <w:lang w:val="en-GB"/>
        </w:rPr>
        <w:t>_EM) for managing respectively mission, communication and energy. Where are they mapped on the four systems?</w:t>
      </w:r>
    </w:p>
    <w:p w:rsidR="00B11999" w:rsidRDefault="00015BB6" w:rsidP="00015BB6">
      <w:pPr>
        <w:pStyle w:val="Corps"/>
        <w:ind w:left="0"/>
        <w:rPr>
          <w:lang w:val="en-GB"/>
        </w:rPr>
      </w:pPr>
      <w:r>
        <w:rPr>
          <w:lang w:val="en-GB"/>
        </w:rPr>
        <w:t xml:space="preserve">Since the three main systems are connected to the data bus they all need </w:t>
      </w:r>
      <w:proofErr w:type="spellStart"/>
      <w:proofErr w:type="gramStart"/>
      <w:r>
        <w:rPr>
          <w:lang w:val="en-GB"/>
        </w:rPr>
        <w:t>subfunction</w:t>
      </w:r>
      <w:proofErr w:type="spellEnd"/>
      <w:proofErr w:type="gramEnd"/>
      <w:r>
        <w:rPr>
          <w:lang w:val="en-GB"/>
        </w:rPr>
        <w:t xml:space="preserve"> F_CM to </w:t>
      </w:r>
      <w:r w:rsidR="004B5796">
        <w:rPr>
          <w:lang w:val="en-GB"/>
        </w:rPr>
        <w:t>handle</w:t>
      </w:r>
      <w:r>
        <w:rPr>
          <w:lang w:val="en-GB"/>
        </w:rPr>
        <w:t xml:space="preserve"> the communication protocol.</w:t>
      </w:r>
      <w:r w:rsidR="004B5796">
        <w:rPr>
          <w:lang w:val="en-GB"/>
        </w:rPr>
        <w:t xml:space="preserve"> MMS is the bus controller. The two channels can manage the serial bus, but only one channel is active at a time.</w:t>
      </w:r>
    </w:p>
    <w:p w:rsidR="003D2193" w:rsidRDefault="00015BB6" w:rsidP="00015BB6">
      <w:pPr>
        <w:pStyle w:val="Corps"/>
        <w:ind w:left="0"/>
        <w:rPr>
          <w:lang w:val="en-GB"/>
        </w:rPr>
      </w:pPr>
      <w:r>
        <w:rPr>
          <w:lang w:val="en-GB"/>
        </w:rPr>
        <w:t xml:space="preserve">The three main systems are </w:t>
      </w:r>
      <w:r w:rsidR="00AC0EFB">
        <w:rPr>
          <w:lang w:val="en-GB"/>
        </w:rPr>
        <w:t>all</w:t>
      </w:r>
      <w:r>
        <w:rPr>
          <w:lang w:val="en-GB"/>
        </w:rPr>
        <w:t xml:space="preserve"> in charge of energy management</w:t>
      </w:r>
      <w:r w:rsidR="00AC0EFB">
        <w:rPr>
          <w:lang w:val="en-GB"/>
        </w:rPr>
        <w:t xml:space="preserve"> in their own perimeter. There is</w:t>
      </w:r>
      <w:r>
        <w:rPr>
          <w:lang w:val="en-GB"/>
        </w:rPr>
        <w:t xml:space="preserve"> no functional redundancy. </w:t>
      </w:r>
      <w:r w:rsidR="008A169B">
        <w:rPr>
          <w:lang w:val="en-GB"/>
        </w:rPr>
        <w:t>EPS and HBS monitor energy consumption in their respective energy domain. They estimate the remaining electrical energy and hydraulic energy and send them to MMS. MMS aggrega</w:t>
      </w:r>
      <w:r w:rsidR="005C7C12">
        <w:rPr>
          <w:lang w:val="en-GB"/>
        </w:rPr>
        <w:t>tes, compares</w:t>
      </w:r>
      <w:r w:rsidR="008A169B">
        <w:rPr>
          <w:lang w:val="en-GB"/>
        </w:rPr>
        <w:t xml:space="preserve"> to what </w:t>
      </w:r>
      <w:r w:rsidR="005C7C12">
        <w:rPr>
          <w:lang w:val="en-GB"/>
        </w:rPr>
        <w:t>is needed to complete the mission, and makes decisions if needed.</w:t>
      </w:r>
    </w:p>
    <w:p w:rsidR="003D2193" w:rsidRDefault="003D2193">
      <w:pPr>
        <w:rPr>
          <w:lang w:val="en-GB"/>
        </w:rPr>
      </w:pPr>
      <w:r>
        <w:rPr>
          <w:lang w:val="en-GB"/>
        </w:rPr>
        <w:br w:type="page"/>
      </w:r>
    </w:p>
    <w:p w:rsidR="00015BB6" w:rsidRPr="00650323" w:rsidRDefault="00015BB6" w:rsidP="00015BB6">
      <w:pPr>
        <w:pStyle w:val="Corps"/>
        <w:ind w:left="0"/>
        <w:rPr>
          <w:lang w:val="en-GB"/>
        </w:rPr>
      </w:pPr>
    </w:p>
    <w:p w:rsidR="00FB2AEF" w:rsidRDefault="00FB2AEF" w:rsidP="001354C6">
      <w:pPr>
        <w:pStyle w:val="Heading2"/>
        <w:rPr>
          <w:lang w:val="en-GB"/>
        </w:rPr>
      </w:pPr>
      <w:bookmarkStart w:id="43" w:name="_Toc462179260"/>
      <w:r>
        <w:rPr>
          <w:lang w:val="en-GB"/>
        </w:rPr>
        <w:t>Communication Architecture</w:t>
      </w:r>
      <w:bookmarkEnd w:id="43"/>
    </w:p>
    <w:p w:rsidR="00FB2AEF" w:rsidRDefault="00C87061" w:rsidP="00C87061">
      <w:pPr>
        <w:pStyle w:val="Corps"/>
        <w:ind w:hanging="709"/>
        <w:rPr>
          <w:lang w:val="en-GB"/>
        </w:rPr>
      </w:pPr>
      <w:r w:rsidRPr="00C87061">
        <w:rPr>
          <w:noProof/>
          <w:lang w:val="en-GB" w:eastAsia="en-GB"/>
        </w:rPr>
        <w:drawing>
          <wp:inline distT="0" distB="0" distL="0" distR="0">
            <wp:extent cx="6120130" cy="3119677"/>
            <wp:effectExtent l="19050" t="19050" r="13970" b="23573"/>
            <wp:docPr id="2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3D2193" w:rsidRDefault="003D2193" w:rsidP="003D2193">
      <w:pPr>
        <w:pStyle w:val="Corps"/>
        <w:spacing w:before="120"/>
        <w:jc w:val="center"/>
        <w:rPr>
          <w:i/>
          <w:lang w:val="en-GB"/>
        </w:rPr>
      </w:pPr>
      <w:r>
        <w:rPr>
          <w:i/>
          <w:lang w:val="en-GB"/>
        </w:rPr>
        <w:t>Figure 7: Communication architecture</w:t>
      </w:r>
    </w:p>
    <w:p w:rsidR="003D2193" w:rsidRDefault="003D2193" w:rsidP="003D2193">
      <w:pPr>
        <w:pStyle w:val="Corps"/>
        <w:spacing w:before="120"/>
        <w:jc w:val="left"/>
        <w:rPr>
          <w:lang w:val="en-GB"/>
        </w:rPr>
      </w:pPr>
      <w:r>
        <w:rPr>
          <w:lang w:val="en-GB"/>
        </w:rPr>
        <w:t xml:space="preserve">Hardwired </w:t>
      </w:r>
      <w:proofErr w:type="spellStart"/>
      <w:r>
        <w:rPr>
          <w:lang w:val="en-GB"/>
        </w:rPr>
        <w:t>analog</w:t>
      </w:r>
      <w:proofErr w:type="spellEnd"/>
      <w:r>
        <w:rPr>
          <w:lang w:val="en-GB"/>
        </w:rPr>
        <w:t xml:space="preserve"> communications are </w:t>
      </w:r>
      <w:r w:rsidR="003E447B">
        <w:rPr>
          <w:lang w:val="en-GB"/>
        </w:rPr>
        <w:t xml:space="preserve">represented </w:t>
      </w:r>
      <w:r>
        <w:rPr>
          <w:lang w:val="en-GB"/>
        </w:rPr>
        <w:t>in red and digital communications in green.</w:t>
      </w:r>
    </w:p>
    <w:p w:rsidR="009D7D78" w:rsidRDefault="003D2193" w:rsidP="003D2193">
      <w:pPr>
        <w:pStyle w:val="Corps"/>
        <w:spacing w:before="120"/>
        <w:jc w:val="left"/>
        <w:rPr>
          <w:lang w:val="en-GB"/>
        </w:rPr>
      </w:pPr>
      <w:r>
        <w:rPr>
          <w:lang w:val="en-GB"/>
        </w:rPr>
        <w:t xml:space="preserve">µXAV must meet the no single failure </w:t>
      </w:r>
      <w:proofErr w:type="gramStart"/>
      <w:r>
        <w:rPr>
          <w:lang w:val="en-GB"/>
        </w:rPr>
        <w:t>rule .</w:t>
      </w:r>
      <w:proofErr w:type="gramEnd"/>
      <w:r>
        <w:rPr>
          <w:lang w:val="en-GB"/>
        </w:rPr>
        <w:t xml:space="preserve"> So </w:t>
      </w:r>
      <w:r w:rsidR="00DE6DF9">
        <w:rPr>
          <w:lang w:val="en-GB"/>
        </w:rPr>
        <w:t>two</w:t>
      </w:r>
      <w:r>
        <w:rPr>
          <w:lang w:val="en-GB"/>
        </w:rPr>
        <w:t xml:space="preserve"> paths, one digital and one </w:t>
      </w:r>
      <w:proofErr w:type="spellStart"/>
      <w:r>
        <w:rPr>
          <w:lang w:val="en-GB"/>
        </w:rPr>
        <w:t>analog</w:t>
      </w:r>
      <w:proofErr w:type="spellEnd"/>
      <w:r>
        <w:rPr>
          <w:lang w:val="en-GB"/>
        </w:rPr>
        <w:t xml:space="preserve">, exist for all </w:t>
      </w:r>
      <w:r w:rsidR="00DE6DF9">
        <w:rPr>
          <w:lang w:val="en-GB"/>
        </w:rPr>
        <w:t xml:space="preserve">safety </w:t>
      </w:r>
      <w:r w:rsidR="002944D7">
        <w:rPr>
          <w:lang w:val="en-GB"/>
        </w:rPr>
        <w:t xml:space="preserve">critical </w:t>
      </w:r>
      <w:r w:rsidR="00DE6DF9">
        <w:rPr>
          <w:lang w:val="en-GB"/>
        </w:rPr>
        <w:t xml:space="preserve">or mission </w:t>
      </w:r>
      <w:r>
        <w:rPr>
          <w:lang w:val="en-GB"/>
        </w:rPr>
        <w:t xml:space="preserve">critical </w:t>
      </w:r>
      <w:r w:rsidR="00DE6DF9">
        <w:rPr>
          <w:lang w:val="en-GB"/>
        </w:rPr>
        <w:t>information flows</w:t>
      </w:r>
      <w:r>
        <w:rPr>
          <w:lang w:val="en-GB"/>
        </w:rPr>
        <w:t xml:space="preserve">: sensor measurements, </w:t>
      </w:r>
      <w:r w:rsidR="00DE6DF9">
        <w:rPr>
          <w:lang w:val="en-GB"/>
        </w:rPr>
        <w:t xml:space="preserve">remaining </w:t>
      </w:r>
      <w:r>
        <w:rPr>
          <w:lang w:val="en-GB"/>
        </w:rPr>
        <w:t>energy capacities, actuation commands etc.</w:t>
      </w:r>
      <w:r w:rsidR="009D7D78">
        <w:rPr>
          <w:lang w:val="en-GB"/>
        </w:rPr>
        <w:t xml:space="preserve"> </w:t>
      </w:r>
      <w:r w:rsidR="002944D7">
        <w:rPr>
          <w:lang w:val="en-GB"/>
        </w:rPr>
        <w:t xml:space="preserve">The </w:t>
      </w:r>
      <w:proofErr w:type="spellStart"/>
      <w:r w:rsidR="002944D7">
        <w:rPr>
          <w:lang w:val="en-GB"/>
        </w:rPr>
        <w:t>a</w:t>
      </w:r>
      <w:r w:rsidR="00E47D13">
        <w:rPr>
          <w:lang w:val="en-GB"/>
        </w:rPr>
        <w:t>nalog</w:t>
      </w:r>
      <w:proofErr w:type="spellEnd"/>
      <w:r w:rsidR="00E47D13">
        <w:rPr>
          <w:lang w:val="en-GB"/>
        </w:rPr>
        <w:t xml:space="preserve"> links are </w:t>
      </w:r>
      <w:r w:rsidR="002944D7">
        <w:rPr>
          <w:lang w:val="en-GB"/>
        </w:rPr>
        <w:t xml:space="preserve">assumed </w:t>
      </w:r>
      <w:r w:rsidR="00E47D13">
        <w:rPr>
          <w:lang w:val="en-GB"/>
        </w:rPr>
        <w:t>resilient to very low electrical energy contrary to digital communications</w:t>
      </w:r>
      <w:r w:rsidR="002944D7">
        <w:rPr>
          <w:lang w:val="en-GB"/>
        </w:rPr>
        <w:t xml:space="preserve"> (so no loss of </w:t>
      </w:r>
      <w:proofErr w:type="spellStart"/>
      <w:r w:rsidR="002944D7">
        <w:rPr>
          <w:lang w:val="en-GB"/>
        </w:rPr>
        <w:t>analog</w:t>
      </w:r>
      <w:proofErr w:type="spellEnd"/>
      <w:r w:rsidR="002944D7">
        <w:rPr>
          <w:lang w:val="en-GB"/>
        </w:rPr>
        <w:t xml:space="preserve"> communications)</w:t>
      </w:r>
      <w:r w:rsidR="00E47D13">
        <w:rPr>
          <w:lang w:val="en-GB"/>
        </w:rPr>
        <w:t>.</w:t>
      </w:r>
    </w:p>
    <w:p w:rsidR="00DE6DF9" w:rsidRDefault="009D7D78" w:rsidP="003D2193">
      <w:pPr>
        <w:pStyle w:val="Corps"/>
        <w:spacing w:before="120"/>
        <w:jc w:val="left"/>
        <w:rPr>
          <w:lang w:val="en-GB"/>
        </w:rPr>
      </w:pPr>
      <w:r>
        <w:rPr>
          <w:lang w:val="en-GB"/>
        </w:rPr>
        <w:t xml:space="preserve">MMS has a single </w:t>
      </w:r>
      <w:r w:rsidR="008079FE">
        <w:rPr>
          <w:lang w:val="en-GB"/>
        </w:rPr>
        <w:t>numerical</w:t>
      </w:r>
      <w:r>
        <w:rPr>
          <w:lang w:val="en-GB"/>
        </w:rPr>
        <w:t xml:space="preserve"> </w:t>
      </w:r>
      <w:r w:rsidR="008079FE">
        <w:rPr>
          <w:lang w:val="en-GB"/>
        </w:rPr>
        <w:t>link</w:t>
      </w:r>
      <w:r w:rsidR="00E47D13">
        <w:rPr>
          <w:lang w:val="en-GB"/>
        </w:rPr>
        <w:t xml:space="preserve"> (data bus)</w:t>
      </w:r>
      <w:r>
        <w:rPr>
          <w:lang w:val="en-GB"/>
        </w:rPr>
        <w:t xml:space="preserve"> </w:t>
      </w:r>
      <w:r w:rsidR="00DE6DF9">
        <w:rPr>
          <w:lang w:val="en-GB"/>
        </w:rPr>
        <w:t xml:space="preserve">for two-way communication with </w:t>
      </w:r>
      <w:r>
        <w:rPr>
          <w:lang w:val="en-GB"/>
        </w:rPr>
        <w:t xml:space="preserve">EPS and HBS. </w:t>
      </w:r>
      <w:r w:rsidR="008079FE">
        <w:rPr>
          <w:lang w:val="en-GB"/>
        </w:rPr>
        <w:t>The two channels of the MMS computer are coupled to the bus and can be bus manager.</w:t>
      </w:r>
    </w:p>
    <w:p w:rsidR="001354C6" w:rsidRDefault="00625FBA" w:rsidP="001354C6">
      <w:pPr>
        <w:pStyle w:val="Heading2"/>
        <w:rPr>
          <w:lang w:val="en-GB"/>
        </w:rPr>
      </w:pPr>
      <w:bookmarkStart w:id="44" w:name="_Toc462179261"/>
      <w:r>
        <w:rPr>
          <w:lang w:val="en-GB"/>
        </w:rPr>
        <w:lastRenderedPageBreak/>
        <w:t xml:space="preserve">Electrical </w:t>
      </w:r>
      <w:r w:rsidR="001354C6">
        <w:rPr>
          <w:lang w:val="en-GB"/>
        </w:rPr>
        <w:t>Propulsion System</w:t>
      </w:r>
      <w:bookmarkEnd w:id="44"/>
      <w:r w:rsidR="001354C6">
        <w:rPr>
          <w:lang w:val="en-GB"/>
        </w:rPr>
        <w:t xml:space="preserve"> </w:t>
      </w:r>
    </w:p>
    <w:p w:rsidR="00CF6107" w:rsidRDefault="00CF6107" w:rsidP="00CF6107">
      <w:pPr>
        <w:pStyle w:val="Heading3"/>
        <w:rPr>
          <w:lang w:val="en-GB"/>
        </w:rPr>
      </w:pPr>
      <w:bookmarkStart w:id="45" w:name="_Toc462179262"/>
      <w:r>
        <w:rPr>
          <w:lang w:val="en-GB"/>
        </w:rPr>
        <w:t>Functional Architecture</w:t>
      </w:r>
      <w:bookmarkEnd w:id="45"/>
    </w:p>
    <w:p w:rsidR="00453DFF" w:rsidRDefault="004D7E95" w:rsidP="00453DFF">
      <w:pPr>
        <w:pStyle w:val="Corps"/>
        <w:ind w:hanging="709"/>
        <w:rPr>
          <w:lang w:val="en-GB"/>
        </w:rPr>
      </w:pPr>
      <w:r w:rsidRPr="004D7E95">
        <w:rPr>
          <w:noProof/>
          <w:lang w:val="en-GB" w:eastAsia="en-GB"/>
        </w:rPr>
        <w:drawing>
          <wp:inline distT="0" distB="0" distL="0" distR="0">
            <wp:extent cx="6120130" cy="3213734"/>
            <wp:effectExtent l="19050" t="19050" r="13970" b="24766"/>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6120130" cy="3213734"/>
                    </a:xfrm>
                    <a:prstGeom prst="rect">
                      <a:avLst/>
                    </a:prstGeom>
                    <a:noFill/>
                    <a:ln w="9525">
                      <a:solidFill>
                        <a:schemeClr val="accent1"/>
                      </a:solidFill>
                      <a:miter lim="800000"/>
                      <a:headEnd/>
                      <a:tailEnd/>
                    </a:ln>
                  </pic:spPr>
                </pic:pic>
              </a:graphicData>
            </a:graphic>
          </wp:inline>
        </w:drawing>
      </w:r>
    </w:p>
    <w:p w:rsidR="009216C4" w:rsidRPr="009216C4" w:rsidRDefault="009216C4" w:rsidP="009216C4">
      <w:pPr>
        <w:pStyle w:val="Corps"/>
        <w:jc w:val="center"/>
        <w:rPr>
          <w:i/>
          <w:lang w:val="en-GB"/>
        </w:rPr>
      </w:pPr>
      <w:r w:rsidRPr="009216C4">
        <w:rPr>
          <w:i/>
          <w:lang w:val="en-GB"/>
        </w:rPr>
        <w:t>Figure 8: Functional Architecture of the Electrical Propulsion System</w:t>
      </w:r>
    </w:p>
    <w:p w:rsidR="00526859" w:rsidRDefault="009216C4" w:rsidP="00526859">
      <w:pPr>
        <w:pStyle w:val="Corps"/>
        <w:rPr>
          <w:lang w:val="en-GB"/>
        </w:rPr>
      </w:pPr>
      <w:r>
        <w:rPr>
          <w:lang w:val="en-GB"/>
        </w:rPr>
        <w:t>At AV level the propulsion and braking energy domains are abstracted. Torques (</w:t>
      </w:r>
      <w:proofErr w:type="spellStart"/>
      <w:r>
        <w:rPr>
          <w:lang w:val="en-GB"/>
        </w:rPr>
        <w:t>m.N</w:t>
      </w:r>
      <w:proofErr w:type="spellEnd"/>
      <w:r>
        <w:rPr>
          <w:lang w:val="en-GB"/>
        </w:rPr>
        <w:t>) and energy (J) for mission viability analysis are the only notions manipulated at this level.</w:t>
      </w:r>
      <w:r w:rsidR="00235ED0">
        <w:rPr>
          <w:lang w:val="en-GB"/>
        </w:rPr>
        <w:t xml:space="preserve"> There is no need to convert torques into Volts or Amperes. </w:t>
      </w:r>
    </w:p>
    <w:p w:rsidR="00235ED0" w:rsidRPr="00526859" w:rsidRDefault="00235ED0" w:rsidP="00526859">
      <w:pPr>
        <w:pStyle w:val="Corps"/>
        <w:rPr>
          <w:lang w:val="en-GB"/>
        </w:rPr>
      </w:pPr>
      <w:r>
        <w:rPr>
          <w:lang w:val="en-GB"/>
        </w:rPr>
        <w:t>So the function in charge of this conversion energy conversion (F_PC) appears only at this level.</w:t>
      </w:r>
    </w:p>
    <w:p w:rsidR="00CF6107" w:rsidRDefault="00CF6107" w:rsidP="00CF6107">
      <w:pPr>
        <w:pStyle w:val="Heading3"/>
        <w:rPr>
          <w:lang w:val="en-GB"/>
        </w:rPr>
      </w:pPr>
      <w:bookmarkStart w:id="46" w:name="_Toc462179263"/>
      <w:r>
        <w:rPr>
          <w:lang w:val="en-GB"/>
        </w:rPr>
        <w:t>Organic Architecture</w:t>
      </w:r>
      <w:bookmarkEnd w:id="46"/>
    </w:p>
    <w:p w:rsidR="00CF6107" w:rsidRDefault="003C0EC6" w:rsidP="00CF6107">
      <w:pPr>
        <w:pStyle w:val="Corps"/>
        <w:rPr>
          <w:lang w:val="en-GB"/>
        </w:rPr>
      </w:pPr>
      <w:r>
        <w:rPr>
          <w:lang w:val="en-GB"/>
        </w:rPr>
        <w:t>It reflects the need for doubling the</w:t>
      </w:r>
      <w:r w:rsidR="001D5A53">
        <w:rPr>
          <w:lang w:val="en-GB"/>
        </w:rPr>
        <w:t xml:space="preserve"> resources from source</w:t>
      </w:r>
      <w:r>
        <w:rPr>
          <w:lang w:val="en-GB"/>
        </w:rPr>
        <w:t>s</w:t>
      </w:r>
      <w:r w:rsidR="001D5A53">
        <w:rPr>
          <w:lang w:val="en-GB"/>
        </w:rPr>
        <w:t xml:space="preserve"> to actuation</w:t>
      </w:r>
      <w:r>
        <w:rPr>
          <w:lang w:val="en-GB"/>
        </w:rPr>
        <w:t>s</w:t>
      </w:r>
      <w:r w:rsidR="001D5A53">
        <w:rPr>
          <w:lang w:val="en-GB"/>
        </w:rPr>
        <w:t>:</w:t>
      </w:r>
    </w:p>
    <w:p w:rsidR="001D5A53" w:rsidRDefault="001D5A53" w:rsidP="0094001A">
      <w:pPr>
        <w:pStyle w:val="Corps"/>
        <w:numPr>
          <w:ilvl w:val="0"/>
          <w:numId w:val="32"/>
        </w:numPr>
        <w:spacing w:before="60"/>
        <w:ind w:hanging="357"/>
        <w:rPr>
          <w:lang w:val="en-GB"/>
        </w:rPr>
      </w:pPr>
      <w:r>
        <w:rPr>
          <w:lang w:val="en-GB"/>
        </w:rPr>
        <w:t xml:space="preserve">There are two </w:t>
      </w:r>
      <w:r w:rsidR="003C0EC6">
        <w:rPr>
          <w:lang w:val="en-GB"/>
        </w:rPr>
        <w:t xml:space="preserve">electrical </w:t>
      </w:r>
      <w:r>
        <w:rPr>
          <w:lang w:val="en-GB"/>
        </w:rPr>
        <w:t>sources</w:t>
      </w:r>
      <w:r w:rsidR="003C0EC6">
        <w:rPr>
          <w:lang w:val="en-GB"/>
        </w:rPr>
        <w:t>,</w:t>
      </w:r>
      <w:r>
        <w:rPr>
          <w:lang w:val="en-GB"/>
        </w:rPr>
        <w:t xml:space="preserve"> </w:t>
      </w:r>
      <w:r w:rsidR="003C0EC6">
        <w:rPr>
          <w:lang w:val="en-GB"/>
        </w:rPr>
        <w:t xml:space="preserve">the primary (whose technology is </w:t>
      </w:r>
      <w:r>
        <w:rPr>
          <w:lang w:val="en-GB"/>
        </w:rPr>
        <w:t xml:space="preserve">still undefined) and </w:t>
      </w:r>
      <w:r w:rsidR="003C0EC6">
        <w:rPr>
          <w:lang w:val="en-GB"/>
        </w:rPr>
        <w:t xml:space="preserve">the </w:t>
      </w:r>
      <w:r w:rsidR="0013003A">
        <w:rPr>
          <w:lang w:val="en-GB"/>
        </w:rPr>
        <w:t>secondary (Li-Ion battery). The primary is energy efficient and t</w:t>
      </w:r>
      <w:r w:rsidR="00A1089C">
        <w:rPr>
          <w:lang w:val="en-GB"/>
        </w:rPr>
        <w:t>he secondary is power efficient. T</w:t>
      </w:r>
      <w:r w:rsidR="0013003A">
        <w:rPr>
          <w:lang w:val="en-GB"/>
        </w:rPr>
        <w:t>hey have complementary roles and operate jointly</w:t>
      </w:r>
      <w:r w:rsidR="00DE12CF">
        <w:rPr>
          <w:lang w:val="en-GB"/>
        </w:rPr>
        <w:t xml:space="preserve"> (see Desired Behaviour section)</w:t>
      </w:r>
      <w:r w:rsidR="0013003A">
        <w:rPr>
          <w:lang w:val="en-GB"/>
        </w:rPr>
        <w:t>,</w:t>
      </w:r>
    </w:p>
    <w:p w:rsidR="00DE13D7" w:rsidRDefault="00DE13D7" w:rsidP="0094001A">
      <w:pPr>
        <w:pStyle w:val="Corps"/>
        <w:numPr>
          <w:ilvl w:val="0"/>
          <w:numId w:val="32"/>
        </w:numPr>
        <w:spacing w:before="60"/>
        <w:ind w:hanging="357"/>
        <w:rPr>
          <w:lang w:val="en-GB"/>
        </w:rPr>
      </w:pPr>
      <w:r>
        <w:rPr>
          <w:lang w:val="en-GB"/>
        </w:rPr>
        <w:t xml:space="preserve">The </w:t>
      </w:r>
      <w:r w:rsidR="003C0EC6">
        <w:rPr>
          <w:lang w:val="en-GB"/>
        </w:rPr>
        <w:t xml:space="preserve">two corresponding </w:t>
      </w:r>
      <w:r>
        <w:rPr>
          <w:lang w:val="en-GB"/>
        </w:rPr>
        <w:t xml:space="preserve">adaptors are in charge of </w:t>
      </w:r>
      <w:r w:rsidR="003C0EC6">
        <w:rPr>
          <w:lang w:val="en-GB"/>
        </w:rPr>
        <w:t xml:space="preserve">modulating the </w:t>
      </w:r>
      <w:r>
        <w:rPr>
          <w:lang w:val="en-GB"/>
        </w:rPr>
        <w:t>tension</w:t>
      </w:r>
      <w:r w:rsidR="003C0EC6">
        <w:rPr>
          <w:lang w:val="en-GB"/>
        </w:rPr>
        <w:t xml:space="preserve"> delivered by each source</w:t>
      </w:r>
      <w:r w:rsidR="00B23884">
        <w:rPr>
          <w:lang w:val="en-GB"/>
        </w:rPr>
        <w:t>,</w:t>
      </w:r>
      <w:r>
        <w:rPr>
          <w:lang w:val="en-GB"/>
        </w:rPr>
        <w:t xml:space="preserve"> depending on the objective torque at cycle k</w:t>
      </w:r>
      <w:r w:rsidR="003C0EC6">
        <w:rPr>
          <w:lang w:val="en-GB"/>
        </w:rPr>
        <w:t>.</w:t>
      </w:r>
      <w:r>
        <w:rPr>
          <w:lang w:val="en-GB"/>
        </w:rPr>
        <w:t xml:space="preserve"> </w:t>
      </w:r>
      <w:r w:rsidR="00B23884">
        <w:rPr>
          <w:lang w:val="en-GB"/>
        </w:rPr>
        <w:t xml:space="preserve">The </w:t>
      </w:r>
      <w:r>
        <w:rPr>
          <w:lang w:val="en-GB"/>
        </w:rPr>
        <w:t xml:space="preserve">(tension, current) </w:t>
      </w:r>
      <w:r w:rsidR="00B23884">
        <w:rPr>
          <w:lang w:val="en-GB"/>
        </w:rPr>
        <w:t xml:space="preserve">delivered </w:t>
      </w:r>
      <w:r w:rsidR="003C0EC6">
        <w:rPr>
          <w:lang w:val="en-GB"/>
        </w:rPr>
        <w:t>at</w:t>
      </w:r>
      <w:r>
        <w:rPr>
          <w:lang w:val="en-GB"/>
        </w:rPr>
        <w:t xml:space="preserve"> each </w:t>
      </w:r>
      <w:r w:rsidR="003C0EC6">
        <w:rPr>
          <w:lang w:val="en-GB"/>
        </w:rPr>
        <w:t>DC motor’s ports must be such that the sum of the torques</w:t>
      </w:r>
      <w:r w:rsidR="00B23884">
        <w:rPr>
          <w:lang w:val="en-GB"/>
        </w:rPr>
        <w:t xml:space="preserve"> delivered by the electrical motors</w:t>
      </w:r>
      <w:r w:rsidR="003C0EC6">
        <w:rPr>
          <w:lang w:val="en-GB"/>
        </w:rPr>
        <w:t xml:space="preserve"> is as close as possible to the reference propulsion torque sent by MMS</w:t>
      </w:r>
      <w:r w:rsidR="00B23884">
        <w:rPr>
          <w:lang w:val="en-GB"/>
        </w:rPr>
        <w:t xml:space="preserve">. The propulsion torque is </w:t>
      </w:r>
      <w:r w:rsidR="003C0EC6">
        <w:rPr>
          <w:lang w:val="en-GB"/>
        </w:rPr>
        <w:t xml:space="preserve">set to zero </w:t>
      </w:r>
      <w:r w:rsidR="00B23884">
        <w:rPr>
          <w:lang w:val="en-GB"/>
        </w:rPr>
        <w:t>by MMS in braking phases</w:t>
      </w:r>
      <w:r>
        <w:rPr>
          <w:lang w:val="en-GB"/>
        </w:rPr>
        <w:t xml:space="preserve">. </w:t>
      </w:r>
      <w:r w:rsidR="00B23884">
        <w:rPr>
          <w:lang w:val="en-GB"/>
        </w:rPr>
        <w:t>The torque -&gt; (tension, current)</w:t>
      </w:r>
      <w:r>
        <w:rPr>
          <w:lang w:val="en-GB"/>
        </w:rPr>
        <w:t xml:space="preserve"> transduction is computed by the </w:t>
      </w:r>
      <w:proofErr w:type="spellStart"/>
      <w:r>
        <w:rPr>
          <w:lang w:val="en-GB"/>
        </w:rPr>
        <w:t>SoC</w:t>
      </w:r>
      <w:proofErr w:type="spellEnd"/>
      <w:r>
        <w:rPr>
          <w:lang w:val="en-GB"/>
        </w:rPr>
        <w:t xml:space="preserve"> and depends on the response curves end electrical characteristics of the motors,</w:t>
      </w:r>
    </w:p>
    <w:p w:rsidR="00DE13D7" w:rsidRDefault="00E43A3A" w:rsidP="0094001A">
      <w:pPr>
        <w:pStyle w:val="Corps"/>
        <w:numPr>
          <w:ilvl w:val="0"/>
          <w:numId w:val="32"/>
        </w:numPr>
        <w:spacing w:before="60"/>
        <w:ind w:hanging="357"/>
        <w:rPr>
          <w:lang w:val="en-GB"/>
        </w:rPr>
      </w:pPr>
      <w:r>
        <w:rPr>
          <w:lang w:val="en-GB"/>
        </w:rPr>
        <w:t>The crossbar</w:t>
      </w:r>
      <w:r w:rsidR="00B23884">
        <w:rPr>
          <w:lang w:val="en-GB"/>
        </w:rPr>
        <w:t>, computer controlled switches,</w:t>
      </w:r>
      <w:r>
        <w:rPr>
          <w:lang w:val="en-GB"/>
        </w:rPr>
        <w:t xml:space="preserve"> is unique</w:t>
      </w:r>
      <w:r w:rsidR="00B23884">
        <w:rPr>
          <w:lang w:val="en-GB"/>
        </w:rPr>
        <w:t>. I</w:t>
      </w:r>
      <w:r>
        <w:rPr>
          <w:lang w:val="en-GB"/>
        </w:rPr>
        <w:t xml:space="preserve">ts reliability (electromechanical device) is very </w:t>
      </w:r>
      <w:proofErr w:type="gramStart"/>
      <w:r>
        <w:rPr>
          <w:lang w:val="en-GB"/>
        </w:rPr>
        <w:t>good,</w:t>
      </w:r>
      <w:proofErr w:type="gramEnd"/>
      <w:r>
        <w:rPr>
          <w:lang w:val="en-GB"/>
        </w:rPr>
        <w:t xml:space="preserve"> far enough for the safety, reliability and availability objectives</w:t>
      </w:r>
      <w:r w:rsidR="00B23884">
        <w:rPr>
          <w:lang w:val="en-GB"/>
        </w:rPr>
        <w:t xml:space="preserve"> of µXAV, so there is no redundancy.</w:t>
      </w:r>
    </w:p>
    <w:p w:rsidR="00E43A3A" w:rsidRDefault="007A3122" w:rsidP="0094001A">
      <w:pPr>
        <w:pStyle w:val="Corps"/>
        <w:numPr>
          <w:ilvl w:val="0"/>
          <w:numId w:val="32"/>
        </w:numPr>
        <w:spacing w:before="60"/>
        <w:ind w:hanging="357"/>
        <w:rPr>
          <w:lang w:val="en-GB"/>
        </w:rPr>
      </w:pPr>
      <w:r>
        <w:rPr>
          <w:lang w:val="en-GB"/>
        </w:rPr>
        <w:lastRenderedPageBreak/>
        <w:t>The dual coil engine is made of two identical DC motors fixed on the same propeller shaft. They can fail independently with the same failure rate λ.</w:t>
      </w:r>
    </w:p>
    <w:p w:rsidR="00DE13D7" w:rsidRPr="00DE13D7" w:rsidRDefault="00DE13D7" w:rsidP="00DE13D7">
      <w:pPr>
        <w:pStyle w:val="Corps"/>
        <w:ind w:hanging="709"/>
        <w:rPr>
          <w:noProof/>
        </w:rPr>
      </w:pPr>
      <w:r w:rsidRPr="00DE13D7">
        <w:rPr>
          <w:noProof/>
          <w:lang w:val="en-GB" w:eastAsia="en-GB"/>
        </w:rPr>
        <w:drawing>
          <wp:inline distT="0" distB="0" distL="0" distR="0">
            <wp:extent cx="6120130" cy="3567448"/>
            <wp:effectExtent l="19050" t="19050" r="13970" b="13952"/>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6120130" cy="3567448"/>
                    </a:xfrm>
                    <a:prstGeom prst="rect">
                      <a:avLst/>
                    </a:prstGeom>
                    <a:noFill/>
                    <a:ln w="9525">
                      <a:solidFill>
                        <a:schemeClr val="accent1"/>
                      </a:solidFill>
                      <a:miter lim="800000"/>
                      <a:headEnd/>
                      <a:tailEnd/>
                    </a:ln>
                  </pic:spPr>
                </pic:pic>
              </a:graphicData>
            </a:graphic>
          </wp:inline>
        </w:drawing>
      </w:r>
    </w:p>
    <w:p w:rsidR="00DD0729" w:rsidRDefault="002D2494" w:rsidP="00DD0729">
      <w:pPr>
        <w:pStyle w:val="Corps"/>
        <w:ind w:hanging="709"/>
        <w:jc w:val="center"/>
        <w:rPr>
          <w:i/>
          <w:lang w:val="en-GB"/>
        </w:rPr>
      </w:pPr>
      <w:r>
        <w:rPr>
          <w:i/>
          <w:lang w:val="en-GB"/>
        </w:rPr>
        <w:t>Figure 9</w:t>
      </w:r>
      <w:r w:rsidR="00DD0729">
        <w:rPr>
          <w:i/>
          <w:lang w:val="en-GB"/>
        </w:rPr>
        <w:t>: Architecture of the Electrical Propulsion System</w:t>
      </w:r>
    </w:p>
    <w:p w:rsidR="0086135E" w:rsidRDefault="0086135E">
      <w:pPr>
        <w:rPr>
          <w:i/>
          <w:lang w:val="en-GB"/>
        </w:rPr>
      </w:pPr>
      <w:r>
        <w:rPr>
          <w:i/>
          <w:lang w:val="en-GB"/>
        </w:rPr>
        <w:br w:type="page"/>
      </w:r>
    </w:p>
    <w:p w:rsidR="0086135E" w:rsidRPr="00DD0729" w:rsidRDefault="0086135E" w:rsidP="0086135E">
      <w:pPr>
        <w:pStyle w:val="Corps"/>
        <w:ind w:hanging="709"/>
        <w:jc w:val="left"/>
        <w:rPr>
          <w:i/>
          <w:lang w:val="en-GB"/>
        </w:rPr>
      </w:pPr>
    </w:p>
    <w:p w:rsidR="001354C6" w:rsidRDefault="001354C6" w:rsidP="001354C6">
      <w:pPr>
        <w:pStyle w:val="Heading2"/>
        <w:rPr>
          <w:lang w:val="en-GB"/>
        </w:rPr>
      </w:pPr>
      <w:bookmarkStart w:id="47" w:name="_Toc462179264"/>
      <w:r>
        <w:rPr>
          <w:lang w:val="en-GB"/>
        </w:rPr>
        <w:t xml:space="preserve">Hydraulic </w:t>
      </w:r>
      <w:r w:rsidR="00625FBA">
        <w:rPr>
          <w:lang w:val="en-GB"/>
        </w:rPr>
        <w:t>Braking System</w:t>
      </w:r>
      <w:bookmarkEnd w:id="47"/>
    </w:p>
    <w:p w:rsidR="00CF6107" w:rsidRDefault="00CF6107" w:rsidP="00CF6107">
      <w:pPr>
        <w:pStyle w:val="Heading3"/>
        <w:rPr>
          <w:lang w:val="en-GB"/>
        </w:rPr>
      </w:pPr>
      <w:bookmarkStart w:id="48" w:name="_Toc462179265"/>
      <w:r>
        <w:rPr>
          <w:lang w:val="en-GB"/>
        </w:rPr>
        <w:t>Functional Architecture</w:t>
      </w:r>
      <w:bookmarkEnd w:id="48"/>
    </w:p>
    <w:p w:rsidR="00B23884" w:rsidRDefault="00BD62E2" w:rsidP="00BD62E2">
      <w:pPr>
        <w:pStyle w:val="Corps"/>
        <w:ind w:hanging="709"/>
        <w:rPr>
          <w:lang w:val="en-GB"/>
        </w:rPr>
      </w:pPr>
      <w:r w:rsidRPr="00BD62E2">
        <w:rPr>
          <w:noProof/>
          <w:lang w:val="en-GB" w:eastAsia="en-GB"/>
        </w:rPr>
        <w:drawing>
          <wp:inline distT="0" distB="0" distL="0" distR="0">
            <wp:extent cx="6120130" cy="3213734"/>
            <wp:effectExtent l="19050" t="19050" r="13970" b="24766"/>
            <wp:docPr id="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6120130" cy="3213734"/>
                    </a:xfrm>
                    <a:prstGeom prst="rect">
                      <a:avLst/>
                    </a:prstGeom>
                    <a:noFill/>
                    <a:ln w="9525">
                      <a:solidFill>
                        <a:srgbClr val="0070C0"/>
                      </a:solidFill>
                      <a:miter lim="800000"/>
                      <a:headEnd/>
                      <a:tailEnd/>
                    </a:ln>
                  </pic:spPr>
                </pic:pic>
              </a:graphicData>
            </a:graphic>
          </wp:inline>
        </w:drawing>
      </w:r>
    </w:p>
    <w:p w:rsidR="00340982" w:rsidRPr="00DD0729" w:rsidRDefault="00340982" w:rsidP="00340982">
      <w:pPr>
        <w:pStyle w:val="Corps"/>
        <w:ind w:hanging="709"/>
        <w:jc w:val="center"/>
        <w:rPr>
          <w:i/>
          <w:lang w:val="en-GB"/>
        </w:rPr>
      </w:pPr>
      <w:r>
        <w:rPr>
          <w:i/>
          <w:lang w:val="en-GB"/>
        </w:rPr>
        <w:t>Figure 10: Functional Architecture of the Hydraulic Braking System</w:t>
      </w:r>
    </w:p>
    <w:p w:rsidR="00340982" w:rsidRDefault="0086135E" w:rsidP="0086135E">
      <w:pPr>
        <w:pStyle w:val="Corps"/>
        <w:rPr>
          <w:lang w:val="en-GB"/>
        </w:rPr>
      </w:pPr>
      <w:r>
        <w:rPr>
          <w:lang w:val="en-GB"/>
        </w:rPr>
        <w:t>HBS has two specific functions:</w:t>
      </w:r>
    </w:p>
    <w:p w:rsidR="0086135E" w:rsidRDefault="0086135E" w:rsidP="0094001A">
      <w:pPr>
        <w:pStyle w:val="Corps"/>
        <w:numPr>
          <w:ilvl w:val="0"/>
          <w:numId w:val="33"/>
        </w:numPr>
        <w:rPr>
          <w:lang w:val="en-GB"/>
        </w:rPr>
      </w:pPr>
      <w:r>
        <w:rPr>
          <w:lang w:val="en-GB"/>
        </w:rPr>
        <w:t>Braking control</w:t>
      </w:r>
      <w:r w:rsidR="007D4661">
        <w:rPr>
          <w:lang w:val="en-GB"/>
        </w:rPr>
        <w:t xml:space="preserve"> (F_BC)</w:t>
      </w:r>
      <w:r>
        <w:rPr>
          <w:lang w:val="en-GB"/>
        </w:rPr>
        <w:t>. Similarly to EPS for the mechanical -&gt; electrical transduction this function has to convert the objective braking torque into (pressure, flow) values to be submitted to the ports of the hydraulic clutch. Contrary to propulsion, the actuation device is unique and assumed failure free (strong mechanical device).</w:t>
      </w:r>
    </w:p>
    <w:p w:rsidR="0086135E" w:rsidRPr="00B23884" w:rsidRDefault="007D4661" w:rsidP="0094001A">
      <w:pPr>
        <w:pStyle w:val="Corps"/>
        <w:numPr>
          <w:ilvl w:val="0"/>
          <w:numId w:val="33"/>
        </w:numPr>
        <w:rPr>
          <w:lang w:val="en-GB"/>
        </w:rPr>
      </w:pPr>
      <w:r>
        <w:rPr>
          <w:lang w:val="en-GB"/>
        </w:rPr>
        <w:t>Emergency Landing (F_EL)</w:t>
      </w:r>
      <w:r w:rsidR="00141A49">
        <w:rPr>
          <w:lang w:val="en-GB"/>
        </w:rPr>
        <w:t xml:space="preserve">. It has to drive the AV to zero altitude and zero speed state, preferably simultaneously. It has only braking commands available, whatever the wind conditions are. </w:t>
      </w:r>
      <w:r w:rsidR="00321096">
        <w:rPr>
          <w:lang w:val="en-GB"/>
        </w:rPr>
        <w:t xml:space="preserve">Since no energy can be supplied back to the AV, depending on wind conditions some residual speed at touchdown can’t be avoided. </w:t>
      </w:r>
    </w:p>
    <w:p w:rsidR="00CF6107" w:rsidRDefault="00CF6107" w:rsidP="00CF6107">
      <w:pPr>
        <w:pStyle w:val="Heading3"/>
        <w:rPr>
          <w:lang w:val="en-GB"/>
        </w:rPr>
      </w:pPr>
      <w:bookmarkStart w:id="49" w:name="_Toc462179266"/>
      <w:r>
        <w:rPr>
          <w:lang w:val="en-GB"/>
        </w:rPr>
        <w:lastRenderedPageBreak/>
        <w:t>Organic Architecture</w:t>
      </w:r>
      <w:bookmarkEnd w:id="49"/>
    </w:p>
    <w:p w:rsidR="00BD7805" w:rsidRDefault="00786F42" w:rsidP="00786F42">
      <w:pPr>
        <w:pStyle w:val="Corps"/>
        <w:ind w:hanging="709"/>
        <w:rPr>
          <w:lang w:val="en-GB"/>
        </w:rPr>
      </w:pPr>
      <w:r w:rsidRPr="00786F42">
        <w:rPr>
          <w:noProof/>
          <w:lang w:val="en-GB" w:eastAsia="en-GB"/>
        </w:rPr>
        <w:drawing>
          <wp:inline distT="0" distB="0" distL="0" distR="0">
            <wp:extent cx="6120130" cy="3237556"/>
            <wp:effectExtent l="19050" t="19050" r="13970" b="19994"/>
            <wp:docPr id="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6120130" cy="3237556"/>
                    </a:xfrm>
                    <a:prstGeom prst="rect">
                      <a:avLst/>
                    </a:prstGeom>
                    <a:noFill/>
                    <a:ln w="9525">
                      <a:solidFill>
                        <a:schemeClr val="accent1"/>
                      </a:solidFill>
                      <a:miter lim="800000"/>
                      <a:headEnd/>
                      <a:tailEnd/>
                    </a:ln>
                  </pic:spPr>
                </pic:pic>
              </a:graphicData>
            </a:graphic>
          </wp:inline>
        </w:drawing>
      </w:r>
    </w:p>
    <w:p w:rsidR="00BD7805" w:rsidRDefault="00BD7805" w:rsidP="00BD7805">
      <w:pPr>
        <w:pStyle w:val="Corps"/>
        <w:ind w:hanging="709"/>
        <w:jc w:val="center"/>
        <w:rPr>
          <w:i/>
          <w:lang w:val="en-GB"/>
        </w:rPr>
      </w:pPr>
      <w:r>
        <w:rPr>
          <w:i/>
          <w:lang w:val="en-GB"/>
        </w:rPr>
        <w:t xml:space="preserve">Figure </w:t>
      </w:r>
      <w:r w:rsidR="00340982">
        <w:rPr>
          <w:i/>
          <w:lang w:val="en-GB"/>
        </w:rPr>
        <w:t>11</w:t>
      </w:r>
      <w:r>
        <w:rPr>
          <w:i/>
          <w:lang w:val="en-GB"/>
        </w:rPr>
        <w:t>: Architecture of the Hydraulic Braking System</w:t>
      </w:r>
    </w:p>
    <w:p w:rsidR="007A1F03" w:rsidRDefault="007A1F03" w:rsidP="007A1F03">
      <w:pPr>
        <w:pStyle w:val="Corps"/>
        <w:jc w:val="left"/>
        <w:rPr>
          <w:lang w:val="en-GB"/>
        </w:rPr>
      </w:pPr>
      <w:r>
        <w:rPr>
          <w:lang w:val="en-GB"/>
        </w:rPr>
        <w:t>Similarly to EPS most of the hydraulic devices are made redundant (2-redundancy), except the mechanical devices that are very reliable.</w:t>
      </w:r>
    </w:p>
    <w:p w:rsidR="00DE00F8" w:rsidRPr="007A1F03" w:rsidRDefault="00DE00F8" w:rsidP="007A1F03">
      <w:pPr>
        <w:pStyle w:val="Corps"/>
        <w:jc w:val="left"/>
        <w:rPr>
          <w:lang w:val="en-GB"/>
        </w:rPr>
      </w:pPr>
      <w:r>
        <w:rPr>
          <w:lang w:val="en-GB"/>
        </w:rPr>
        <w:t xml:space="preserve">More detailed will be given at </w:t>
      </w:r>
      <w:proofErr w:type="spellStart"/>
      <w:r>
        <w:rPr>
          <w:lang w:val="en-GB"/>
        </w:rPr>
        <w:t>Modelica</w:t>
      </w:r>
      <w:proofErr w:type="spellEnd"/>
      <w:r>
        <w:rPr>
          <w:lang w:val="en-GB"/>
        </w:rPr>
        <w:t xml:space="preserve"> modelling level.</w:t>
      </w:r>
    </w:p>
    <w:p w:rsidR="00625FBA" w:rsidRDefault="00625FBA" w:rsidP="00625FBA">
      <w:pPr>
        <w:pStyle w:val="Heading2"/>
        <w:rPr>
          <w:lang w:val="en-GB"/>
        </w:rPr>
      </w:pPr>
      <w:bookmarkStart w:id="50" w:name="_Toc462179267"/>
      <w:r>
        <w:rPr>
          <w:lang w:val="en-GB"/>
        </w:rPr>
        <w:lastRenderedPageBreak/>
        <w:t>Mission Management System</w:t>
      </w:r>
      <w:bookmarkEnd w:id="50"/>
    </w:p>
    <w:p w:rsidR="00CF6107" w:rsidRDefault="00CF6107" w:rsidP="00CF6107">
      <w:pPr>
        <w:pStyle w:val="Heading3"/>
        <w:rPr>
          <w:lang w:val="en-GB"/>
        </w:rPr>
      </w:pPr>
      <w:bookmarkStart w:id="51" w:name="_Toc462179268"/>
      <w:r>
        <w:rPr>
          <w:lang w:val="en-GB"/>
        </w:rPr>
        <w:t>Functional Architecture</w:t>
      </w:r>
      <w:bookmarkEnd w:id="51"/>
    </w:p>
    <w:p w:rsidR="00534CEF" w:rsidRDefault="00534CEF" w:rsidP="00534CEF">
      <w:pPr>
        <w:pStyle w:val="Corps"/>
        <w:ind w:hanging="709"/>
        <w:rPr>
          <w:lang w:val="en-GB"/>
        </w:rPr>
      </w:pPr>
      <w:r w:rsidRPr="00534CEF">
        <w:rPr>
          <w:noProof/>
          <w:lang w:val="en-GB" w:eastAsia="en-GB"/>
        </w:rPr>
        <w:drawing>
          <wp:inline distT="0" distB="0" distL="0" distR="0">
            <wp:extent cx="6120130" cy="3209425"/>
            <wp:effectExtent l="19050" t="19050" r="13970" b="10025"/>
            <wp:docPr id="2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120130" cy="3209425"/>
                    </a:xfrm>
                    <a:prstGeom prst="rect">
                      <a:avLst/>
                    </a:prstGeom>
                    <a:noFill/>
                    <a:ln w="9525">
                      <a:solidFill>
                        <a:srgbClr val="0070C0"/>
                      </a:solidFill>
                      <a:miter lim="800000"/>
                      <a:headEnd/>
                      <a:tailEnd/>
                    </a:ln>
                  </pic:spPr>
                </pic:pic>
              </a:graphicData>
            </a:graphic>
          </wp:inline>
        </w:drawing>
      </w:r>
    </w:p>
    <w:p w:rsidR="00534CEF" w:rsidRPr="00DD0729" w:rsidRDefault="00534CEF" w:rsidP="00534CEF">
      <w:pPr>
        <w:pStyle w:val="Corps"/>
        <w:ind w:hanging="709"/>
        <w:jc w:val="center"/>
        <w:rPr>
          <w:i/>
          <w:lang w:val="en-GB"/>
        </w:rPr>
      </w:pPr>
      <w:r>
        <w:rPr>
          <w:i/>
          <w:lang w:val="en-GB"/>
        </w:rPr>
        <w:t>Figure 12: Functional Architecture of the Mission Management System</w:t>
      </w:r>
    </w:p>
    <w:p w:rsidR="00EB3C1E" w:rsidRDefault="00EB3C1E" w:rsidP="00EB3C1E">
      <w:pPr>
        <w:pStyle w:val="Corps"/>
        <w:jc w:val="left"/>
        <w:rPr>
          <w:lang w:val="en-GB"/>
        </w:rPr>
      </w:pPr>
      <w:r>
        <w:rPr>
          <w:lang w:val="en-GB"/>
        </w:rPr>
        <w:t>The function specific to MMS is Mission Control:</w:t>
      </w:r>
    </w:p>
    <w:p w:rsidR="00EB3C1E" w:rsidRDefault="00EB3C1E" w:rsidP="0094001A">
      <w:pPr>
        <w:pStyle w:val="Corps"/>
        <w:numPr>
          <w:ilvl w:val="0"/>
          <w:numId w:val="34"/>
        </w:numPr>
        <w:spacing w:before="60"/>
        <w:ind w:hanging="357"/>
        <w:jc w:val="left"/>
        <w:rPr>
          <w:lang w:val="en-GB"/>
        </w:rPr>
      </w:pPr>
      <w:r>
        <w:rPr>
          <w:lang w:val="en-GB"/>
        </w:rPr>
        <w:t xml:space="preserve">Sequencing of </w:t>
      </w:r>
      <w:r w:rsidR="0084762E">
        <w:rPr>
          <w:lang w:val="en-GB"/>
        </w:rPr>
        <w:t xml:space="preserve">the </w:t>
      </w:r>
      <w:r>
        <w:rPr>
          <w:lang w:val="en-GB"/>
        </w:rPr>
        <w:t xml:space="preserve">phases from system initialization to the completion message sent to GS. </w:t>
      </w:r>
    </w:p>
    <w:p w:rsidR="00EB3C1E" w:rsidRDefault="0084762E" w:rsidP="0094001A">
      <w:pPr>
        <w:pStyle w:val="Corps"/>
        <w:numPr>
          <w:ilvl w:val="0"/>
          <w:numId w:val="34"/>
        </w:numPr>
        <w:spacing w:before="60"/>
        <w:ind w:hanging="357"/>
        <w:jc w:val="left"/>
        <w:rPr>
          <w:lang w:val="en-GB"/>
        </w:rPr>
      </w:pPr>
      <w:r>
        <w:rPr>
          <w:lang w:val="en-GB"/>
        </w:rPr>
        <w:t xml:space="preserve">Mission </w:t>
      </w:r>
      <w:proofErr w:type="gramStart"/>
      <w:r>
        <w:rPr>
          <w:lang w:val="en-GB"/>
        </w:rPr>
        <w:t>planning,</w:t>
      </w:r>
      <w:proofErr w:type="gramEnd"/>
      <w:r>
        <w:rPr>
          <w:lang w:val="en-GB"/>
        </w:rPr>
        <w:t xml:space="preserve"> or viability analysis: are the component failures and the remaining energy capacities compatible with mission continuation?</w:t>
      </w:r>
    </w:p>
    <w:p w:rsidR="00EB3C1E" w:rsidRDefault="0084762E" w:rsidP="0094001A">
      <w:pPr>
        <w:pStyle w:val="Corps"/>
        <w:numPr>
          <w:ilvl w:val="0"/>
          <w:numId w:val="34"/>
        </w:numPr>
        <w:spacing w:before="60"/>
        <w:ind w:hanging="357"/>
        <w:jc w:val="left"/>
        <w:rPr>
          <w:lang w:val="en-GB"/>
        </w:rPr>
      </w:pPr>
      <w:r>
        <w:rPr>
          <w:lang w:val="en-GB"/>
        </w:rPr>
        <w:t>Mechanical control:  computation of alternate propulsion-braking torque commands to fly the AV at requested speed / altitude / range.</w:t>
      </w:r>
    </w:p>
    <w:p w:rsidR="00534CEF" w:rsidRDefault="00EB3C1E" w:rsidP="0084762E">
      <w:pPr>
        <w:pStyle w:val="Corps"/>
        <w:ind w:left="1429" w:hanging="720"/>
        <w:jc w:val="left"/>
        <w:rPr>
          <w:lang w:val="en-GB"/>
        </w:rPr>
      </w:pPr>
      <w:r>
        <w:rPr>
          <w:lang w:val="en-GB"/>
        </w:rPr>
        <w:t>MMS has no role in F_EL.</w:t>
      </w:r>
    </w:p>
    <w:p w:rsidR="00EB3C1E" w:rsidRPr="00534CEF" w:rsidRDefault="00EB3C1E" w:rsidP="0084762E">
      <w:pPr>
        <w:pStyle w:val="Corps"/>
        <w:spacing w:before="60"/>
        <w:ind w:left="1429" w:hanging="720"/>
        <w:jc w:val="left"/>
        <w:rPr>
          <w:lang w:val="en-GB"/>
        </w:rPr>
      </w:pPr>
      <w:r>
        <w:rPr>
          <w:lang w:val="en-GB"/>
        </w:rPr>
        <w:t>MMS contribution</w:t>
      </w:r>
      <w:r w:rsidR="0084762E">
        <w:rPr>
          <w:lang w:val="en-GB"/>
        </w:rPr>
        <w:t>s</w:t>
      </w:r>
      <w:r>
        <w:rPr>
          <w:lang w:val="en-GB"/>
        </w:rPr>
        <w:t xml:space="preserve"> to F_HM (Maintenance) will be detailed in later versions.</w:t>
      </w:r>
    </w:p>
    <w:p w:rsidR="00CF6107" w:rsidRDefault="00CF6107" w:rsidP="00CF6107">
      <w:pPr>
        <w:pStyle w:val="Heading3"/>
        <w:rPr>
          <w:lang w:val="en-GB"/>
        </w:rPr>
      </w:pPr>
      <w:bookmarkStart w:id="52" w:name="_Toc462179269"/>
      <w:r>
        <w:rPr>
          <w:lang w:val="en-GB"/>
        </w:rPr>
        <w:lastRenderedPageBreak/>
        <w:t>Organic Architecture</w:t>
      </w:r>
      <w:bookmarkEnd w:id="52"/>
    </w:p>
    <w:p w:rsidR="001C7A1D" w:rsidRDefault="001C7A1D" w:rsidP="001C7A1D">
      <w:pPr>
        <w:pStyle w:val="Corps"/>
        <w:ind w:hanging="709"/>
        <w:rPr>
          <w:lang w:val="en-GB"/>
        </w:rPr>
      </w:pPr>
      <w:r w:rsidRPr="001C7A1D">
        <w:rPr>
          <w:noProof/>
          <w:lang w:val="en-GB" w:eastAsia="en-GB"/>
        </w:rPr>
        <w:drawing>
          <wp:inline distT="0" distB="0" distL="0" distR="0">
            <wp:extent cx="6120130" cy="3130756"/>
            <wp:effectExtent l="19050" t="19050" r="13970" b="12494"/>
            <wp:docPr id="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6120130" cy="3130756"/>
                    </a:xfrm>
                    <a:prstGeom prst="rect">
                      <a:avLst/>
                    </a:prstGeom>
                    <a:noFill/>
                    <a:ln w="9525">
                      <a:solidFill>
                        <a:srgbClr val="0070C0"/>
                      </a:solidFill>
                      <a:miter lim="800000"/>
                      <a:headEnd/>
                      <a:tailEnd/>
                    </a:ln>
                  </pic:spPr>
                </pic:pic>
              </a:graphicData>
            </a:graphic>
          </wp:inline>
        </w:drawing>
      </w:r>
    </w:p>
    <w:p w:rsidR="001C7A1D" w:rsidRPr="00DD0729" w:rsidRDefault="001C7A1D" w:rsidP="001C7A1D">
      <w:pPr>
        <w:pStyle w:val="Corps"/>
        <w:ind w:hanging="709"/>
        <w:jc w:val="center"/>
        <w:rPr>
          <w:i/>
          <w:lang w:val="en-GB"/>
        </w:rPr>
      </w:pPr>
      <w:r>
        <w:rPr>
          <w:i/>
          <w:lang w:val="en-GB"/>
        </w:rPr>
        <w:t>Figure 12: Organic Architecture of the Mission Management System</w:t>
      </w:r>
    </w:p>
    <w:p w:rsidR="001C7A1D" w:rsidRDefault="0047235C" w:rsidP="0047235C">
      <w:pPr>
        <w:pStyle w:val="Corps"/>
        <w:rPr>
          <w:lang w:val="en-GB"/>
        </w:rPr>
      </w:pPr>
      <w:r>
        <w:rPr>
          <w:lang w:val="en-GB"/>
        </w:rPr>
        <w:t xml:space="preserve">The figure is not complete .wt. communications (see Communication architecture): MMS receives the mechanical sensor values (p, </w:t>
      </w:r>
      <w:proofErr w:type="spellStart"/>
      <w:r>
        <w:rPr>
          <w:lang w:val="en-GB"/>
        </w:rPr>
        <w:t>pdot</w:t>
      </w:r>
      <w:proofErr w:type="spellEnd"/>
      <w:r>
        <w:rPr>
          <w:lang w:val="en-GB"/>
        </w:rPr>
        <w:t xml:space="preserve">, q), and </w:t>
      </w:r>
      <w:proofErr w:type="spellStart"/>
      <w:r>
        <w:rPr>
          <w:lang w:val="en-GB"/>
        </w:rPr>
        <w:t>datas</w:t>
      </w:r>
      <w:proofErr w:type="spellEnd"/>
      <w:r>
        <w:rPr>
          <w:lang w:val="en-GB"/>
        </w:rPr>
        <w:t xml:space="preserve"> from EPS and HBS.</w:t>
      </w:r>
    </w:p>
    <w:p w:rsidR="0047235C" w:rsidRPr="001C7A1D" w:rsidRDefault="00AB75BD" w:rsidP="0047235C">
      <w:pPr>
        <w:pStyle w:val="Corps"/>
        <w:rPr>
          <w:lang w:val="en-GB"/>
        </w:rPr>
      </w:pPr>
      <w:r>
        <w:rPr>
          <w:lang w:val="en-GB"/>
        </w:rPr>
        <w:t>MS is represented apart from MMS, but as explained before, it has the same computation resources as MMS. So to be accurate MS should be represented overlaid with MMS, but then could not be distinguished from it.</w:t>
      </w:r>
    </w:p>
    <w:p w:rsidR="00086DB0" w:rsidRDefault="00086DB0" w:rsidP="00086DB0">
      <w:pPr>
        <w:pStyle w:val="Heading2"/>
        <w:rPr>
          <w:lang w:val="en-GB"/>
        </w:rPr>
      </w:pPr>
      <w:bookmarkStart w:id="53" w:name="_Toc462179270"/>
      <w:r>
        <w:rPr>
          <w:lang w:val="en-GB"/>
        </w:rPr>
        <w:t>Maintenance System</w:t>
      </w:r>
      <w:bookmarkEnd w:id="53"/>
    </w:p>
    <w:p w:rsidR="00CF6107" w:rsidRDefault="00CF6107" w:rsidP="00CF6107">
      <w:pPr>
        <w:pStyle w:val="Heading3"/>
        <w:rPr>
          <w:lang w:val="en-GB"/>
        </w:rPr>
      </w:pPr>
      <w:bookmarkStart w:id="54" w:name="_Toc462179271"/>
      <w:r>
        <w:rPr>
          <w:lang w:val="en-GB"/>
        </w:rPr>
        <w:t>Functional Architecture</w:t>
      </w:r>
      <w:bookmarkEnd w:id="54"/>
    </w:p>
    <w:p w:rsidR="001552BA" w:rsidRDefault="001552BA" w:rsidP="001552BA">
      <w:pPr>
        <w:pStyle w:val="Corps"/>
        <w:rPr>
          <w:lang w:val="en-GB"/>
        </w:rPr>
      </w:pPr>
      <w:r>
        <w:rPr>
          <w:lang w:val="en-GB"/>
        </w:rPr>
        <w:t xml:space="preserve">MS will have a diagnostic function and a prognostic function. </w:t>
      </w:r>
    </w:p>
    <w:p w:rsidR="001552BA" w:rsidRPr="001552BA" w:rsidRDefault="001552BA" w:rsidP="001552BA">
      <w:pPr>
        <w:pStyle w:val="Corps"/>
        <w:rPr>
          <w:lang w:val="en-GB"/>
        </w:rPr>
      </w:pPr>
      <w:r>
        <w:rPr>
          <w:lang w:val="en-GB"/>
        </w:rPr>
        <w:t>In the first version of the use case, only simple diagnostic is implemented (</w:t>
      </w:r>
      <w:r w:rsidR="00581FE4">
        <w:rPr>
          <w:lang w:val="en-GB"/>
        </w:rPr>
        <w:t xml:space="preserve">Boolean equations </w:t>
      </w:r>
      <w:r>
        <w:rPr>
          <w:lang w:val="en-GB"/>
        </w:rPr>
        <w:t>detailed at modelling level).</w:t>
      </w:r>
    </w:p>
    <w:p w:rsidR="00CF6107" w:rsidRDefault="00CF6107" w:rsidP="00CF6107">
      <w:pPr>
        <w:pStyle w:val="Heading3"/>
        <w:rPr>
          <w:lang w:val="en-GB"/>
        </w:rPr>
      </w:pPr>
      <w:bookmarkStart w:id="55" w:name="_Toc462179272"/>
      <w:r>
        <w:rPr>
          <w:lang w:val="en-GB"/>
        </w:rPr>
        <w:t>Organic Architecture</w:t>
      </w:r>
      <w:bookmarkEnd w:id="55"/>
    </w:p>
    <w:p w:rsidR="001552BA" w:rsidRDefault="001552BA" w:rsidP="00E3770C">
      <w:pPr>
        <w:pStyle w:val="Corps"/>
        <w:spacing w:before="60"/>
        <w:rPr>
          <w:lang w:val="en-GB"/>
        </w:rPr>
      </w:pPr>
      <w:r>
        <w:rPr>
          <w:lang w:val="en-GB"/>
        </w:rPr>
        <w:t>MS is distributed over the EPS’ and HBS’ ECUs, and on the mission computer.</w:t>
      </w:r>
    </w:p>
    <w:p w:rsidR="00E3770C" w:rsidRPr="001552BA" w:rsidRDefault="00E3770C" w:rsidP="00E3770C">
      <w:pPr>
        <w:pStyle w:val="Corps"/>
        <w:spacing w:before="60"/>
        <w:rPr>
          <w:lang w:val="en-GB"/>
        </w:rPr>
      </w:pPr>
      <w:r>
        <w:rPr>
          <w:lang w:val="en-GB"/>
        </w:rPr>
        <w:t>In upgraded versions of µXAV, a mass data recorder will be added for trend monitoring.</w:t>
      </w:r>
    </w:p>
    <w:p w:rsidR="00235656" w:rsidRDefault="00625FBA" w:rsidP="00625FBA">
      <w:pPr>
        <w:pStyle w:val="Heading1"/>
        <w:rPr>
          <w:lang w:val="en-GB"/>
        </w:rPr>
      </w:pPr>
      <w:bookmarkStart w:id="56" w:name="_Toc462179273"/>
      <w:r>
        <w:rPr>
          <w:lang w:val="en-GB"/>
        </w:rPr>
        <w:lastRenderedPageBreak/>
        <w:t>Defined Intended Functions</w:t>
      </w:r>
      <w:bookmarkEnd w:id="56"/>
    </w:p>
    <w:p w:rsidR="00A03D78" w:rsidRDefault="00A03D78" w:rsidP="00AF3A82">
      <w:pPr>
        <w:pStyle w:val="Heading2"/>
        <w:rPr>
          <w:lang w:val="en-GB"/>
        </w:rPr>
      </w:pPr>
      <w:bookmarkStart w:id="57" w:name="_Toc462179274"/>
      <w:r>
        <w:rPr>
          <w:lang w:val="en-GB"/>
        </w:rPr>
        <w:t>Introduction</w:t>
      </w:r>
      <w:bookmarkEnd w:id="57"/>
    </w:p>
    <w:p w:rsidR="00D91C30" w:rsidRDefault="00D91C30" w:rsidP="00D91C30">
      <w:pPr>
        <w:pStyle w:val="Corps"/>
        <w:rPr>
          <w:lang w:val="en-GB"/>
        </w:rPr>
      </w:pPr>
      <w:r>
        <w:rPr>
          <w:lang w:val="en-GB"/>
        </w:rPr>
        <w:t xml:space="preserve">This part is assumed to be the capture of the Desired Behaviour, at AV level and then at System Level. Information is expected to be enough precise and complete </w:t>
      </w:r>
      <w:r w:rsidR="006F5ED6">
        <w:rPr>
          <w:lang w:val="en-GB"/>
        </w:rPr>
        <w:t>to make implementation possible at item level. Mapping of the system requirements on the items is done in this section.</w:t>
      </w:r>
      <w:r>
        <w:rPr>
          <w:lang w:val="en-GB"/>
        </w:rPr>
        <w:t xml:space="preserve"> </w:t>
      </w:r>
    </w:p>
    <w:p w:rsidR="009C3822" w:rsidRDefault="00FA705F" w:rsidP="00D91C30">
      <w:pPr>
        <w:pStyle w:val="Corps"/>
        <w:rPr>
          <w:lang w:val="en-GB"/>
        </w:rPr>
      </w:pPr>
      <w:r>
        <w:rPr>
          <w:lang w:val="en-GB"/>
        </w:rPr>
        <w:t xml:space="preserve">Handling </w:t>
      </w:r>
      <w:r w:rsidR="00D91C30" w:rsidRPr="00FA705F">
        <w:rPr>
          <w:i/>
          <w:lang w:val="en-GB"/>
        </w:rPr>
        <w:t>OP Correctness</w:t>
      </w:r>
      <w:r w:rsidR="00D91C30">
        <w:rPr>
          <w:lang w:val="en-GB"/>
        </w:rPr>
        <w:t xml:space="preserve"> </w:t>
      </w:r>
      <w:r>
        <w:rPr>
          <w:lang w:val="en-GB"/>
        </w:rPr>
        <w:t xml:space="preserve">verification </w:t>
      </w:r>
      <w:r w:rsidR="006F5ED6">
        <w:rPr>
          <w:lang w:val="en-GB"/>
        </w:rPr>
        <w:t xml:space="preserve">on the use case’s DIF and implementation </w:t>
      </w:r>
      <w:r>
        <w:rPr>
          <w:lang w:val="en-GB"/>
        </w:rPr>
        <w:t>would be facilitated by</w:t>
      </w:r>
      <w:r w:rsidR="006F5ED6">
        <w:rPr>
          <w:lang w:val="en-GB"/>
        </w:rPr>
        <w:t xml:space="preserve"> separating the</w:t>
      </w:r>
      <w:r>
        <w:rPr>
          <w:lang w:val="en-GB"/>
        </w:rPr>
        <w:t xml:space="preserve"> </w:t>
      </w:r>
      <w:r w:rsidR="00D91C30">
        <w:rPr>
          <w:lang w:val="en-GB"/>
        </w:rPr>
        <w:t>declarative part</w:t>
      </w:r>
      <w:r>
        <w:rPr>
          <w:lang w:val="en-GB"/>
        </w:rPr>
        <w:t>s</w:t>
      </w:r>
      <w:r w:rsidR="00D91C30">
        <w:rPr>
          <w:lang w:val="en-GB"/>
        </w:rPr>
        <w:t xml:space="preserve"> from the constructive</w:t>
      </w:r>
      <w:r>
        <w:rPr>
          <w:lang w:val="en-GB"/>
        </w:rPr>
        <w:t xml:space="preserve"> ones</w:t>
      </w:r>
      <w:r w:rsidR="006F5ED6">
        <w:rPr>
          <w:lang w:val="en-GB"/>
        </w:rPr>
        <w:t xml:space="preserve"> in the DIFs</w:t>
      </w:r>
      <w:r w:rsidR="0054427B">
        <w:rPr>
          <w:lang w:val="en-GB"/>
        </w:rPr>
        <w:t>. The goal is to de</w:t>
      </w:r>
      <w:r>
        <w:rPr>
          <w:lang w:val="en-GB"/>
        </w:rPr>
        <w:t>lineate</w:t>
      </w:r>
      <w:r w:rsidR="0054427B">
        <w:rPr>
          <w:lang w:val="en-GB"/>
        </w:rPr>
        <w:t xml:space="preserve"> </w:t>
      </w:r>
      <w:r w:rsidR="00505518">
        <w:rPr>
          <w:lang w:val="en-GB"/>
        </w:rPr>
        <w:t xml:space="preserve">the three </w:t>
      </w:r>
      <w:r w:rsidR="009C3822">
        <w:rPr>
          <w:lang w:val="en-GB"/>
        </w:rPr>
        <w:t xml:space="preserve">different </w:t>
      </w:r>
      <w:r w:rsidR="00505518">
        <w:rPr>
          <w:lang w:val="en-GB"/>
        </w:rPr>
        <w:t>kinds of Correctness verification</w:t>
      </w:r>
      <w:r w:rsidR="009C3822">
        <w:rPr>
          <w:lang w:val="en-GB"/>
        </w:rPr>
        <w:t>, from a conceptual and tooling perspective</w:t>
      </w:r>
      <w:r>
        <w:rPr>
          <w:lang w:val="en-GB"/>
        </w:rPr>
        <w:t xml:space="preserve">: </w:t>
      </w:r>
    </w:p>
    <w:p w:rsidR="009C3822" w:rsidRDefault="009C3822" w:rsidP="0094001A">
      <w:pPr>
        <w:pStyle w:val="Corps"/>
        <w:numPr>
          <w:ilvl w:val="0"/>
          <w:numId w:val="46"/>
        </w:numPr>
        <w:spacing w:before="0"/>
        <w:ind w:firstLine="698"/>
        <w:rPr>
          <w:lang w:val="en-GB"/>
        </w:rPr>
      </w:pPr>
      <w:r>
        <w:rPr>
          <w:lang w:val="en-GB"/>
        </w:rPr>
        <w:t>set inclusions</w:t>
      </w:r>
      <w:r w:rsidR="00E02FAF">
        <w:rPr>
          <w:lang w:val="en-GB"/>
        </w:rPr>
        <w:t xml:space="preserve"> (property –&gt; property)</w:t>
      </w:r>
      <w:r>
        <w:rPr>
          <w:lang w:val="en-GB"/>
        </w:rPr>
        <w:t>,</w:t>
      </w:r>
    </w:p>
    <w:p w:rsidR="009C3822" w:rsidRDefault="009C3822" w:rsidP="0094001A">
      <w:pPr>
        <w:pStyle w:val="Corps"/>
        <w:numPr>
          <w:ilvl w:val="0"/>
          <w:numId w:val="46"/>
        </w:numPr>
        <w:spacing w:before="0"/>
        <w:ind w:firstLine="698"/>
        <w:rPr>
          <w:lang w:val="en-GB"/>
        </w:rPr>
      </w:pPr>
      <w:r>
        <w:rPr>
          <w:lang w:val="en-GB"/>
        </w:rPr>
        <w:t>satisfiability relations</w:t>
      </w:r>
      <w:r w:rsidR="00E02FAF">
        <w:rPr>
          <w:lang w:val="en-GB"/>
        </w:rPr>
        <w:t xml:space="preserve"> (behaviour -&gt; property)</w:t>
      </w:r>
      <w:r>
        <w:rPr>
          <w:lang w:val="en-GB"/>
        </w:rPr>
        <w:t>,</w:t>
      </w:r>
    </w:p>
    <w:p w:rsidR="00D91C30" w:rsidRPr="009C3822" w:rsidRDefault="0054427B" w:rsidP="0094001A">
      <w:pPr>
        <w:pStyle w:val="Corps"/>
        <w:numPr>
          <w:ilvl w:val="0"/>
          <w:numId w:val="46"/>
        </w:numPr>
        <w:spacing w:before="0"/>
        <w:ind w:firstLine="698"/>
        <w:rPr>
          <w:lang w:val="en-GB"/>
        </w:rPr>
      </w:pPr>
      <w:proofErr w:type="gramStart"/>
      <w:r w:rsidRPr="009C3822">
        <w:rPr>
          <w:lang w:val="en-GB"/>
        </w:rPr>
        <w:t>behaviour</w:t>
      </w:r>
      <w:proofErr w:type="gramEnd"/>
      <w:r w:rsidRPr="009C3822">
        <w:rPr>
          <w:lang w:val="en-GB"/>
        </w:rPr>
        <w:t xml:space="preserve"> </w:t>
      </w:r>
      <w:r w:rsidR="00FA705F" w:rsidRPr="009C3822">
        <w:rPr>
          <w:lang w:val="en-GB"/>
        </w:rPr>
        <w:t>inclusions</w:t>
      </w:r>
      <w:r w:rsidR="00E02FAF">
        <w:rPr>
          <w:lang w:val="en-GB"/>
        </w:rPr>
        <w:t xml:space="preserve"> (behaviour -&gt; behaviour)</w:t>
      </w:r>
      <w:r w:rsidR="009C3822">
        <w:rPr>
          <w:lang w:val="en-GB"/>
        </w:rPr>
        <w:t>.</w:t>
      </w:r>
    </w:p>
    <w:p w:rsidR="00D91C30" w:rsidRDefault="00FA705F" w:rsidP="00D91C30">
      <w:pPr>
        <w:pStyle w:val="Corps"/>
        <w:rPr>
          <w:lang w:val="en-GB"/>
        </w:rPr>
      </w:pPr>
      <w:r>
        <w:rPr>
          <w:lang w:val="en-GB"/>
        </w:rPr>
        <w:t>So</w:t>
      </w:r>
      <w:r w:rsidR="0054427B">
        <w:rPr>
          <w:lang w:val="en-GB"/>
        </w:rPr>
        <w:t xml:space="preserve"> a DIF </w:t>
      </w:r>
      <w:r>
        <w:rPr>
          <w:lang w:val="en-GB"/>
        </w:rPr>
        <w:t>is described in three paragraphs:</w:t>
      </w:r>
    </w:p>
    <w:p w:rsidR="009219E6" w:rsidRDefault="009219E6" w:rsidP="002F5640">
      <w:pPr>
        <w:pStyle w:val="Corps"/>
        <w:numPr>
          <w:ilvl w:val="0"/>
          <w:numId w:val="13"/>
        </w:numPr>
        <w:spacing w:before="60"/>
        <w:ind w:hanging="357"/>
        <w:rPr>
          <w:lang w:val="en-GB"/>
        </w:rPr>
      </w:pPr>
      <w:r>
        <w:rPr>
          <w:i/>
          <w:lang w:val="en-GB"/>
        </w:rPr>
        <w:t>Design Rational</w:t>
      </w:r>
      <w:r w:rsidRPr="00B50553">
        <w:rPr>
          <w:lang w:val="en-GB"/>
        </w:rPr>
        <w:t>:</w:t>
      </w:r>
      <w:r>
        <w:rPr>
          <w:lang w:val="en-GB"/>
        </w:rPr>
        <w:t xml:space="preserve"> </w:t>
      </w:r>
      <w:r w:rsidR="00FA705F">
        <w:rPr>
          <w:lang w:val="en-GB"/>
        </w:rPr>
        <w:t>the why</w:t>
      </w:r>
      <w:r w:rsidR="0093506A">
        <w:rPr>
          <w:lang w:val="en-GB"/>
        </w:rPr>
        <w:t xml:space="preserve"> of the functional architecture</w:t>
      </w:r>
      <w:r>
        <w:rPr>
          <w:lang w:val="en-GB"/>
        </w:rPr>
        <w:t>,</w:t>
      </w:r>
      <w:r w:rsidR="0093506A">
        <w:rPr>
          <w:lang w:val="en-GB"/>
        </w:rPr>
        <w:t xml:space="preserve"> of the properties and imposed behaviours (solution-oriented specifications),</w:t>
      </w:r>
    </w:p>
    <w:p w:rsidR="00E5414B" w:rsidRPr="00E5414B" w:rsidRDefault="00FA705F" w:rsidP="002F5640">
      <w:pPr>
        <w:pStyle w:val="Corps"/>
        <w:numPr>
          <w:ilvl w:val="0"/>
          <w:numId w:val="13"/>
        </w:numPr>
        <w:spacing w:before="60"/>
        <w:ind w:hanging="357"/>
        <w:rPr>
          <w:lang w:val="en-GB"/>
        </w:rPr>
      </w:pPr>
      <w:r>
        <w:rPr>
          <w:i/>
          <w:lang w:val="en-GB"/>
        </w:rPr>
        <w:t xml:space="preserve">Declarative </w:t>
      </w:r>
      <w:r w:rsidR="00E5414B">
        <w:rPr>
          <w:i/>
          <w:lang w:val="en-GB"/>
        </w:rPr>
        <w:t xml:space="preserve">part: </w:t>
      </w:r>
      <w:r w:rsidR="00E5414B">
        <w:rPr>
          <w:lang w:val="en-GB"/>
        </w:rPr>
        <w:t>the behavioural properties that can be compared to</w:t>
      </w:r>
      <w:r w:rsidR="0093506A">
        <w:rPr>
          <w:lang w:val="en-GB"/>
        </w:rPr>
        <w:t xml:space="preserve"> upper level properties (narrowing of the space of conformant behaviours</w:t>
      </w:r>
      <w:r w:rsidR="00E5414B">
        <w:rPr>
          <w:lang w:val="en-GB"/>
        </w:rPr>
        <w:t xml:space="preserve">) or evaluated on </w:t>
      </w:r>
      <w:r w:rsidR="0093506A">
        <w:rPr>
          <w:lang w:val="en-GB"/>
        </w:rPr>
        <w:t>concrete</w:t>
      </w:r>
      <w:r w:rsidR="00E5414B">
        <w:rPr>
          <w:lang w:val="en-GB"/>
        </w:rPr>
        <w:t xml:space="preserve"> execution</w:t>
      </w:r>
      <w:r w:rsidR="0093506A">
        <w:rPr>
          <w:lang w:val="en-GB"/>
        </w:rPr>
        <w:t>s</w:t>
      </w:r>
      <w:r w:rsidR="00E5414B">
        <w:rPr>
          <w:lang w:val="en-GB"/>
        </w:rPr>
        <w:t xml:space="preserve"> (satisfiability relation)</w:t>
      </w:r>
      <w:r w:rsidR="003E147A">
        <w:rPr>
          <w:lang w:val="en-GB"/>
        </w:rPr>
        <w:t xml:space="preserve">. This is the </w:t>
      </w:r>
      <w:r w:rsidR="003E147A" w:rsidRPr="00230F23">
        <w:rPr>
          <w:i/>
          <w:lang w:val="en-GB"/>
        </w:rPr>
        <w:t>contract</w:t>
      </w:r>
      <w:r w:rsidR="003E147A">
        <w:rPr>
          <w:lang w:val="en-GB"/>
        </w:rPr>
        <w:t xml:space="preserve"> part of the DIF</w:t>
      </w:r>
      <w:r w:rsidR="00A02837">
        <w:rPr>
          <w:lang w:val="en-GB"/>
        </w:rPr>
        <w:t xml:space="preserve"> (the what)</w:t>
      </w:r>
      <w:r w:rsidR="003E147A">
        <w:rPr>
          <w:lang w:val="en-GB"/>
        </w:rPr>
        <w:t>. The contract is split in two parts:</w:t>
      </w:r>
    </w:p>
    <w:p w:rsidR="003E147A" w:rsidRPr="003E147A" w:rsidRDefault="003E147A" w:rsidP="002F5640">
      <w:pPr>
        <w:pStyle w:val="Corps"/>
        <w:numPr>
          <w:ilvl w:val="1"/>
          <w:numId w:val="13"/>
        </w:numPr>
        <w:spacing w:before="60"/>
        <w:ind w:hanging="357"/>
        <w:rPr>
          <w:lang w:val="en-GB"/>
        </w:rPr>
      </w:pPr>
      <w:r>
        <w:rPr>
          <w:i/>
          <w:lang w:val="en-GB"/>
        </w:rPr>
        <w:t>D</w:t>
      </w:r>
      <w:r w:rsidR="00E5414B">
        <w:rPr>
          <w:i/>
          <w:lang w:val="en-GB"/>
        </w:rPr>
        <w:t xml:space="preserve">eclared </w:t>
      </w:r>
      <w:r w:rsidR="009219E6">
        <w:rPr>
          <w:i/>
          <w:lang w:val="en-GB"/>
        </w:rPr>
        <w:t>Assum</w:t>
      </w:r>
      <w:r>
        <w:rPr>
          <w:i/>
          <w:lang w:val="en-GB"/>
        </w:rPr>
        <w:t xml:space="preserve">ptions </w:t>
      </w:r>
      <w:r>
        <w:rPr>
          <w:lang w:val="en-GB"/>
        </w:rPr>
        <w:t xml:space="preserve">on the inputs </w:t>
      </w:r>
      <w:r w:rsidR="0093506A">
        <w:rPr>
          <w:lang w:val="en-GB"/>
        </w:rPr>
        <w:t>of the function or</w:t>
      </w:r>
      <w:r>
        <w:rPr>
          <w:lang w:val="en-GB"/>
        </w:rPr>
        <w:t xml:space="preserve"> </w:t>
      </w:r>
      <w:r w:rsidR="00244B18">
        <w:rPr>
          <w:lang w:val="en-GB"/>
        </w:rPr>
        <w:t xml:space="preserve">on </w:t>
      </w:r>
      <w:r w:rsidR="0093506A">
        <w:rPr>
          <w:lang w:val="en-GB"/>
        </w:rPr>
        <w:t>aspects of</w:t>
      </w:r>
      <w:r w:rsidR="00244B18">
        <w:rPr>
          <w:lang w:val="en-GB"/>
        </w:rPr>
        <w:t xml:space="preserve"> its environment that may influence its behaviour,</w:t>
      </w:r>
    </w:p>
    <w:p w:rsidR="009219E6" w:rsidRDefault="003E147A" w:rsidP="002F5640">
      <w:pPr>
        <w:pStyle w:val="Corps"/>
        <w:numPr>
          <w:ilvl w:val="1"/>
          <w:numId w:val="13"/>
        </w:numPr>
        <w:spacing w:before="60"/>
        <w:ind w:hanging="357"/>
        <w:rPr>
          <w:lang w:val="en-GB"/>
        </w:rPr>
      </w:pPr>
      <w:r>
        <w:rPr>
          <w:i/>
          <w:lang w:val="en-GB"/>
        </w:rPr>
        <w:t xml:space="preserve">Expected </w:t>
      </w:r>
      <w:r w:rsidR="009219E6">
        <w:rPr>
          <w:i/>
          <w:lang w:val="en-GB"/>
        </w:rPr>
        <w:t>Guarantee</w:t>
      </w:r>
      <w:r>
        <w:rPr>
          <w:i/>
          <w:lang w:val="en-GB"/>
        </w:rPr>
        <w:t>s</w:t>
      </w:r>
      <w:r w:rsidR="00244B18">
        <w:rPr>
          <w:lang w:val="en-GB"/>
        </w:rPr>
        <w:t xml:space="preserve"> </w:t>
      </w:r>
      <w:r>
        <w:rPr>
          <w:lang w:val="en-GB"/>
        </w:rPr>
        <w:t>the</w:t>
      </w:r>
      <w:r w:rsidR="00244B18">
        <w:rPr>
          <w:lang w:val="en-GB"/>
        </w:rPr>
        <w:t xml:space="preserve"> input-output</w:t>
      </w:r>
      <w:r>
        <w:rPr>
          <w:lang w:val="en-GB"/>
        </w:rPr>
        <w:t xml:space="preserve"> </w:t>
      </w:r>
      <w:r w:rsidR="00244B18">
        <w:rPr>
          <w:lang w:val="en-GB"/>
        </w:rPr>
        <w:t>relations to be ensured to meet the desired behaviour,</w:t>
      </w:r>
    </w:p>
    <w:p w:rsidR="009219E6" w:rsidRDefault="003E147A" w:rsidP="002F5640">
      <w:pPr>
        <w:pStyle w:val="Corps"/>
        <w:numPr>
          <w:ilvl w:val="0"/>
          <w:numId w:val="13"/>
        </w:numPr>
        <w:spacing w:before="60"/>
        <w:ind w:hanging="357"/>
        <w:rPr>
          <w:lang w:val="en-GB"/>
        </w:rPr>
      </w:pPr>
      <w:r>
        <w:rPr>
          <w:i/>
          <w:lang w:val="en-GB"/>
        </w:rPr>
        <w:t>Constructive part</w:t>
      </w:r>
      <w:r w:rsidR="009219E6">
        <w:rPr>
          <w:i/>
          <w:lang w:val="en-GB"/>
        </w:rPr>
        <w:t xml:space="preserve">: </w:t>
      </w:r>
      <w:r w:rsidR="00244B18">
        <w:rPr>
          <w:lang w:val="en-GB"/>
        </w:rPr>
        <w:t xml:space="preserve">any specification trait similar to </w:t>
      </w:r>
      <w:proofErr w:type="gramStart"/>
      <w:r w:rsidR="00244B18">
        <w:rPr>
          <w:lang w:val="en-GB"/>
        </w:rPr>
        <w:t>a</w:t>
      </w:r>
      <w:r w:rsidR="009219E6">
        <w:rPr>
          <w:lang w:val="en-GB"/>
        </w:rPr>
        <w:t xml:space="preserve"> </w:t>
      </w:r>
      <w:r>
        <w:rPr>
          <w:lang w:val="en-GB"/>
        </w:rPr>
        <w:t>behaviour</w:t>
      </w:r>
      <w:proofErr w:type="gramEnd"/>
      <w:r w:rsidR="00A02837">
        <w:rPr>
          <w:lang w:val="en-GB"/>
        </w:rPr>
        <w:t>,</w:t>
      </w:r>
      <w:r>
        <w:rPr>
          <w:lang w:val="en-GB"/>
        </w:rPr>
        <w:t xml:space="preserve"> described operationally</w:t>
      </w:r>
      <w:r w:rsidR="00A02837">
        <w:rPr>
          <w:lang w:val="en-GB"/>
        </w:rPr>
        <w:t xml:space="preserve"> (the how)</w:t>
      </w:r>
      <w:r>
        <w:rPr>
          <w:lang w:val="en-GB"/>
        </w:rPr>
        <w:t>:</w:t>
      </w:r>
      <w:r w:rsidR="00A02837">
        <w:rPr>
          <w:lang w:val="en-GB"/>
        </w:rPr>
        <w:t xml:space="preserve"> </w:t>
      </w:r>
      <w:r>
        <w:rPr>
          <w:lang w:val="en-GB"/>
        </w:rPr>
        <w:t>a sequence of actions</w:t>
      </w:r>
      <w:r w:rsidR="00244B18">
        <w:rPr>
          <w:lang w:val="en-GB"/>
        </w:rPr>
        <w:t>, computations</w:t>
      </w:r>
      <w:r>
        <w:rPr>
          <w:lang w:val="en-GB"/>
        </w:rPr>
        <w:t xml:space="preserve">, an algorithm, a mathematical </w:t>
      </w:r>
      <w:r w:rsidR="00A02837">
        <w:rPr>
          <w:lang w:val="en-GB"/>
        </w:rPr>
        <w:t>function</w:t>
      </w:r>
      <w:r>
        <w:rPr>
          <w:lang w:val="en-GB"/>
        </w:rPr>
        <w:t xml:space="preserve"> etc.</w:t>
      </w:r>
      <w:r w:rsidR="009219E6">
        <w:rPr>
          <w:lang w:val="en-GB"/>
        </w:rPr>
        <w:t xml:space="preserve"> </w:t>
      </w:r>
      <w:r w:rsidR="00D065BE">
        <w:rPr>
          <w:lang w:val="en-GB"/>
        </w:rPr>
        <w:t>It constructs values that must satisfy the contract.</w:t>
      </w:r>
    </w:p>
    <w:p w:rsidR="00BC7D0C" w:rsidRDefault="00BC7D0C" w:rsidP="00BC7D0C">
      <w:pPr>
        <w:pStyle w:val="Heading2"/>
        <w:rPr>
          <w:lang w:val="en-GB"/>
        </w:rPr>
      </w:pPr>
      <w:bookmarkStart w:id="58" w:name="_Toc462179275"/>
      <w:r>
        <w:rPr>
          <w:lang w:val="en-GB"/>
        </w:rPr>
        <w:t>Air Vehicle Level</w:t>
      </w:r>
      <w:bookmarkEnd w:id="58"/>
    </w:p>
    <w:p w:rsidR="009158D3" w:rsidRDefault="003E71F3">
      <w:pPr>
        <w:pStyle w:val="Heading3"/>
        <w:rPr>
          <w:lang w:val="en-GB"/>
        </w:rPr>
      </w:pPr>
      <w:bookmarkStart w:id="59" w:name="_Toc462179276"/>
      <w:r>
        <w:rPr>
          <w:lang w:val="en-GB"/>
        </w:rPr>
        <w:t>Payload Transport</w:t>
      </w:r>
      <w:bookmarkEnd w:id="59"/>
    </w:p>
    <w:p w:rsidR="00581FE4" w:rsidRDefault="004A7858" w:rsidP="004A7858">
      <w:pPr>
        <w:pStyle w:val="Heading4"/>
        <w:spacing w:after="120"/>
        <w:rPr>
          <w:lang w:val="en-GB"/>
        </w:rPr>
      </w:pPr>
      <w:r>
        <w:rPr>
          <w:lang w:val="en-GB"/>
        </w:rPr>
        <w:t>Interface</w:t>
      </w:r>
    </w:p>
    <w:p w:rsidR="00DB6F5B" w:rsidRDefault="00DB6F5B" w:rsidP="00F23CB1">
      <w:pPr>
        <w:pStyle w:val="Corps"/>
        <w:spacing w:before="120" w:after="120"/>
        <w:rPr>
          <w:lang w:val="en-GB"/>
        </w:rPr>
      </w:pPr>
      <w:proofErr w:type="gramStart"/>
      <w:r>
        <w:rPr>
          <w:lang w:val="en-GB"/>
        </w:rPr>
        <w:t>The I</w:t>
      </w:r>
      <w:proofErr w:type="gramEnd"/>
      <w:r>
        <w:rPr>
          <w:lang w:val="en-GB"/>
        </w:rPr>
        <w:t>/</w:t>
      </w:r>
      <w:proofErr w:type="spellStart"/>
      <w:r>
        <w:rPr>
          <w:lang w:val="en-GB"/>
        </w:rPr>
        <w:t>Os</w:t>
      </w:r>
      <w:proofErr w:type="spellEnd"/>
      <w:r>
        <w:rPr>
          <w:lang w:val="en-GB"/>
        </w:rPr>
        <w:t xml:space="preserve"> are that perceived by the mission </w:t>
      </w:r>
      <w:r w:rsidR="002720EB">
        <w:rPr>
          <w:lang w:val="en-GB"/>
        </w:rPr>
        <w:t>operator</w:t>
      </w:r>
      <w:r>
        <w:rPr>
          <w:lang w:val="en-GB"/>
        </w:rPr>
        <w:t>.</w:t>
      </w:r>
    </w:p>
    <w:p w:rsidR="00DB6F5B" w:rsidRDefault="00DB6F5B" w:rsidP="00F23CB1">
      <w:pPr>
        <w:pStyle w:val="Corps"/>
        <w:spacing w:before="120"/>
        <w:rPr>
          <w:lang w:val="en-GB"/>
        </w:rPr>
      </w:pPr>
      <w:r>
        <w:rPr>
          <w:lang w:val="en-GB"/>
        </w:rPr>
        <w:t xml:space="preserve">The notation &lt;type&gt;.&lt;unit&gt; is used </w:t>
      </w:r>
      <w:r w:rsidR="002720EB">
        <w:rPr>
          <w:lang w:val="en-GB"/>
        </w:rPr>
        <w:t>for</w:t>
      </w:r>
      <w:r>
        <w:rPr>
          <w:lang w:val="en-GB"/>
        </w:rPr>
        <w:t xml:space="preserve"> physical values to indicate:</w:t>
      </w:r>
    </w:p>
    <w:p w:rsidR="00DB6F5B" w:rsidRDefault="00F23CB1" w:rsidP="0094001A">
      <w:pPr>
        <w:pStyle w:val="Corps"/>
        <w:numPr>
          <w:ilvl w:val="0"/>
          <w:numId w:val="50"/>
        </w:numPr>
        <w:spacing w:before="0"/>
        <w:ind w:left="1485" w:hanging="357"/>
        <w:rPr>
          <w:lang w:val="en-GB"/>
        </w:rPr>
      </w:pPr>
      <w:r>
        <w:rPr>
          <w:lang w:val="en-GB"/>
        </w:rPr>
        <w:t>the</w:t>
      </w:r>
      <w:r w:rsidR="00DB6F5B">
        <w:rPr>
          <w:lang w:val="en-GB"/>
        </w:rPr>
        <w:t xml:space="preserve"> type for typing consistency,</w:t>
      </w:r>
    </w:p>
    <w:p w:rsidR="00DB6F5B" w:rsidRDefault="002720EB" w:rsidP="0094001A">
      <w:pPr>
        <w:pStyle w:val="Corps"/>
        <w:numPr>
          <w:ilvl w:val="0"/>
          <w:numId w:val="50"/>
        </w:numPr>
        <w:spacing w:before="0"/>
        <w:ind w:left="1485" w:hanging="357"/>
        <w:rPr>
          <w:lang w:val="en-GB"/>
        </w:rPr>
      </w:pPr>
      <w:r>
        <w:rPr>
          <w:lang w:val="en-GB"/>
        </w:rPr>
        <w:t>the IS unit</w:t>
      </w:r>
      <w:r w:rsidR="00F23CB1">
        <w:rPr>
          <w:lang w:val="en-GB"/>
        </w:rPr>
        <w:t>,</w:t>
      </w:r>
      <w:r w:rsidR="00DB6F5B">
        <w:rPr>
          <w:lang w:val="en-GB"/>
        </w:rPr>
        <w:t xml:space="preserve"> for physical consistency</w:t>
      </w:r>
    </w:p>
    <w:p w:rsidR="00F23CB1" w:rsidRDefault="00F23CB1">
      <w:pPr>
        <w:rPr>
          <w:lang w:val="en-GB"/>
        </w:rPr>
      </w:pPr>
      <w:r>
        <w:rPr>
          <w:lang w:val="en-GB"/>
        </w:rPr>
        <w:br w:type="page"/>
      </w:r>
    </w:p>
    <w:p w:rsidR="00F23CB1" w:rsidRPr="00DB6F5B" w:rsidRDefault="00F23CB1" w:rsidP="00F23CB1">
      <w:pPr>
        <w:pStyle w:val="Corps"/>
        <w:spacing w:before="0" w:after="120"/>
        <w:ind w:left="1485"/>
        <w:rPr>
          <w:lang w:val="en-GB"/>
        </w:rPr>
      </w:pPr>
    </w:p>
    <w:tbl>
      <w:tblPr>
        <w:tblStyle w:val="TableGrid"/>
        <w:tblW w:w="0" w:type="auto"/>
        <w:tblInd w:w="709" w:type="dxa"/>
        <w:tblLayout w:type="fixed"/>
        <w:tblLook w:val="04A0" w:firstRow="1" w:lastRow="0" w:firstColumn="1" w:lastColumn="0" w:noHBand="0" w:noVBand="1"/>
      </w:tblPr>
      <w:tblGrid>
        <w:gridCol w:w="3794"/>
        <w:gridCol w:w="1010"/>
        <w:gridCol w:w="3242"/>
        <w:gridCol w:w="1099"/>
      </w:tblGrid>
      <w:tr w:rsidR="00A97B34" w:rsidRPr="00DB6F5B" w:rsidTr="005F313D">
        <w:tc>
          <w:tcPr>
            <w:tcW w:w="3794"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Inputs</w:t>
            </w:r>
          </w:p>
        </w:tc>
        <w:tc>
          <w:tcPr>
            <w:tcW w:w="1010"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From</w:t>
            </w:r>
          </w:p>
        </w:tc>
        <w:tc>
          <w:tcPr>
            <w:tcW w:w="3242"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Outputs</w:t>
            </w:r>
          </w:p>
        </w:tc>
        <w:tc>
          <w:tcPr>
            <w:tcW w:w="1099"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To</w:t>
            </w:r>
          </w:p>
        </w:tc>
      </w:tr>
      <w:tr w:rsidR="00A97B34" w:rsidRPr="00DB6F5B" w:rsidTr="005F313D">
        <w:tc>
          <w:tcPr>
            <w:tcW w:w="3794" w:type="dxa"/>
          </w:tcPr>
          <w:p w:rsidR="00A97B34" w:rsidRDefault="004A7858" w:rsidP="00A97B34">
            <w:pPr>
              <w:pStyle w:val="Corps"/>
              <w:spacing w:before="60" w:after="60"/>
              <w:ind w:left="0"/>
              <w:rPr>
                <w:rFonts w:ascii="Arial" w:hAnsi="Arial" w:cs="Arial"/>
                <w:sz w:val="20"/>
                <w:lang w:val="en-GB"/>
              </w:rPr>
            </w:pPr>
            <w:proofErr w:type="spellStart"/>
            <w:r>
              <w:rPr>
                <w:rFonts w:ascii="Arial" w:hAnsi="Arial" w:cs="Arial"/>
                <w:sz w:val="20"/>
                <w:lang w:val="en-GB"/>
              </w:rPr>
              <w:t>NavigationParameters</w:t>
            </w:r>
            <w:proofErr w:type="spellEnd"/>
            <w:r>
              <w:rPr>
                <w:rFonts w:ascii="Arial" w:hAnsi="Arial" w:cs="Arial"/>
                <w:sz w:val="20"/>
                <w:lang w:val="en-GB"/>
              </w:rPr>
              <w:t>(</w:t>
            </w:r>
          </w:p>
          <w:p w:rsidR="00A97B34" w:rsidRPr="004C2D6D"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Distance</w:t>
            </w:r>
            <w:r w:rsidRPr="004C2D6D">
              <w:rPr>
                <w:rFonts w:ascii="Arial" w:hAnsi="Arial" w:cs="Arial"/>
                <w:sz w:val="20"/>
                <w:lang w:val="en-GB"/>
              </w:rPr>
              <w:t>:</w:t>
            </w:r>
            <w:r>
              <w:rPr>
                <w:rFonts w:ascii="Arial" w:hAnsi="Arial" w:cs="Arial"/>
                <w:sz w:val="20"/>
                <w:lang w:val="en-GB"/>
              </w:rPr>
              <w:t>Integer.m</w:t>
            </w:r>
            <w:proofErr w:type="spellEnd"/>
            <w:r w:rsidRPr="004C2D6D">
              <w:rPr>
                <w:rFonts w:ascii="Arial" w:hAnsi="Arial" w:cs="Arial"/>
                <w:sz w:val="20"/>
                <w:lang w:val="en-GB"/>
              </w:rPr>
              <w:t>;</w:t>
            </w:r>
          </w:p>
          <w:p w:rsidR="00A97B34" w:rsidRPr="004C2D6D"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Altitude:Integer.m</w:t>
            </w:r>
            <w:proofErr w:type="spellEnd"/>
            <w:r w:rsidRPr="004C2D6D">
              <w:rPr>
                <w:rFonts w:ascii="Arial" w:hAnsi="Arial" w:cs="Arial"/>
                <w:sz w:val="20"/>
                <w:lang w:val="en-GB"/>
              </w:rPr>
              <w:t>;</w:t>
            </w:r>
          </w:p>
          <w:p w:rsidR="004A7858"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Speed:Integer</w:t>
            </w:r>
            <w:proofErr w:type="spellEnd"/>
            <w:r>
              <w:rPr>
                <w:rFonts w:ascii="Arial" w:hAnsi="Arial" w:cs="Arial"/>
                <w:sz w:val="20"/>
                <w:lang w:val="en-GB"/>
              </w:rPr>
              <w:t>.(m/s)])</w:t>
            </w:r>
          </w:p>
        </w:tc>
        <w:tc>
          <w:tcPr>
            <w:tcW w:w="1010" w:type="dxa"/>
          </w:tcPr>
          <w:p w:rsidR="004A7858" w:rsidRDefault="004A7858"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4A7858" w:rsidRDefault="009349E2" w:rsidP="00FF5104">
            <w:pPr>
              <w:pStyle w:val="Corps"/>
              <w:spacing w:before="60" w:after="60"/>
              <w:ind w:left="0"/>
              <w:rPr>
                <w:rFonts w:ascii="Arial" w:hAnsi="Arial" w:cs="Arial"/>
                <w:sz w:val="20"/>
                <w:lang w:val="en-GB"/>
              </w:rPr>
            </w:pPr>
            <w:proofErr w:type="spellStart"/>
            <w:r>
              <w:rPr>
                <w:rFonts w:ascii="Arial" w:hAnsi="Arial" w:cs="Arial"/>
                <w:sz w:val="20"/>
                <w:lang w:val="en-GB"/>
              </w:rPr>
              <w:t>MissionCancelled</w:t>
            </w:r>
            <w:proofErr w:type="spellEnd"/>
            <w:r>
              <w:rPr>
                <w:rFonts w:ascii="Arial" w:hAnsi="Arial" w:cs="Arial"/>
                <w:sz w:val="20"/>
                <w:lang w:val="en-GB"/>
              </w:rPr>
              <w:t>(Boolean)</w:t>
            </w:r>
          </w:p>
        </w:tc>
        <w:tc>
          <w:tcPr>
            <w:tcW w:w="1099" w:type="dxa"/>
          </w:tcPr>
          <w:p w:rsidR="004A7858"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64084C" w:rsidRPr="00DB6F5B" w:rsidTr="005F313D">
        <w:tc>
          <w:tcPr>
            <w:tcW w:w="3794" w:type="dxa"/>
          </w:tcPr>
          <w:p w:rsidR="0064084C" w:rsidRDefault="0064084C" w:rsidP="00FF5104">
            <w:pPr>
              <w:pStyle w:val="Corps"/>
              <w:spacing w:before="60" w:after="60"/>
              <w:ind w:left="0"/>
              <w:rPr>
                <w:rFonts w:ascii="Arial" w:hAnsi="Arial" w:cs="Arial"/>
                <w:sz w:val="20"/>
                <w:lang w:val="en-GB"/>
              </w:rPr>
            </w:pPr>
            <w:proofErr w:type="spellStart"/>
            <w:r>
              <w:rPr>
                <w:rFonts w:ascii="Arial" w:hAnsi="Arial" w:cs="Arial"/>
                <w:sz w:val="20"/>
                <w:lang w:val="en-GB"/>
              </w:rPr>
              <w:t>NavigationMode</w:t>
            </w:r>
            <w:proofErr w:type="spellEnd"/>
            <w:r>
              <w:rPr>
                <w:rFonts w:ascii="Arial" w:hAnsi="Arial" w:cs="Arial"/>
                <w:sz w:val="20"/>
                <w:lang w:val="en-GB"/>
              </w:rPr>
              <w:t>({‘A’,’RP’})</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64084C" w:rsidRDefault="009349E2" w:rsidP="00FF5104">
            <w:pPr>
              <w:pStyle w:val="Corps"/>
              <w:spacing w:before="60" w:after="60"/>
              <w:ind w:left="0"/>
              <w:rPr>
                <w:rFonts w:ascii="Arial" w:hAnsi="Arial" w:cs="Arial"/>
                <w:sz w:val="20"/>
                <w:lang w:val="en-GB"/>
              </w:rPr>
            </w:pPr>
            <w:proofErr w:type="spellStart"/>
            <w:r>
              <w:rPr>
                <w:rFonts w:ascii="Arial" w:hAnsi="Arial" w:cs="Arial"/>
                <w:sz w:val="20"/>
                <w:lang w:val="en-GB"/>
              </w:rPr>
              <w:t>MissionComplete</w:t>
            </w:r>
            <w:proofErr w:type="spellEnd"/>
            <w:r>
              <w:rPr>
                <w:rFonts w:ascii="Arial" w:hAnsi="Arial" w:cs="Arial"/>
                <w:sz w:val="20"/>
                <w:lang w:val="en-GB"/>
              </w:rPr>
              <w:t>(Boolean)</w:t>
            </w:r>
          </w:p>
        </w:tc>
        <w:tc>
          <w:tcPr>
            <w:tcW w:w="1099" w:type="dxa"/>
          </w:tcPr>
          <w:p w:rsidR="0064084C"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A97B34" w:rsidTr="005F313D">
        <w:tc>
          <w:tcPr>
            <w:tcW w:w="3794" w:type="dxa"/>
          </w:tcPr>
          <w:p w:rsidR="0064084C" w:rsidRDefault="0064084C" w:rsidP="00FF5104">
            <w:pPr>
              <w:pStyle w:val="Corps"/>
              <w:spacing w:before="60" w:after="60"/>
              <w:ind w:left="0"/>
              <w:rPr>
                <w:rFonts w:ascii="Arial" w:hAnsi="Arial" w:cs="Arial"/>
                <w:sz w:val="20"/>
                <w:lang w:val="en-GB"/>
              </w:rPr>
            </w:pPr>
            <w:proofErr w:type="spellStart"/>
            <w:r>
              <w:rPr>
                <w:rFonts w:ascii="Arial" w:hAnsi="Arial" w:cs="Arial"/>
                <w:sz w:val="20"/>
                <w:lang w:val="en-GB"/>
              </w:rPr>
              <w:t>NavigationOption</w:t>
            </w:r>
            <w:proofErr w:type="spellEnd"/>
            <w:r>
              <w:rPr>
                <w:rFonts w:ascii="Arial" w:hAnsi="Arial" w:cs="Arial"/>
                <w:sz w:val="20"/>
                <w:lang w:val="en-GB"/>
              </w:rPr>
              <w:t>(</w:t>
            </w:r>
            <w:r w:rsidR="00BB15CF">
              <w:rPr>
                <w:rFonts w:ascii="Arial" w:hAnsi="Arial" w:cs="Arial"/>
                <w:sz w:val="20"/>
                <w:lang w:val="en-GB"/>
              </w:rPr>
              <w:t>{</w:t>
            </w:r>
            <w:r>
              <w:rPr>
                <w:rFonts w:ascii="Arial" w:hAnsi="Arial" w:cs="Arial"/>
                <w:sz w:val="20"/>
                <w:lang w:val="en-GB"/>
              </w:rPr>
              <w:t>‘SPEED’,’ENERGY’</w:t>
            </w:r>
            <w:r w:rsidR="00BB15CF">
              <w:rPr>
                <w:rFonts w:ascii="Arial" w:hAnsi="Arial" w:cs="Arial"/>
                <w:sz w:val="20"/>
                <w:lang w:val="en-GB"/>
              </w:rPr>
              <w:t>}</w:t>
            </w:r>
            <w:r>
              <w:rPr>
                <w:rFonts w:ascii="Arial" w:hAnsi="Arial" w:cs="Arial"/>
                <w:sz w:val="20"/>
                <w:lang w:val="en-GB"/>
              </w:rPr>
              <w:t>)</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64084C" w:rsidRDefault="009349E2" w:rsidP="00FF5104">
            <w:pPr>
              <w:pStyle w:val="Corps"/>
              <w:spacing w:before="60" w:after="60"/>
              <w:ind w:left="0"/>
              <w:rPr>
                <w:rFonts w:ascii="Arial" w:hAnsi="Arial" w:cs="Arial"/>
                <w:sz w:val="20"/>
                <w:lang w:val="en-GB"/>
              </w:rPr>
            </w:pPr>
            <w:proofErr w:type="spellStart"/>
            <w:r>
              <w:rPr>
                <w:rFonts w:ascii="Arial" w:hAnsi="Arial" w:cs="Arial"/>
                <w:sz w:val="20"/>
                <w:lang w:val="en-GB"/>
              </w:rPr>
              <w:t>MissionAborted</w:t>
            </w:r>
            <w:proofErr w:type="spellEnd"/>
            <w:r>
              <w:rPr>
                <w:rFonts w:ascii="Arial" w:hAnsi="Arial" w:cs="Arial"/>
                <w:sz w:val="20"/>
                <w:lang w:val="en-GB"/>
              </w:rPr>
              <w:t>(Boolean)</w:t>
            </w:r>
          </w:p>
        </w:tc>
        <w:tc>
          <w:tcPr>
            <w:tcW w:w="1099" w:type="dxa"/>
          </w:tcPr>
          <w:p w:rsidR="0064084C"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BB15CF" w:rsidRPr="00A62F8C" w:rsidTr="005F313D">
        <w:tc>
          <w:tcPr>
            <w:tcW w:w="3794" w:type="dxa"/>
          </w:tcPr>
          <w:p w:rsidR="00BB15CF" w:rsidRDefault="00BB15CF" w:rsidP="00FF5104">
            <w:pPr>
              <w:pStyle w:val="Corps"/>
              <w:spacing w:before="60" w:after="60"/>
              <w:ind w:left="0"/>
              <w:rPr>
                <w:rFonts w:ascii="Arial" w:hAnsi="Arial" w:cs="Arial"/>
                <w:sz w:val="20"/>
                <w:lang w:val="en-GB"/>
              </w:rPr>
            </w:pPr>
            <w:proofErr w:type="spellStart"/>
            <w:r>
              <w:rPr>
                <w:rFonts w:ascii="Arial" w:hAnsi="Arial" w:cs="Arial"/>
                <w:sz w:val="20"/>
                <w:lang w:val="en-GB"/>
              </w:rPr>
              <w:t>PowerSwitch</w:t>
            </w:r>
            <w:proofErr w:type="spellEnd"/>
            <w:r>
              <w:rPr>
                <w:rFonts w:ascii="Arial" w:hAnsi="Arial" w:cs="Arial"/>
                <w:sz w:val="20"/>
                <w:lang w:val="en-GB"/>
              </w:rPr>
              <w:t>(</w:t>
            </w:r>
            <w:r w:rsidR="008D5C37">
              <w:rPr>
                <w:rFonts w:ascii="Arial" w:hAnsi="Arial" w:cs="Arial"/>
                <w:sz w:val="20"/>
                <w:lang w:val="en-GB"/>
              </w:rPr>
              <w:t>{‘ON’,’OFF’})</w:t>
            </w:r>
          </w:p>
        </w:tc>
        <w:tc>
          <w:tcPr>
            <w:tcW w:w="1010" w:type="dxa"/>
          </w:tcPr>
          <w:p w:rsidR="00BB15CF" w:rsidRDefault="008D5C37"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B15CF" w:rsidRDefault="00A62F8C" w:rsidP="00FF510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PrimarySourceDisplay</w:t>
            </w:r>
            <w:proofErr w:type="spellEnd"/>
            <w:r>
              <w:rPr>
                <w:rFonts w:ascii="Arial" w:hAnsi="Arial" w:cs="Arial"/>
                <w:sz w:val="20"/>
                <w:lang w:val="en-GB"/>
              </w:rPr>
              <w:t>(</w:t>
            </w:r>
            <w:proofErr w:type="gramEnd"/>
            <w:r>
              <w:rPr>
                <w:rFonts w:ascii="Arial" w:hAnsi="Arial" w:cs="Arial"/>
                <w:sz w:val="20"/>
                <w:lang w:val="en-GB"/>
              </w:rPr>
              <w:t>Integer.%)</w:t>
            </w:r>
          </w:p>
        </w:tc>
        <w:tc>
          <w:tcPr>
            <w:tcW w:w="1099" w:type="dxa"/>
          </w:tcPr>
          <w:p w:rsidR="00BB15CF" w:rsidRDefault="00A62F8C"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64084C" w:rsidRPr="00A62F8C" w:rsidTr="005F313D">
        <w:tc>
          <w:tcPr>
            <w:tcW w:w="3794" w:type="dxa"/>
          </w:tcPr>
          <w:p w:rsidR="0064084C" w:rsidRDefault="0064084C" w:rsidP="00FF5104">
            <w:pPr>
              <w:pStyle w:val="Corps"/>
              <w:spacing w:before="60" w:after="60"/>
              <w:ind w:left="0"/>
              <w:rPr>
                <w:rFonts w:ascii="Arial" w:hAnsi="Arial" w:cs="Arial"/>
                <w:sz w:val="20"/>
                <w:lang w:val="en-GB"/>
              </w:rPr>
            </w:pPr>
            <w:proofErr w:type="spellStart"/>
            <w:r>
              <w:rPr>
                <w:rFonts w:ascii="Arial" w:hAnsi="Arial" w:cs="Arial"/>
                <w:sz w:val="20"/>
                <w:lang w:val="en-GB"/>
              </w:rPr>
              <w:t>NavigationMode</w:t>
            </w:r>
            <w:proofErr w:type="spellEnd"/>
            <w:r>
              <w:rPr>
                <w:rFonts w:ascii="Arial" w:hAnsi="Arial" w:cs="Arial"/>
                <w:sz w:val="20"/>
                <w:lang w:val="en-GB"/>
              </w:rPr>
              <w:t>({‘A’,’RP’})</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64084C" w:rsidRDefault="00BC47C3" w:rsidP="00FF510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SecondarySourceDisplay</w:t>
            </w:r>
            <w:proofErr w:type="spellEnd"/>
            <w:r>
              <w:rPr>
                <w:rFonts w:ascii="Arial" w:hAnsi="Arial" w:cs="Arial"/>
                <w:sz w:val="20"/>
                <w:lang w:val="en-GB"/>
              </w:rPr>
              <w:t>(</w:t>
            </w:r>
            <w:proofErr w:type="gramEnd"/>
            <w:r>
              <w:rPr>
                <w:rFonts w:ascii="Arial" w:hAnsi="Arial" w:cs="Arial"/>
                <w:sz w:val="20"/>
                <w:lang w:val="en-GB"/>
              </w:rPr>
              <w:t>Integer.%)</w:t>
            </w:r>
          </w:p>
        </w:tc>
        <w:tc>
          <w:tcPr>
            <w:tcW w:w="1099" w:type="dxa"/>
          </w:tcPr>
          <w:p w:rsidR="0064084C" w:rsidRDefault="00BC47C3"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BA3FE3" w:rsidRPr="00A62F8C" w:rsidTr="005F313D">
        <w:tc>
          <w:tcPr>
            <w:tcW w:w="3794" w:type="dxa"/>
          </w:tcPr>
          <w:p w:rsidR="00BA3FE3" w:rsidRDefault="00BA3FE3" w:rsidP="007C61B4">
            <w:pPr>
              <w:pStyle w:val="Corps"/>
              <w:spacing w:before="60" w:after="60"/>
              <w:ind w:left="0"/>
              <w:rPr>
                <w:rFonts w:ascii="Arial" w:hAnsi="Arial" w:cs="Arial"/>
                <w:sz w:val="20"/>
                <w:lang w:val="en-GB"/>
              </w:rPr>
            </w:pPr>
            <w:proofErr w:type="spellStart"/>
            <w:r>
              <w:rPr>
                <w:rFonts w:ascii="Arial" w:hAnsi="Arial" w:cs="Arial"/>
                <w:sz w:val="20"/>
                <w:lang w:val="en-GB"/>
              </w:rPr>
              <w:t>PayloadBay</w:t>
            </w:r>
            <w:proofErr w:type="spellEnd"/>
            <w:r>
              <w:rPr>
                <w:rFonts w:ascii="Arial" w:hAnsi="Arial" w:cs="Arial"/>
                <w:sz w:val="20"/>
                <w:lang w:val="en-GB"/>
              </w:rPr>
              <w:t>(‘OPENED’,’CLOSED’)</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LEDi</w:t>
            </w:r>
            <w:proofErr w:type="spellEnd"/>
            <w:r>
              <w:rPr>
                <w:rFonts w:ascii="Arial" w:hAnsi="Arial" w:cs="Arial"/>
                <w:sz w:val="20"/>
                <w:lang w:val="en-GB"/>
              </w:rPr>
              <w:t xml:space="preserve">(Boolean) </w:t>
            </w:r>
            <w:proofErr w:type="spellStart"/>
            <w:r>
              <w:rPr>
                <w:rFonts w:ascii="Arial" w:hAnsi="Arial" w:cs="Arial"/>
                <w:sz w:val="20"/>
                <w:lang w:val="en-GB"/>
              </w:rPr>
              <w:t>i</w:t>
            </w:r>
            <w:proofErr w:type="spellEnd"/>
            <w:r>
              <w:rPr>
                <w:rFonts w:ascii="Arial" w:hAnsi="Arial" w:cs="Arial"/>
                <w:sz w:val="20"/>
                <w:lang w:val="en-GB"/>
              </w:rPr>
              <w:t xml:space="preserve"> in {1:20}</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r>
      <w:tr w:rsidR="00BA3FE3" w:rsidRPr="009B5FA4"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StartButtonPress</w:t>
            </w:r>
            <w:proofErr w:type="spellEnd"/>
            <w:r>
              <w:rPr>
                <w:rFonts w:ascii="Arial" w:hAnsi="Arial" w:cs="Arial"/>
                <w:sz w:val="20"/>
                <w:lang w:val="en-GB"/>
              </w:rPr>
              <w:t>(</w:t>
            </w:r>
            <w:proofErr w:type="spellStart"/>
            <w:r>
              <w:rPr>
                <w:rFonts w:ascii="Arial" w:hAnsi="Arial" w:cs="Arial"/>
                <w:sz w:val="20"/>
                <w:lang w:val="en-GB"/>
              </w:rPr>
              <w:t>Booelan</w:t>
            </w:r>
            <w:proofErr w:type="spellEnd"/>
            <w:r>
              <w:rPr>
                <w:rFonts w:ascii="Arial" w:hAnsi="Arial" w:cs="Arial"/>
                <w:sz w:val="20"/>
                <w:lang w:val="en-GB"/>
              </w:rPr>
              <w:t>)</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PropulsionTorque</w:t>
            </w:r>
            <w:proofErr w:type="spellEnd"/>
            <w:r>
              <w:rPr>
                <w:rFonts w:ascii="Arial" w:hAnsi="Arial" w:cs="Arial"/>
                <w:sz w:val="20"/>
                <w:lang w:val="en-GB"/>
              </w:rPr>
              <w:t>(</w:t>
            </w:r>
            <w:r w:rsidR="009B5FA4">
              <w:rPr>
                <w:rFonts w:ascii="Arial" w:hAnsi="Arial" w:cs="Arial"/>
                <w:sz w:val="20"/>
                <w:lang w:val="en-GB"/>
              </w:rPr>
              <w:t>float.(</w:t>
            </w:r>
            <w:proofErr w:type="spellStart"/>
            <w:r>
              <w:rPr>
                <w:rFonts w:ascii="Arial" w:hAnsi="Arial" w:cs="Arial"/>
                <w:sz w:val="20"/>
                <w:lang w:val="en-GB"/>
              </w:rPr>
              <w:t>N.m</w:t>
            </w:r>
            <w:proofErr w:type="spellEnd"/>
            <w:r w:rsidR="009B5FA4">
              <w:rPr>
                <w:rFonts w:ascii="Arial" w:hAnsi="Arial" w:cs="Arial"/>
                <w:sz w:val="20"/>
                <w:lang w:val="en-GB"/>
              </w:rPr>
              <w:t>)</w:t>
            </w:r>
            <w:r>
              <w:rPr>
                <w:rFonts w:ascii="Arial" w:hAnsi="Arial" w:cs="Arial"/>
                <w:sz w:val="20"/>
                <w:lang w:val="en-GB"/>
              </w:rPr>
              <w:t>)</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r>
      <w:tr w:rsidR="00BA3FE3" w:rsidRPr="009B5FA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PayloadMassRotactor1({‘1’,’2’,...,’9’})</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BrakingTorque</w:t>
            </w:r>
            <w:proofErr w:type="spellEnd"/>
            <w:r>
              <w:rPr>
                <w:rFonts w:ascii="Arial" w:hAnsi="Arial" w:cs="Arial"/>
                <w:sz w:val="20"/>
                <w:lang w:val="en-GB"/>
              </w:rPr>
              <w:t>(</w:t>
            </w:r>
            <w:r w:rsidR="009B5FA4">
              <w:rPr>
                <w:rFonts w:ascii="Arial" w:hAnsi="Arial" w:cs="Arial"/>
                <w:sz w:val="20"/>
                <w:lang w:val="en-GB"/>
              </w:rPr>
              <w:t>float.(</w:t>
            </w:r>
            <w:proofErr w:type="spellStart"/>
            <w:r>
              <w:rPr>
                <w:rFonts w:ascii="Arial" w:hAnsi="Arial" w:cs="Arial"/>
                <w:sz w:val="20"/>
                <w:lang w:val="en-GB"/>
              </w:rPr>
              <w:t>N.m</w:t>
            </w:r>
            <w:proofErr w:type="spellEnd"/>
            <w:r w:rsidR="009B5FA4">
              <w:rPr>
                <w:rFonts w:ascii="Arial" w:hAnsi="Arial" w:cs="Arial"/>
                <w:sz w:val="20"/>
                <w:lang w:val="en-GB"/>
              </w:rPr>
              <w:t>)</w:t>
            </w:r>
            <w:r>
              <w:rPr>
                <w:rFonts w:ascii="Arial" w:hAnsi="Arial" w:cs="Arial"/>
                <w:sz w:val="20"/>
                <w:lang w:val="en-GB"/>
              </w:rPr>
              <w:t>)</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PayloadMassRotactor2({‘1’,’2’,...,’9’})</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Pr="00230D5F"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EmergencyLanding</w:t>
            </w:r>
            <w:proofErr w:type="spellEnd"/>
            <w:r>
              <w:rPr>
                <w:rFonts w:ascii="Arial" w:hAnsi="Arial" w:cs="Arial"/>
                <w:sz w:val="20"/>
                <w:lang w:val="en-GB"/>
              </w:rPr>
              <w:t>(Boolean)</w:t>
            </w:r>
          </w:p>
        </w:tc>
        <w:tc>
          <w:tcPr>
            <w:tcW w:w="1099" w:type="dxa"/>
          </w:tcPr>
          <w:p w:rsidR="00BA3FE3" w:rsidRPr="00230D5F" w:rsidRDefault="009B5FA4" w:rsidP="00FF5104">
            <w:pPr>
              <w:pStyle w:val="Corps"/>
              <w:spacing w:before="60" w:after="60"/>
              <w:ind w:left="0"/>
              <w:jc w:val="center"/>
              <w:rPr>
                <w:rFonts w:ascii="Arial" w:hAnsi="Arial" w:cs="Arial"/>
                <w:sz w:val="20"/>
                <w:lang w:val="en-GB"/>
              </w:rPr>
            </w:pPr>
            <w:r>
              <w:rPr>
                <w:rFonts w:ascii="Arial" w:hAnsi="Arial" w:cs="Arial"/>
                <w:sz w:val="20"/>
                <w:lang w:val="en-GB"/>
              </w:rPr>
              <w:t>AV.</w:t>
            </w:r>
            <w:r w:rsidR="00BA3FE3">
              <w:rPr>
                <w:rFonts w:ascii="Arial" w:hAnsi="Arial" w:cs="Arial"/>
                <w:sz w:val="20"/>
                <w:lang w:val="en-GB"/>
              </w:rPr>
              <w:t>F_EL</w:t>
            </w:r>
          </w:p>
        </w:tc>
      </w:tr>
      <w:tr w:rsidR="00BA3FE3" w:rsidRPr="007C61B4" w:rsidTr="005F313D">
        <w:tc>
          <w:tcPr>
            <w:tcW w:w="3794" w:type="dxa"/>
          </w:tcPr>
          <w:p w:rsidR="00BA3FE3" w:rsidRDefault="00BA3FE3" w:rsidP="004C2D6D">
            <w:pPr>
              <w:pStyle w:val="Corps"/>
              <w:spacing w:before="60" w:after="60"/>
              <w:ind w:left="0"/>
              <w:rPr>
                <w:rFonts w:ascii="Arial" w:hAnsi="Arial" w:cs="Arial"/>
                <w:sz w:val="20"/>
                <w:lang w:val="en-GB"/>
              </w:rPr>
            </w:pPr>
            <w:proofErr w:type="spellStart"/>
            <w:r>
              <w:rPr>
                <w:rFonts w:ascii="Arial" w:hAnsi="Arial" w:cs="Arial"/>
                <w:sz w:val="20"/>
                <w:lang w:val="en-GB"/>
              </w:rPr>
              <w:t>USBkey</w:t>
            </w:r>
            <w:proofErr w:type="spellEnd"/>
            <w:r>
              <w:rPr>
                <w:rFonts w:ascii="Arial" w:hAnsi="Arial" w:cs="Arial"/>
                <w:sz w:val="20"/>
                <w:lang w:val="en-GB"/>
              </w:rPr>
              <w:t>(</w:t>
            </w:r>
          </w:p>
          <w:p w:rsidR="00BA3FE3" w:rsidRPr="004C2D6D" w:rsidRDefault="00BA3FE3" w:rsidP="004C2D6D">
            <w:pPr>
              <w:pStyle w:val="Corps"/>
              <w:spacing w:before="60" w:after="60"/>
              <w:ind w:left="0"/>
              <w:rPr>
                <w:rFonts w:ascii="Arial" w:hAnsi="Arial" w:cs="Arial"/>
                <w:sz w:val="20"/>
                <w:lang w:val="en-GB"/>
              </w:rPr>
            </w:pPr>
            <w:r>
              <w:rPr>
                <w:rFonts w:ascii="Arial" w:hAnsi="Arial" w:cs="Arial"/>
                <w:sz w:val="20"/>
                <w:lang w:val="en-GB"/>
              </w:rPr>
              <w:t xml:space="preserve">            </w:t>
            </w:r>
            <w:r w:rsidRPr="004C2D6D">
              <w:rPr>
                <w:rFonts w:ascii="Arial" w:hAnsi="Arial" w:cs="Arial"/>
                <w:sz w:val="20"/>
                <w:lang w:val="en-GB"/>
              </w:rPr>
              <w:t>[</w:t>
            </w:r>
            <w:proofErr w:type="spellStart"/>
            <w:r>
              <w:rPr>
                <w:rFonts w:ascii="Arial" w:hAnsi="Arial" w:cs="Arial"/>
                <w:sz w:val="20"/>
                <w:lang w:val="en-GB"/>
              </w:rPr>
              <w:t>Mass:Integer.kg</w:t>
            </w:r>
            <w:proofErr w:type="spellEnd"/>
            <w:r w:rsidRPr="004C2D6D">
              <w:rPr>
                <w:rFonts w:ascii="Arial" w:hAnsi="Arial" w:cs="Arial"/>
                <w:sz w:val="20"/>
                <w:lang w:val="en-GB"/>
              </w:rPr>
              <w:t>;</w:t>
            </w:r>
          </w:p>
          <w:p w:rsidR="00BA3FE3" w:rsidRPr="004C2D6D" w:rsidRDefault="00BA3FE3" w:rsidP="004C2D6D">
            <w:pPr>
              <w:pStyle w:val="Corps"/>
              <w:spacing w:before="60" w:after="6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Distance</w:t>
            </w:r>
            <w:r w:rsidRPr="004C2D6D">
              <w:rPr>
                <w:rFonts w:ascii="Arial" w:hAnsi="Arial" w:cs="Arial"/>
                <w:sz w:val="20"/>
                <w:lang w:val="en-GB"/>
              </w:rPr>
              <w:t>:</w:t>
            </w:r>
            <w:r>
              <w:rPr>
                <w:rFonts w:ascii="Arial" w:hAnsi="Arial" w:cs="Arial"/>
                <w:sz w:val="20"/>
                <w:lang w:val="en-GB"/>
              </w:rPr>
              <w:t>Integer.m</w:t>
            </w:r>
            <w:proofErr w:type="spellEnd"/>
            <w:r w:rsidRPr="004C2D6D">
              <w:rPr>
                <w:rFonts w:ascii="Arial" w:hAnsi="Arial" w:cs="Arial"/>
                <w:sz w:val="20"/>
                <w:lang w:val="en-GB"/>
              </w:rPr>
              <w:t>;</w:t>
            </w:r>
          </w:p>
          <w:p w:rsidR="00BA3FE3" w:rsidRPr="004C2D6D" w:rsidRDefault="00BA3FE3" w:rsidP="004C2D6D">
            <w:pPr>
              <w:pStyle w:val="Corps"/>
              <w:spacing w:before="60" w:after="6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Altitude:Integer.m</w:t>
            </w:r>
            <w:proofErr w:type="spellEnd"/>
            <w:r w:rsidRPr="004C2D6D">
              <w:rPr>
                <w:rFonts w:ascii="Arial" w:hAnsi="Arial" w:cs="Arial"/>
                <w:sz w:val="20"/>
                <w:lang w:val="en-GB"/>
              </w:rPr>
              <w:t>;</w:t>
            </w:r>
          </w:p>
          <w:p w:rsidR="00BA3FE3" w:rsidRDefault="00BA3FE3" w:rsidP="004C2D6D">
            <w:pPr>
              <w:pStyle w:val="Corps"/>
              <w:spacing w:before="60" w:after="6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Speed:Integer</w:t>
            </w:r>
            <w:proofErr w:type="spellEnd"/>
            <w:r>
              <w:rPr>
                <w:rFonts w:ascii="Arial" w:hAnsi="Arial" w:cs="Arial"/>
                <w:sz w:val="20"/>
                <w:lang w:val="en-GB"/>
              </w:rPr>
              <w:t>.(m/s)])</w:t>
            </w:r>
            <w:r w:rsidRPr="004C2D6D">
              <w:rPr>
                <w:rFonts w:ascii="Arial" w:hAnsi="Arial" w:cs="Arial"/>
                <w:sz w:val="20"/>
                <w:lang w:val="en-GB"/>
              </w:rPr>
              <w:t>;</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
        </w:tc>
        <w:tc>
          <w:tcPr>
            <w:tcW w:w="1099" w:type="dxa"/>
          </w:tcPr>
          <w:p w:rsidR="00BA3FE3" w:rsidRDefault="00BA3FE3" w:rsidP="00BC47C3">
            <w:pPr>
              <w:pStyle w:val="Corps"/>
              <w:spacing w:before="60" w:after="60"/>
              <w:ind w:left="0"/>
              <w:jc w:val="center"/>
              <w:rPr>
                <w:rFonts w:ascii="Arial" w:hAnsi="Arial" w:cs="Arial"/>
                <w:sz w:val="20"/>
                <w:lang w:val="en-GB"/>
              </w:rPr>
            </w:pP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MechanicalSensors</w:t>
            </w:r>
            <w:proofErr w:type="spellEnd"/>
            <w:r>
              <w:rPr>
                <w:rFonts w:ascii="Arial" w:hAnsi="Arial" w:cs="Arial"/>
                <w:sz w:val="20"/>
                <w:lang w:val="en-GB"/>
              </w:rPr>
              <w:t>(</w:t>
            </w:r>
            <w:proofErr w:type="spellStart"/>
            <w:r>
              <w:rPr>
                <w:rFonts w:ascii="Arial" w:hAnsi="Arial" w:cs="Arial"/>
                <w:sz w:val="20"/>
                <w:lang w:val="en-GB"/>
              </w:rPr>
              <w:t>p,pdot,q</w:t>
            </w:r>
            <w:proofErr w:type="spellEnd"/>
            <w:r>
              <w:rPr>
                <w:rFonts w:ascii="Arial" w:hAnsi="Arial" w:cs="Arial"/>
                <w:sz w:val="20"/>
                <w:lang w:val="en-GB"/>
              </w:rPr>
              <w:t>)</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PrimaryEnergyLevel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010" w:type="dxa"/>
          </w:tcPr>
          <w:p w:rsidR="00BA3FE3" w:rsidRDefault="005F313D" w:rsidP="00A62F8C">
            <w:pPr>
              <w:pStyle w:val="Corps"/>
              <w:spacing w:before="60" w:after="60"/>
              <w:ind w:left="0"/>
              <w:jc w:val="center"/>
              <w:rPr>
                <w:rFonts w:ascii="Arial" w:hAnsi="Arial" w:cs="Arial"/>
                <w:sz w:val="20"/>
                <w:lang w:val="en-GB"/>
              </w:rPr>
            </w:pPr>
            <w:r>
              <w:rPr>
                <w:rFonts w:ascii="Arial" w:hAnsi="Arial" w:cs="Arial"/>
                <w:sz w:val="20"/>
                <w:lang w:val="en-GB"/>
              </w:rPr>
              <w:t>EPS. F_EM</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5F313D"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SecondaryEnergyLevel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010" w:type="dxa"/>
          </w:tcPr>
          <w:p w:rsidR="00BA3FE3" w:rsidRDefault="005F313D" w:rsidP="00A62F8C">
            <w:pPr>
              <w:pStyle w:val="Corps"/>
              <w:spacing w:before="60" w:after="60"/>
              <w:ind w:left="0"/>
              <w:jc w:val="center"/>
              <w:rPr>
                <w:rFonts w:ascii="Arial" w:hAnsi="Arial" w:cs="Arial"/>
                <w:sz w:val="20"/>
                <w:lang w:val="en-GB"/>
              </w:rPr>
            </w:pPr>
            <w:r>
              <w:rPr>
                <w:rFonts w:ascii="Arial" w:hAnsi="Arial" w:cs="Arial"/>
                <w:sz w:val="20"/>
                <w:lang w:val="en-GB"/>
              </w:rPr>
              <w:t>EPS. F_EM</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5F313D"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EquipmentsOK</w:t>
            </w:r>
            <w:proofErr w:type="spellEnd"/>
            <w:r>
              <w:rPr>
                <w:rFonts w:ascii="Arial" w:hAnsi="Arial" w:cs="Arial"/>
                <w:sz w:val="20"/>
                <w:lang w:val="en-GB"/>
              </w:rPr>
              <w:t>(Boolean)</w:t>
            </w:r>
          </w:p>
        </w:tc>
        <w:tc>
          <w:tcPr>
            <w:tcW w:w="1010" w:type="dxa"/>
          </w:tcPr>
          <w:p w:rsidR="00BA3FE3" w:rsidRDefault="00003092" w:rsidP="00FF5104">
            <w:pPr>
              <w:pStyle w:val="Corps"/>
              <w:spacing w:before="60" w:after="60"/>
              <w:ind w:left="0"/>
              <w:jc w:val="center"/>
              <w:rPr>
                <w:rFonts w:ascii="Arial" w:hAnsi="Arial" w:cs="Arial"/>
                <w:sz w:val="20"/>
                <w:lang w:val="en-GB"/>
              </w:rPr>
            </w:pPr>
            <w:r>
              <w:rPr>
                <w:rFonts w:ascii="Arial" w:hAnsi="Arial" w:cs="Arial"/>
                <w:sz w:val="20"/>
                <w:lang w:val="en-GB"/>
              </w:rPr>
              <w:t>AV.</w:t>
            </w:r>
            <w:r w:rsidR="00BA3FE3">
              <w:rPr>
                <w:rFonts w:ascii="Arial" w:hAnsi="Arial" w:cs="Arial"/>
                <w:sz w:val="20"/>
                <w:lang w:val="en-GB"/>
              </w:rPr>
              <w:t>F_HM</w:t>
            </w:r>
          </w:p>
        </w:tc>
        <w:tc>
          <w:tcPr>
            <w:tcW w:w="3242" w:type="dxa"/>
          </w:tcPr>
          <w:p w:rsidR="00BA3FE3" w:rsidRDefault="00BA3FE3" w:rsidP="00FF5104">
            <w:pPr>
              <w:pStyle w:val="Corps"/>
              <w:spacing w:before="60" w:after="60"/>
              <w:ind w:left="0"/>
              <w:rPr>
                <w:rFonts w:ascii="Arial" w:hAnsi="Arial" w:cs="Arial"/>
                <w:sz w:val="20"/>
                <w:lang w:val="en-GB"/>
              </w:rPr>
            </w:pPr>
          </w:p>
        </w:tc>
        <w:tc>
          <w:tcPr>
            <w:tcW w:w="1099" w:type="dxa"/>
          </w:tcPr>
          <w:p w:rsidR="00BA3FE3" w:rsidRDefault="00BA3FE3" w:rsidP="00BC47C3">
            <w:pPr>
              <w:pStyle w:val="Corps"/>
              <w:spacing w:before="60" w:after="60"/>
              <w:ind w:left="0"/>
              <w:jc w:val="center"/>
              <w:rPr>
                <w:rFonts w:ascii="Arial" w:hAnsi="Arial" w:cs="Arial"/>
                <w:sz w:val="20"/>
                <w:lang w:val="en-GB"/>
              </w:rPr>
            </w:pPr>
          </w:p>
        </w:tc>
      </w:tr>
    </w:tbl>
    <w:p w:rsidR="001C0524" w:rsidRDefault="001C0524" w:rsidP="001C0524">
      <w:pPr>
        <w:pStyle w:val="Heading4"/>
        <w:rPr>
          <w:lang w:val="en-GB"/>
        </w:rPr>
      </w:pPr>
      <w:r>
        <w:rPr>
          <w:lang w:val="en-GB"/>
        </w:rPr>
        <w:t>Design Rational</w:t>
      </w:r>
    </w:p>
    <w:p w:rsidR="0064256D" w:rsidRDefault="006A739A" w:rsidP="00CE1DC6">
      <w:pPr>
        <w:pStyle w:val="Corps"/>
        <w:rPr>
          <w:lang w:val="en-GB"/>
        </w:rPr>
      </w:pPr>
      <w:r>
        <w:rPr>
          <w:lang w:val="en-GB"/>
        </w:rPr>
        <w:t>The reac</w:t>
      </w:r>
      <w:r w:rsidR="00B427A7">
        <w:rPr>
          <w:lang w:val="en-GB"/>
        </w:rPr>
        <w:t>tive part (modes, events</w:t>
      </w:r>
      <w:r>
        <w:rPr>
          <w:lang w:val="en-GB"/>
        </w:rPr>
        <w:t>) is made of the</w:t>
      </w:r>
      <w:r w:rsidR="00691ED9">
        <w:rPr>
          <w:lang w:val="en-GB"/>
        </w:rPr>
        <w:t xml:space="preserve"> simplest </w:t>
      </w:r>
      <w:r w:rsidR="004570BA">
        <w:rPr>
          <w:lang w:val="en-GB"/>
        </w:rPr>
        <w:t>phase logic</w:t>
      </w:r>
      <w:r>
        <w:rPr>
          <w:lang w:val="en-GB"/>
        </w:rPr>
        <w:t xml:space="preserve">: take-off, climb, cruise, descent, landing, </w:t>
      </w:r>
      <w:proofErr w:type="gramStart"/>
      <w:r>
        <w:rPr>
          <w:lang w:val="en-GB"/>
        </w:rPr>
        <w:t>stop</w:t>
      </w:r>
      <w:proofErr w:type="gramEnd"/>
      <w:r>
        <w:rPr>
          <w:lang w:val="en-GB"/>
        </w:rPr>
        <w:t>. See Figure 14.</w:t>
      </w:r>
      <w:r w:rsidR="0064256D">
        <w:rPr>
          <w:lang w:val="en-GB"/>
        </w:rPr>
        <w:t xml:space="preserve"> Many variants of the nominal sequence are possible. For instance:</w:t>
      </w:r>
    </w:p>
    <w:p w:rsidR="0064256D" w:rsidRDefault="00B427A7" w:rsidP="0094001A">
      <w:pPr>
        <w:pStyle w:val="Corps"/>
        <w:numPr>
          <w:ilvl w:val="0"/>
          <w:numId w:val="53"/>
        </w:numPr>
        <w:spacing w:before="60"/>
        <w:ind w:left="1485" w:hanging="357"/>
        <w:rPr>
          <w:lang w:val="en-GB"/>
        </w:rPr>
      </w:pPr>
      <w:r>
        <w:rPr>
          <w:lang w:val="en-GB"/>
        </w:rPr>
        <w:t xml:space="preserve">Climb, </w:t>
      </w:r>
      <w:r w:rsidR="0064256D">
        <w:rPr>
          <w:lang w:val="en-GB"/>
        </w:rPr>
        <w:t xml:space="preserve">then </w:t>
      </w:r>
      <w:r>
        <w:rPr>
          <w:lang w:val="en-GB"/>
        </w:rPr>
        <w:t xml:space="preserve">descent without cruise (e.g. </w:t>
      </w:r>
      <w:r w:rsidR="0064256D">
        <w:rPr>
          <w:lang w:val="en-GB"/>
        </w:rPr>
        <w:t xml:space="preserve">soft landing because of icing </w:t>
      </w:r>
      <w:r>
        <w:rPr>
          <w:lang w:val="en-GB"/>
        </w:rPr>
        <w:t>in</w:t>
      </w:r>
      <w:r w:rsidR="0064256D">
        <w:rPr>
          <w:lang w:val="en-GB"/>
        </w:rPr>
        <w:t xml:space="preserve"> climb),</w:t>
      </w:r>
    </w:p>
    <w:p w:rsidR="00CE1DC6" w:rsidRDefault="0064256D" w:rsidP="0094001A">
      <w:pPr>
        <w:pStyle w:val="Corps"/>
        <w:numPr>
          <w:ilvl w:val="0"/>
          <w:numId w:val="53"/>
        </w:numPr>
        <w:spacing w:before="60"/>
        <w:ind w:left="1485" w:hanging="357"/>
        <w:rPr>
          <w:lang w:val="en-GB"/>
        </w:rPr>
      </w:pPr>
      <w:r>
        <w:rPr>
          <w:lang w:val="en-GB"/>
        </w:rPr>
        <w:t xml:space="preserve">repeated </w:t>
      </w:r>
      <w:r w:rsidR="000152D8">
        <w:rPr>
          <w:lang w:val="en-GB"/>
        </w:rPr>
        <w:t>(</w:t>
      </w:r>
      <w:proofErr w:type="spellStart"/>
      <w:r w:rsidR="00B427A7">
        <w:rPr>
          <w:lang w:val="en-GB"/>
        </w:rPr>
        <w:t>climb;cruise</w:t>
      </w:r>
      <w:proofErr w:type="spellEnd"/>
      <w:r w:rsidR="000152D8">
        <w:rPr>
          <w:lang w:val="en-GB"/>
        </w:rPr>
        <w:t>)</w:t>
      </w:r>
      <w:r w:rsidR="00B427A7">
        <w:rPr>
          <w:lang w:val="en-GB"/>
        </w:rPr>
        <w:t xml:space="preserve"> </w:t>
      </w:r>
      <w:r>
        <w:rPr>
          <w:lang w:val="en-GB"/>
        </w:rPr>
        <w:t>and</w:t>
      </w:r>
      <w:r w:rsidR="00B427A7">
        <w:rPr>
          <w:lang w:val="en-GB"/>
        </w:rPr>
        <w:t>/or</w:t>
      </w:r>
      <w:r>
        <w:rPr>
          <w:lang w:val="en-GB"/>
        </w:rPr>
        <w:t xml:space="preserve"> </w:t>
      </w:r>
      <w:r w:rsidR="00B427A7">
        <w:rPr>
          <w:lang w:val="en-GB"/>
        </w:rPr>
        <w:t xml:space="preserve">repeated </w:t>
      </w:r>
      <w:r w:rsidR="000152D8">
        <w:rPr>
          <w:lang w:val="en-GB"/>
        </w:rPr>
        <w:t>(</w:t>
      </w:r>
      <w:proofErr w:type="spellStart"/>
      <w:r w:rsidR="00B427A7">
        <w:rPr>
          <w:lang w:val="en-GB"/>
        </w:rPr>
        <w:t>descent;cruise</w:t>
      </w:r>
      <w:proofErr w:type="spellEnd"/>
      <w:r w:rsidR="000152D8">
        <w:rPr>
          <w:lang w:val="en-GB"/>
        </w:rPr>
        <w:t>)</w:t>
      </w:r>
      <w:r>
        <w:rPr>
          <w:lang w:val="en-GB"/>
        </w:rPr>
        <w:t>,</w:t>
      </w:r>
    </w:p>
    <w:p w:rsidR="00AC379E" w:rsidRDefault="00AC379E" w:rsidP="00CE1DC6">
      <w:pPr>
        <w:pStyle w:val="Corps"/>
        <w:rPr>
          <w:lang w:val="en-GB"/>
        </w:rPr>
      </w:pPr>
      <w:r>
        <w:rPr>
          <w:lang w:val="en-GB"/>
        </w:rPr>
        <w:t xml:space="preserve">There is </w:t>
      </w:r>
      <w:r w:rsidR="00FF02F6">
        <w:rPr>
          <w:lang w:val="en-GB"/>
        </w:rPr>
        <w:t>logical independence</w:t>
      </w:r>
      <w:r w:rsidR="004570BA">
        <w:rPr>
          <w:lang w:val="en-GB"/>
        </w:rPr>
        <w:t xml:space="preserve"> between </w:t>
      </w:r>
      <w:r w:rsidR="006A739A">
        <w:rPr>
          <w:lang w:val="en-GB"/>
        </w:rPr>
        <w:t>GS</w:t>
      </w:r>
      <w:r w:rsidR="004570BA">
        <w:rPr>
          <w:lang w:val="en-GB"/>
        </w:rPr>
        <w:t xml:space="preserve"> controls and </w:t>
      </w:r>
      <w:r w:rsidR="00A9454D">
        <w:rPr>
          <w:lang w:val="en-GB"/>
        </w:rPr>
        <w:t>MMS</w:t>
      </w:r>
      <w:r w:rsidR="004570BA">
        <w:rPr>
          <w:lang w:val="en-GB"/>
        </w:rPr>
        <w:t xml:space="preserve"> controls:</w:t>
      </w:r>
    </w:p>
    <w:p w:rsidR="00AC379E" w:rsidRDefault="004570BA" w:rsidP="0094001A">
      <w:pPr>
        <w:pStyle w:val="Corps"/>
        <w:numPr>
          <w:ilvl w:val="0"/>
          <w:numId w:val="47"/>
        </w:numPr>
        <w:spacing w:before="60"/>
        <w:ind w:left="1485" w:hanging="357"/>
        <w:rPr>
          <w:lang w:val="en-GB"/>
        </w:rPr>
      </w:pPr>
      <w:r>
        <w:rPr>
          <w:lang w:val="en-GB"/>
        </w:rPr>
        <w:t>n</w:t>
      </w:r>
      <w:r w:rsidR="00691ED9">
        <w:rPr>
          <w:lang w:val="en-GB"/>
        </w:rPr>
        <w:t xml:space="preserve">avigation </w:t>
      </w:r>
      <w:r>
        <w:rPr>
          <w:lang w:val="en-GB"/>
        </w:rPr>
        <w:t>options</w:t>
      </w:r>
      <w:r w:rsidR="00691ED9">
        <w:rPr>
          <w:lang w:val="en-GB"/>
        </w:rPr>
        <w:t xml:space="preserve"> can be modified at any time</w:t>
      </w:r>
      <w:r w:rsidR="000152D8">
        <w:rPr>
          <w:lang w:val="en-GB"/>
        </w:rPr>
        <w:t xml:space="preserve"> by the GS operator,</w:t>
      </w:r>
      <w:r>
        <w:rPr>
          <w:lang w:val="en-GB"/>
        </w:rPr>
        <w:t xml:space="preserve"> </w:t>
      </w:r>
    </w:p>
    <w:p w:rsidR="00B75304" w:rsidRDefault="000152D8" w:rsidP="0094001A">
      <w:pPr>
        <w:pStyle w:val="Corps"/>
        <w:numPr>
          <w:ilvl w:val="0"/>
          <w:numId w:val="47"/>
        </w:numPr>
        <w:spacing w:before="60"/>
        <w:ind w:left="1485" w:hanging="357"/>
        <w:rPr>
          <w:lang w:val="en-GB"/>
        </w:rPr>
      </w:pPr>
      <w:proofErr w:type="gramStart"/>
      <w:r>
        <w:rPr>
          <w:lang w:val="en-GB"/>
        </w:rPr>
        <w:t>the</w:t>
      </w:r>
      <w:proofErr w:type="gramEnd"/>
      <w:r>
        <w:rPr>
          <w:lang w:val="en-GB"/>
        </w:rPr>
        <w:t xml:space="preserve"> navigation </w:t>
      </w:r>
      <w:r w:rsidR="00AC379E">
        <w:rPr>
          <w:lang w:val="en-GB"/>
        </w:rPr>
        <w:t>o</w:t>
      </w:r>
      <w:r w:rsidR="00B75304">
        <w:rPr>
          <w:lang w:val="en-GB"/>
        </w:rPr>
        <w:t>ption</w:t>
      </w:r>
      <w:r>
        <w:rPr>
          <w:lang w:val="en-GB"/>
        </w:rPr>
        <w:t>s</w:t>
      </w:r>
      <w:r w:rsidR="00B75304">
        <w:rPr>
          <w:lang w:val="en-GB"/>
        </w:rPr>
        <w:t xml:space="preserve"> are left unchanged by </w:t>
      </w:r>
      <w:r>
        <w:rPr>
          <w:lang w:val="en-GB"/>
        </w:rPr>
        <w:t xml:space="preserve">all the </w:t>
      </w:r>
      <w:r w:rsidR="00B75304">
        <w:rPr>
          <w:lang w:val="en-GB"/>
        </w:rPr>
        <w:t xml:space="preserve">phase transitions. </w:t>
      </w:r>
    </w:p>
    <w:p w:rsidR="004570BA" w:rsidRDefault="00B75304" w:rsidP="00CE1DC6">
      <w:pPr>
        <w:pStyle w:val="Corps"/>
        <w:rPr>
          <w:lang w:val="en-GB"/>
        </w:rPr>
      </w:pPr>
      <w:r>
        <w:rPr>
          <w:lang w:val="en-GB"/>
        </w:rPr>
        <w:lastRenderedPageBreak/>
        <w:t>The AV’s behaviour is insensitive to option changes during take-off and landing</w:t>
      </w:r>
      <w:r w:rsidR="000A54FF">
        <w:rPr>
          <w:lang w:val="en-GB"/>
        </w:rPr>
        <w:t xml:space="preserve"> (too short phases)</w:t>
      </w:r>
      <w:r>
        <w:rPr>
          <w:lang w:val="en-GB"/>
        </w:rPr>
        <w:t>.</w:t>
      </w:r>
    </w:p>
    <w:p w:rsidR="00A9454D" w:rsidRDefault="00A9454D" w:rsidP="00CE1DC6">
      <w:pPr>
        <w:pStyle w:val="Corps"/>
        <w:rPr>
          <w:lang w:val="en-GB"/>
        </w:rPr>
      </w:pPr>
      <w:r>
        <w:rPr>
          <w:lang w:val="en-GB"/>
        </w:rPr>
        <w:t xml:space="preserve">There is a </w:t>
      </w:r>
      <w:r w:rsidRPr="00A9454D">
        <w:rPr>
          <w:i/>
          <w:lang w:val="en-GB"/>
        </w:rPr>
        <w:t>s</w:t>
      </w:r>
      <w:r w:rsidR="004570BA" w:rsidRPr="00A9454D">
        <w:rPr>
          <w:i/>
          <w:lang w:val="en-GB"/>
        </w:rPr>
        <w:t>tratified approach</w:t>
      </w:r>
      <w:r w:rsidR="004570BA">
        <w:rPr>
          <w:lang w:val="en-GB"/>
        </w:rPr>
        <w:t xml:space="preserve"> to AV</w:t>
      </w:r>
      <w:r>
        <w:rPr>
          <w:lang w:val="en-GB"/>
        </w:rPr>
        <w:t>’s</w:t>
      </w:r>
      <w:r w:rsidR="004570BA">
        <w:rPr>
          <w:lang w:val="en-GB"/>
        </w:rPr>
        <w:t xml:space="preserve"> control</w:t>
      </w:r>
      <w:r>
        <w:rPr>
          <w:lang w:val="en-GB"/>
        </w:rPr>
        <w:t xml:space="preserve"> laws</w:t>
      </w:r>
      <w:r w:rsidR="004570BA">
        <w:rPr>
          <w:lang w:val="en-GB"/>
        </w:rPr>
        <w:t xml:space="preserve">: </w:t>
      </w:r>
    </w:p>
    <w:p w:rsidR="00A9454D" w:rsidRDefault="002962C3" w:rsidP="0094001A">
      <w:pPr>
        <w:pStyle w:val="Corps"/>
        <w:numPr>
          <w:ilvl w:val="0"/>
          <w:numId w:val="48"/>
        </w:numPr>
        <w:spacing w:before="120"/>
        <w:ind w:hanging="357"/>
        <w:rPr>
          <w:lang w:val="en-GB"/>
        </w:rPr>
      </w:pPr>
      <w:r w:rsidRPr="00C3423B">
        <w:rPr>
          <w:b/>
          <w:lang w:val="en-GB"/>
        </w:rPr>
        <w:t>Upper level</w:t>
      </w:r>
      <w:r>
        <w:rPr>
          <w:lang w:val="en-GB"/>
        </w:rPr>
        <w:t xml:space="preserve">: </w:t>
      </w:r>
      <w:r w:rsidR="00201815">
        <w:rPr>
          <w:lang w:val="en-GB"/>
        </w:rPr>
        <w:t>F_P</w:t>
      </w:r>
      <w:r w:rsidR="000A54FF">
        <w:rPr>
          <w:lang w:val="en-GB"/>
        </w:rPr>
        <w:t>T at AV level (AV.F_PT.F_MM</w:t>
      </w:r>
      <w:r w:rsidR="00201815">
        <w:rPr>
          <w:lang w:val="en-GB"/>
        </w:rPr>
        <w:t>)</w:t>
      </w:r>
      <w:r w:rsidR="004570BA">
        <w:rPr>
          <w:lang w:val="en-GB"/>
        </w:rPr>
        <w:t xml:space="preserve"> </w:t>
      </w:r>
      <w:r w:rsidR="00241A04">
        <w:rPr>
          <w:lang w:val="en-GB"/>
        </w:rPr>
        <w:t>is not aware of</w:t>
      </w:r>
      <w:r w:rsidR="004570BA">
        <w:rPr>
          <w:lang w:val="en-GB"/>
        </w:rPr>
        <w:t xml:space="preserve"> the ener</w:t>
      </w:r>
      <w:r w:rsidR="00241A04">
        <w:rPr>
          <w:lang w:val="en-GB"/>
        </w:rPr>
        <w:t>gies</w:t>
      </w:r>
      <w:r w:rsidR="004570BA">
        <w:rPr>
          <w:lang w:val="en-GB"/>
        </w:rPr>
        <w:t xml:space="preserve"> </w:t>
      </w:r>
      <w:r>
        <w:rPr>
          <w:lang w:val="en-GB"/>
        </w:rPr>
        <w:t>powering</w:t>
      </w:r>
      <w:r w:rsidR="00201815">
        <w:rPr>
          <w:lang w:val="en-GB"/>
        </w:rPr>
        <w:t xml:space="preserve"> propulsion and </w:t>
      </w:r>
      <w:r w:rsidR="000A54FF">
        <w:rPr>
          <w:lang w:val="en-GB"/>
        </w:rPr>
        <w:t xml:space="preserve">speed </w:t>
      </w:r>
      <w:r w:rsidR="00201815">
        <w:rPr>
          <w:lang w:val="en-GB"/>
        </w:rPr>
        <w:t>braking. F_PT</w:t>
      </w:r>
      <w:r w:rsidR="00C3423B">
        <w:rPr>
          <w:lang w:val="en-GB"/>
        </w:rPr>
        <w:t>.F_MM</w:t>
      </w:r>
      <w:r w:rsidR="004570BA">
        <w:rPr>
          <w:lang w:val="en-GB"/>
        </w:rPr>
        <w:t xml:space="preserve"> computes </w:t>
      </w:r>
      <w:r>
        <w:rPr>
          <w:lang w:val="en-GB"/>
        </w:rPr>
        <w:t>in the mechanical domain</w:t>
      </w:r>
      <w:r w:rsidR="004570BA">
        <w:rPr>
          <w:lang w:val="en-GB"/>
        </w:rPr>
        <w:t xml:space="preserve">, </w:t>
      </w:r>
    </w:p>
    <w:p w:rsidR="00691ED9" w:rsidRDefault="002962C3" w:rsidP="0094001A">
      <w:pPr>
        <w:pStyle w:val="Corps"/>
        <w:numPr>
          <w:ilvl w:val="0"/>
          <w:numId w:val="48"/>
        </w:numPr>
        <w:spacing w:before="120"/>
        <w:ind w:hanging="357"/>
        <w:rPr>
          <w:lang w:val="en-GB"/>
        </w:rPr>
      </w:pPr>
      <w:r w:rsidRPr="00C3423B">
        <w:rPr>
          <w:b/>
          <w:lang w:val="en-GB"/>
        </w:rPr>
        <w:t>Lower levels</w:t>
      </w:r>
      <w:r>
        <w:rPr>
          <w:lang w:val="en-GB"/>
        </w:rPr>
        <w:t xml:space="preserve">: </w:t>
      </w:r>
      <w:r w:rsidR="00CC0E05">
        <w:rPr>
          <w:lang w:val="en-GB"/>
        </w:rPr>
        <w:t>EPS and</w:t>
      </w:r>
      <w:r w:rsidR="00C14DD1">
        <w:rPr>
          <w:lang w:val="en-GB"/>
        </w:rPr>
        <w:t xml:space="preserve"> HBS</w:t>
      </w:r>
      <w:r>
        <w:rPr>
          <w:lang w:val="en-GB"/>
        </w:rPr>
        <w:t xml:space="preserve"> </w:t>
      </w:r>
      <w:r w:rsidR="00C14DD1">
        <w:rPr>
          <w:lang w:val="en-GB"/>
        </w:rPr>
        <w:t>have to convert</w:t>
      </w:r>
      <w:r>
        <w:rPr>
          <w:lang w:val="en-GB"/>
        </w:rPr>
        <w:t xml:space="preserve"> the mechanical </w:t>
      </w:r>
      <w:r w:rsidR="00CC0E05">
        <w:rPr>
          <w:lang w:val="en-GB"/>
        </w:rPr>
        <w:t>requests</w:t>
      </w:r>
      <w:r>
        <w:rPr>
          <w:lang w:val="en-GB"/>
        </w:rPr>
        <w:t xml:space="preserve"> </w:t>
      </w:r>
      <w:r w:rsidR="00C14DD1">
        <w:rPr>
          <w:lang w:val="en-GB"/>
        </w:rPr>
        <w:t>(torque commands)</w:t>
      </w:r>
      <w:r>
        <w:rPr>
          <w:lang w:val="en-GB"/>
        </w:rPr>
        <w:t xml:space="preserve"> </w:t>
      </w:r>
      <w:r w:rsidR="00C14DD1">
        <w:rPr>
          <w:lang w:val="en-GB"/>
        </w:rPr>
        <w:t>into</w:t>
      </w:r>
      <w:r w:rsidR="004570BA">
        <w:rPr>
          <w:lang w:val="en-GB"/>
        </w:rPr>
        <w:t xml:space="preserve"> </w:t>
      </w:r>
      <w:r>
        <w:rPr>
          <w:lang w:val="en-GB"/>
        </w:rPr>
        <w:t xml:space="preserve">electrical or </w:t>
      </w:r>
      <w:r w:rsidR="00974970">
        <w:rPr>
          <w:lang w:val="en-GB"/>
        </w:rPr>
        <w:t>hydraulic</w:t>
      </w:r>
      <w:r>
        <w:rPr>
          <w:lang w:val="en-GB"/>
        </w:rPr>
        <w:t xml:space="preserve"> </w:t>
      </w:r>
      <w:r w:rsidR="00C14DD1">
        <w:rPr>
          <w:lang w:val="en-GB"/>
        </w:rPr>
        <w:t>actions</w:t>
      </w:r>
      <w:r w:rsidR="004570BA">
        <w:rPr>
          <w:lang w:val="en-GB"/>
        </w:rPr>
        <w:t>.</w:t>
      </w:r>
    </w:p>
    <w:p w:rsidR="00F40416" w:rsidRDefault="00D77E30" w:rsidP="00F40416">
      <w:pPr>
        <w:pStyle w:val="Corps"/>
        <w:rPr>
          <w:lang w:val="en-GB"/>
        </w:rPr>
      </w:pPr>
      <w:r>
        <w:rPr>
          <w:lang w:val="en-GB"/>
        </w:rPr>
        <w:t>AV.</w:t>
      </w:r>
      <w:r w:rsidR="00F40416">
        <w:rPr>
          <w:lang w:val="en-GB"/>
        </w:rPr>
        <w:t>F_PT may use:</w:t>
      </w:r>
    </w:p>
    <w:p w:rsidR="00F40416" w:rsidRDefault="00F40416" w:rsidP="002F5640">
      <w:pPr>
        <w:pStyle w:val="Corps"/>
        <w:numPr>
          <w:ilvl w:val="0"/>
          <w:numId w:val="14"/>
        </w:numPr>
        <w:spacing w:before="60"/>
        <w:ind w:left="1491" w:hanging="357"/>
        <w:rPr>
          <w:lang w:val="en-GB"/>
        </w:rPr>
      </w:pPr>
      <w:r w:rsidRPr="00B50553">
        <w:rPr>
          <w:i/>
          <w:lang w:val="en-GB"/>
        </w:rPr>
        <w:t>Propulsion-only</w:t>
      </w:r>
      <w:r w:rsidRPr="005F3D48">
        <w:rPr>
          <w:lang w:val="en-GB"/>
        </w:rPr>
        <w:t xml:space="preserve"> </w:t>
      </w:r>
      <w:r>
        <w:rPr>
          <w:lang w:val="en-GB"/>
        </w:rPr>
        <w:t xml:space="preserve">control, </w:t>
      </w:r>
    </w:p>
    <w:p w:rsidR="00F40416" w:rsidRDefault="00F40416" w:rsidP="002F5640">
      <w:pPr>
        <w:pStyle w:val="Corps"/>
        <w:numPr>
          <w:ilvl w:val="0"/>
          <w:numId w:val="14"/>
        </w:numPr>
        <w:spacing w:before="60"/>
        <w:ind w:left="1491" w:hanging="357"/>
        <w:rPr>
          <w:lang w:val="en-GB"/>
        </w:rPr>
      </w:pPr>
      <w:r w:rsidRPr="00B50553">
        <w:rPr>
          <w:i/>
          <w:lang w:val="en-GB"/>
        </w:rPr>
        <w:t>Braking-only</w:t>
      </w:r>
      <w:r>
        <w:rPr>
          <w:lang w:val="en-GB"/>
        </w:rPr>
        <w:t xml:space="preserve"> control,</w:t>
      </w:r>
    </w:p>
    <w:p w:rsidR="00F40416" w:rsidRDefault="00F40416" w:rsidP="002F5640">
      <w:pPr>
        <w:pStyle w:val="Corps"/>
        <w:numPr>
          <w:ilvl w:val="0"/>
          <w:numId w:val="14"/>
        </w:numPr>
        <w:spacing w:before="60"/>
        <w:ind w:left="1491" w:hanging="357"/>
        <w:rPr>
          <w:lang w:val="en-GB"/>
        </w:rPr>
      </w:pPr>
      <w:r w:rsidRPr="00B50553">
        <w:rPr>
          <w:i/>
          <w:lang w:val="en-GB"/>
        </w:rPr>
        <w:t xml:space="preserve">Joint </w:t>
      </w:r>
      <w:r w:rsidR="00D77E30">
        <w:rPr>
          <w:i/>
          <w:lang w:val="en-GB"/>
        </w:rPr>
        <w:t>(</w:t>
      </w:r>
      <w:r w:rsidRPr="00B50553">
        <w:rPr>
          <w:i/>
          <w:lang w:val="en-GB"/>
        </w:rPr>
        <w:t>propulsion</w:t>
      </w:r>
      <w:r w:rsidR="004F5625">
        <w:rPr>
          <w:i/>
          <w:lang w:val="en-GB"/>
        </w:rPr>
        <w:t xml:space="preserve"> </w:t>
      </w:r>
      <w:r w:rsidRPr="00B50553">
        <w:rPr>
          <w:i/>
          <w:lang w:val="en-GB"/>
        </w:rPr>
        <w:t>+</w:t>
      </w:r>
      <w:r w:rsidR="004F5625">
        <w:rPr>
          <w:i/>
          <w:lang w:val="en-GB"/>
        </w:rPr>
        <w:t xml:space="preserve"> </w:t>
      </w:r>
      <w:r w:rsidRPr="00B50553">
        <w:rPr>
          <w:i/>
          <w:lang w:val="en-GB"/>
        </w:rPr>
        <w:t>braking</w:t>
      </w:r>
      <w:r w:rsidR="00D77E30">
        <w:rPr>
          <w:i/>
          <w:lang w:val="en-GB"/>
        </w:rPr>
        <w:t>)</w:t>
      </w:r>
      <w:r w:rsidR="00D77E30">
        <w:rPr>
          <w:lang w:val="en-GB"/>
        </w:rPr>
        <w:t xml:space="preserve"> control. For instance </w:t>
      </w:r>
      <w:r w:rsidR="00724F7B">
        <w:rPr>
          <w:lang w:val="en-GB"/>
        </w:rPr>
        <w:t>“bang-bang” policy</w:t>
      </w:r>
      <w:r>
        <w:rPr>
          <w:lang w:val="en-GB"/>
        </w:rPr>
        <w:t xml:space="preserve"> to maximize speed</w:t>
      </w:r>
      <w:r w:rsidR="00D77E30">
        <w:rPr>
          <w:lang w:val="en-GB"/>
        </w:rPr>
        <w:t xml:space="preserve"> at</w:t>
      </w:r>
      <w:r w:rsidR="004F5625">
        <w:rPr>
          <w:lang w:val="en-GB"/>
        </w:rPr>
        <w:t xml:space="preserve"> safety envelope</w:t>
      </w:r>
      <w:r w:rsidR="00D77E30">
        <w:rPr>
          <w:lang w:val="en-GB"/>
        </w:rPr>
        <w:t xml:space="preserve"> boundary</w:t>
      </w:r>
      <w:r w:rsidR="004F5625">
        <w:rPr>
          <w:lang w:val="en-GB"/>
        </w:rPr>
        <w:t xml:space="preserve"> in</w:t>
      </w:r>
      <w:r w:rsidR="00D77E30">
        <w:rPr>
          <w:lang w:val="en-GB"/>
        </w:rPr>
        <w:t xml:space="preserve"> </w:t>
      </w:r>
      <w:r w:rsidR="004F5625">
        <w:rPr>
          <w:lang w:val="en-GB"/>
        </w:rPr>
        <w:t>poor weather conditions</w:t>
      </w:r>
      <w:r w:rsidR="00D77E30">
        <w:rPr>
          <w:lang w:val="en-GB"/>
        </w:rPr>
        <w:t xml:space="preserve"> </w:t>
      </w:r>
      <w:r w:rsidR="00724F7B">
        <w:rPr>
          <w:lang w:val="en-GB"/>
        </w:rPr>
        <w:t>(</w:t>
      </w:r>
      <w:r w:rsidR="004F5625">
        <w:rPr>
          <w:lang w:val="en-GB"/>
        </w:rPr>
        <w:t xml:space="preserve">requires the </w:t>
      </w:r>
      <w:r w:rsidR="00724F7B">
        <w:rPr>
          <w:lang w:val="en-GB"/>
        </w:rPr>
        <w:t>SPEED option)</w:t>
      </w:r>
      <w:r>
        <w:rPr>
          <w:lang w:val="en-GB"/>
        </w:rPr>
        <w:t>.</w:t>
      </w:r>
    </w:p>
    <w:p w:rsidR="00F40416" w:rsidRDefault="003C0C88" w:rsidP="00F40416">
      <w:pPr>
        <w:pStyle w:val="Corps"/>
        <w:rPr>
          <w:lang w:val="en-GB"/>
        </w:rPr>
      </w:pPr>
      <w:r>
        <w:rPr>
          <w:lang w:val="en-GB"/>
        </w:rPr>
        <w:t>AV.</w:t>
      </w:r>
      <w:r w:rsidR="00F40416">
        <w:rPr>
          <w:lang w:val="en-GB"/>
        </w:rPr>
        <w:t xml:space="preserve">F_PT </w:t>
      </w:r>
      <w:r w:rsidR="00850198">
        <w:rPr>
          <w:lang w:val="en-GB"/>
        </w:rPr>
        <w:t>activates the</w:t>
      </w:r>
      <w:r w:rsidR="00F40416">
        <w:rPr>
          <w:lang w:val="en-GB"/>
        </w:rPr>
        <w:t xml:space="preserve"> </w:t>
      </w:r>
      <w:r w:rsidR="00F83C49">
        <w:rPr>
          <w:lang w:val="en-GB"/>
        </w:rPr>
        <w:t xml:space="preserve">option-dependent </w:t>
      </w:r>
      <w:r w:rsidR="00F40416">
        <w:rPr>
          <w:lang w:val="en-GB"/>
        </w:rPr>
        <w:t>control law</w:t>
      </w:r>
      <w:r>
        <w:rPr>
          <w:lang w:val="en-GB"/>
        </w:rPr>
        <w:t>s</w:t>
      </w:r>
      <w:r w:rsidR="00F40416">
        <w:rPr>
          <w:lang w:val="en-GB"/>
        </w:rPr>
        <w:t xml:space="preserve"> to meet the following </w:t>
      </w:r>
      <w:r w:rsidR="00AC671D">
        <w:rPr>
          <w:lang w:val="en-GB"/>
        </w:rPr>
        <w:t>ranked objectives</w:t>
      </w:r>
      <w:r w:rsidR="00F40416">
        <w:rPr>
          <w:lang w:val="en-GB"/>
        </w:rPr>
        <w:t>:</w:t>
      </w:r>
    </w:p>
    <w:p w:rsidR="00F40416" w:rsidRDefault="00D4573F" w:rsidP="002F5640">
      <w:pPr>
        <w:pStyle w:val="Corps"/>
        <w:numPr>
          <w:ilvl w:val="0"/>
          <w:numId w:val="12"/>
        </w:numPr>
        <w:spacing w:before="60"/>
        <w:ind w:hanging="357"/>
        <w:rPr>
          <w:lang w:val="en-GB"/>
        </w:rPr>
      </w:pPr>
      <w:r>
        <w:rPr>
          <w:lang w:val="en-GB"/>
        </w:rPr>
        <w:t>cover</w:t>
      </w:r>
      <w:r w:rsidR="00F40416">
        <w:rPr>
          <w:lang w:val="en-GB"/>
        </w:rPr>
        <w:t xml:space="preserve"> the distance </w:t>
      </w:r>
      <w:r w:rsidR="00F83C49">
        <w:rPr>
          <w:lang w:val="en-GB"/>
        </w:rPr>
        <w:t xml:space="preserve">at prescribed </w:t>
      </w:r>
      <w:r w:rsidR="00F40416">
        <w:rPr>
          <w:lang w:val="en-GB"/>
        </w:rPr>
        <w:t>altitude and speed,</w:t>
      </w:r>
    </w:p>
    <w:p w:rsidR="00F40416" w:rsidRDefault="00F83C49" w:rsidP="002F5640">
      <w:pPr>
        <w:pStyle w:val="Corps"/>
        <w:numPr>
          <w:ilvl w:val="0"/>
          <w:numId w:val="12"/>
        </w:numPr>
        <w:spacing w:before="60"/>
        <w:ind w:hanging="357"/>
        <w:rPr>
          <w:lang w:val="en-GB"/>
        </w:rPr>
      </w:pPr>
      <w:r>
        <w:rPr>
          <w:lang w:val="en-GB"/>
        </w:rPr>
        <w:t>If not possible, relax</w:t>
      </w:r>
      <w:r w:rsidR="00F40416">
        <w:rPr>
          <w:lang w:val="en-GB"/>
        </w:rPr>
        <w:t xml:space="preserve"> the </w:t>
      </w:r>
      <w:r>
        <w:rPr>
          <w:lang w:val="en-GB"/>
        </w:rPr>
        <w:t>speed</w:t>
      </w:r>
      <w:r w:rsidR="00F40416">
        <w:rPr>
          <w:lang w:val="en-GB"/>
        </w:rPr>
        <w:t xml:space="preserve"> constraint</w:t>
      </w:r>
      <w:r>
        <w:rPr>
          <w:lang w:val="en-GB"/>
        </w:rPr>
        <w:t xml:space="preserve"> and enter energy-saving mode,</w:t>
      </w:r>
    </w:p>
    <w:p w:rsidR="00F40416" w:rsidRDefault="00F40416" w:rsidP="002F5640">
      <w:pPr>
        <w:pStyle w:val="Corps"/>
        <w:numPr>
          <w:ilvl w:val="0"/>
          <w:numId w:val="12"/>
        </w:numPr>
        <w:spacing w:before="60"/>
        <w:ind w:hanging="357"/>
        <w:rPr>
          <w:lang w:val="en-GB"/>
        </w:rPr>
      </w:pPr>
      <w:r>
        <w:rPr>
          <w:lang w:val="en-GB"/>
        </w:rPr>
        <w:t xml:space="preserve">If </w:t>
      </w:r>
      <w:r w:rsidR="00D4573F">
        <w:rPr>
          <w:lang w:val="en-GB"/>
        </w:rPr>
        <w:t xml:space="preserve">still </w:t>
      </w:r>
      <w:r w:rsidR="00F83C49">
        <w:rPr>
          <w:lang w:val="en-GB"/>
        </w:rPr>
        <w:t>not possible</w:t>
      </w:r>
      <w:r w:rsidR="00AC671D">
        <w:rPr>
          <w:lang w:val="en-GB"/>
        </w:rPr>
        <w:t xml:space="preserve"> (altitude + distance + </w:t>
      </w:r>
      <w:r w:rsidR="00D4573F">
        <w:rPr>
          <w:lang w:val="en-GB"/>
        </w:rPr>
        <w:t>weather</w:t>
      </w:r>
      <w:r w:rsidR="00AC671D">
        <w:rPr>
          <w:lang w:val="en-GB"/>
        </w:rPr>
        <w:t xml:space="preserve"> conditions </w:t>
      </w:r>
      <w:r w:rsidR="00D4573F">
        <w:rPr>
          <w:lang w:val="en-GB"/>
        </w:rPr>
        <w:t xml:space="preserve">are </w:t>
      </w:r>
      <w:r w:rsidR="00AC671D">
        <w:rPr>
          <w:lang w:val="en-GB"/>
        </w:rPr>
        <w:t xml:space="preserve">incompatible with </w:t>
      </w:r>
      <w:proofErr w:type="spellStart"/>
      <w:r w:rsidR="00AC671D">
        <w:rPr>
          <w:lang w:val="en-GB"/>
        </w:rPr>
        <w:t>onboard</w:t>
      </w:r>
      <w:proofErr w:type="spellEnd"/>
      <w:r w:rsidR="00AC671D">
        <w:rPr>
          <w:lang w:val="en-GB"/>
        </w:rPr>
        <w:t xml:space="preserve"> energy)</w:t>
      </w:r>
      <w:r w:rsidR="00F83C49">
        <w:rPr>
          <w:lang w:val="en-GB"/>
        </w:rPr>
        <w:t xml:space="preserve"> activate</w:t>
      </w:r>
      <w:r>
        <w:rPr>
          <w:lang w:val="en-GB"/>
        </w:rPr>
        <w:t xml:space="preserve"> soft landing. </w:t>
      </w:r>
    </w:p>
    <w:p w:rsidR="001C0524" w:rsidRDefault="001C0524" w:rsidP="001C0524">
      <w:pPr>
        <w:pStyle w:val="Heading4"/>
        <w:rPr>
          <w:lang w:val="en-GB"/>
        </w:rPr>
      </w:pPr>
      <w:r>
        <w:rPr>
          <w:lang w:val="en-GB"/>
        </w:rPr>
        <w:t>Declarative Part</w:t>
      </w:r>
    </w:p>
    <w:p w:rsidR="001C0524" w:rsidRDefault="001C0524" w:rsidP="008346FE">
      <w:pPr>
        <w:pStyle w:val="Heading5"/>
        <w:spacing w:before="120"/>
        <w:rPr>
          <w:lang w:val="en-GB"/>
        </w:rPr>
      </w:pPr>
      <w:r>
        <w:rPr>
          <w:lang w:val="en-GB"/>
        </w:rPr>
        <w:t>Assumptions</w:t>
      </w:r>
    </w:p>
    <w:p w:rsidR="008346FE" w:rsidRDefault="008346FE" w:rsidP="0094001A">
      <w:pPr>
        <w:pStyle w:val="Corps"/>
        <w:numPr>
          <w:ilvl w:val="0"/>
          <w:numId w:val="51"/>
        </w:numPr>
        <w:spacing w:before="60"/>
        <w:rPr>
          <w:lang w:val="en-GB"/>
        </w:rPr>
      </w:pPr>
      <w:proofErr w:type="spellStart"/>
      <w:r>
        <w:rPr>
          <w:lang w:val="en-GB"/>
        </w:rPr>
        <w:t>Foreseable</w:t>
      </w:r>
      <w:proofErr w:type="spellEnd"/>
      <w:r>
        <w:rPr>
          <w:lang w:val="en-GB"/>
        </w:rPr>
        <w:t xml:space="preserve"> operating conditions for wind gusts are the regulatory ones</w:t>
      </w:r>
      <w:r w:rsidR="005F1A7E">
        <w:rPr>
          <w:lang w:val="en-GB"/>
        </w:rPr>
        <w:t>,</w:t>
      </w:r>
      <w:r>
        <w:rPr>
          <w:lang w:val="en-GB"/>
        </w:rPr>
        <w:t xml:space="preserve"> </w:t>
      </w:r>
    </w:p>
    <w:p w:rsidR="00535270" w:rsidRDefault="008346FE" w:rsidP="0094001A">
      <w:pPr>
        <w:pStyle w:val="Corps"/>
        <w:numPr>
          <w:ilvl w:val="0"/>
          <w:numId w:val="51"/>
        </w:numPr>
        <w:spacing w:before="60"/>
        <w:rPr>
          <w:lang w:val="en-GB"/>
        </w:rPr>
      </w:pPr>
      <w:proofErr w:type="spellStart"/>
      <w:r>
        <w:rPr>
          <w:lang w:val="en-GB"/>
        </w:rPr>
        <w:t>Foreseable</w:t>
      </w:r>
      <w:proofErr w:type="spellEnd"/>
      <w:r>
        <w:rPr>
          <w:lang w:val="en-GB"/>
        </w:rPr>
        <w:t xml:space="preserve"> operating conditions for </w:t>
      </w:r>
      <w:r w:rsidR="0097641F">
        <w:rPr>
          <w:lang w:val="en-GB"/>
        </w:rPr>
        <w:t>icing</w:t>
      </w:r>
      <w:r>
        <w:rPr>
          <w:lang w:val="en-GB"/>
        </w:rPr>
        <w:t xml:space="preserve"> are the regulatory ones</w:t>
      </w:r>
      <w:r w:rsidR="005F1A7E">
        <w:rPr>
          <w:lang w:val="en-GB"/>
        </w:rPr>
        <w:t>,</w:t>
      </w:r>
    </w:p>
    <w:p w:rsidR="00743824" w:rsidRDefault="00743824" w:rsidP="0094001A">
      <w:pPr>
        <w:pStyle w:val="Corps"/>
        <w:numPr>
          <w:ilvl w:val="0"/>
          <w:numId w:val="51"/>
        </w:numPr>
        <w:spacing w:before="60"/>
        <w:rPr>
          <w:lang w:val="en-GB"/>
        </w:rPr>
      </w:pPr>
      <w:r w:rsidRPr="00743824">
        <w:rPr>
          <w:i/>
          <w:lang w:val="en-GB"/>
        </w:rPr>
        <w:t xml:space="preserve">Standard </w:t>
      </w:r>
      <w:r w:rsidR="006655D9">
        <w:rPr>
          <w:i/>
          <w:lang w:val="en-GB"/>
        </w:rPr>
        <w:t>Weather C</w:t>
      </w:r>
      <w:r w:rsidRPr="00743824">
        <w:rPr>
          <w:i/>
          <w:lang w:val="en-GB"/>
        </w:rPr>
        <w:t>onditions</w:t>
      </w:r>
      <w:r>
        <w:rPr>
          <w:lang w:val="en-GB"/>
        </w:rPr>
        <w:t xml:space="preserve"> </w:t>
      </w:r>
      <w:r w:rsidR="006655D9">
        <w:rPr>
          <w:lang w:val="en-GB"/>
        </w:rPr>
        <w:t xml:space="preserve">(SWC) </w:t>
      </w:r>
      <w:r>
        <w:rPr>
          <w:lang w:val="en-GB"/>
        </w:rPr>
        <w:t>are defined by</w:t>
      </w:r>
      <w:r w:rsidR="00026FF0">
        <w:rPr>
          <w:lang w:val="en-GB"/>
        </w:rPr>
        <w:t xml:space="preserve"> ATC standards (TBDL </w:t>
      </w:r>
      <w:r w:rsidR="00881A52">
        <w:rPr>
          <w:lang w:val="en-GB"/>
        </w:rPr>
        <w:t>at</w:t>
      </w:r>
      <w:r w:rsidR="00026FF0">
        <w:rPr>
          <w:lang w:val="en-GB"/>
        </w:rPr>
        <w:t xml:space="preserve"> model</w:t>
      </w:r>
      <w:r w:rsidR="00881A52">
        <w:rPr>
          <w:lang w:val="en-GB"/>
        </w:rPr>
        <w:t xml:space="preserve"> level</w:t>
      </w:r>
      <w:r w:rsidR="00026FF0">
        <w:rPr>
          <w:lang w:val="en-GB"/>
        </w:rPr>
        <w:t>)</w:t>
      </w:r>
    </w:p>
    <w:p w:rsidR="00743824" w:rsidRDefault="006655D9" w:rsidP="0094001A">
      <w:pPr>
        <w:pStyle w:val="Corps"/>
        <w:numPr>
          <w:ilvl w:val="0"/>
          <w:numId w:val="51"/>
        </w:numPr>
        <w:spacing w:before="60"/>
        <w:rPr>
          <w:lang w:val="en-GB"/>
        </w:rPr>
      </w:pPr>
      <w:r>
        <w:rPr>
          <w:i/>
          <w:lang w:val="en-GB"/>
        </w:rPr>
        <w:t>Good Weather C</w:t>
      </w:r>
      <w:r w:rsidR="00026FF0" w:rsidRPr="00026FF0">
        <w:rPr>
          <w:i/>
          <w:lang w:val="en-GB"/>
        </w:rPr>
        <w:t>onditions</w:t>
      </w:r>
      <w:r w:rsidR="00026FF0">
        <w:rPr>
          <w:lang w:val="en-GB"/>
        </w:rPr>
        <w:t xml:space="preserve"> </w:t>
      </w:r>
      <w:r>
        <w:rPr>
          <w:lang w:val="en-GB"/>
        </w:rPr>
        <w:t xml:space="preserve">(GWC) </w:t>
      </w:r>
      <w:r w:rsidR="00026FF0">
        <w:rPr>
          <w:lang w:val="en-GB"/>
        </w:rPr>
        <w:t xml:space="preserve">are defined by no icing and </w:t>
      </w:r>
      <w:r w:rsidR="00674CF5">
        <w:rPr>
          <w:i/>
          <w:lang w:val="en-GB"/>
        </w:rPr>
        <w:t>tailwind</w:t>
      </w:r>
      <w:r w:rsidR="00026FF0">
        <w:rPr>
          <w:lang w:val="en-GB"/>
        </w:rPr>
        <w:t xml:space="preserve"> </w:t>
      </w:r>
      <w:r w:rsidR="00674CF5">
        <w:rPr>
          <w:lang w:val="en-GB"/>
        </w:rPr>
        <w:t xml:space="preserve">(no vertical component) </w:t>
      </w:r>
      <w:r w:rsidR="00026FF0">
        <w:rPr>
          <w:lang w:val="en-GB"/>
        </w:rPr>
        <w:t xml:space="preserve">of </w:t>
      </w:r>
      <w:r>
        <w:rPr>
          <w:lang w:val="en-GB"/>
        </w:rPr>
        <w:t xml:space="preserve">strength </w:t>
      </w:r>
      <w:r w:rsidR="00026FF0">
        <w:rPr>
          <w:lang w:val="en-GB"/>
        </w:rPr>
        <w:t>less than 15kt, distributed as uniform law [0,15]</w:t>
      </w:r>
      <w:r w:rsidR="00447E0C">
        <w:rPr>
          <w:lang w:val="en-GB"/>
        </w:rPr>
        <w:t>,</w:t>
      </w:r>
    </w:p>
    <w:p w:rsidR="00505D95" w:rsidRDefault="00C67585" w:rsidP="0094001A">
      <w:pPr>
        <w:pStyle w:val="Corps"/>
        <w:numPr>
          <w:ilvl w:val="0"/>
          <w:numId w:val="51"/>
        </w:numPr>
        <w:spacing w:before="60"/>
        <w:rPr>
          <w:lang w:val="en-GB"/>
        </w:rPr>
      </w:pPr>
      <w:r>
        <w:rPr>
          <w:i/>
          <w:lang w:val="en-GB"/>
        </w:rPr>
        <w:t>Adverse</w:t>
      </w:r>
      <w:r w:rsidR="00C3059E">
        <w:rPr>
          <w:i/>
          <w:lang w:val="en-GB"/>
        </w:rPr>
        <w:t xml:space="preserve"> Weather C</w:t>
      </w:r>
      <w:r w:rsidR="00026FF0" w:rsidRPr="00026FF0">
        <w:rPr>
          <w:i/>
          <w:lang w:val="en-GB"/>
        </w:rPr>
        <w:t>onditions</w:t>
      </w:r>
      <w:r w:rsidR="00026FF0">
        <w:rPr>
          <w:lang w:val="en-GB"/>
        </w:rPr>
        <w:t xml:space="preserve"> </w:t>
      </w:r>
      <w:r>
        <w:rPr>
          <w:lang w:val="en-GB"/>
        </w:rPr>
        <w:t>(A</w:t>
      </w:r>
      <w:r w:rsidR="00C3059E">
        <w:rPr>
          <w:lang w:val="en-GB"/>
        </w:rPr>
        <w:t xml:space="preserve">WC) </w:t>
      </w:r>
      <w:proofErr w:type="gramStart"/>
      <w:r w:rsidR="00026FF0">
        <w:rPr>
          <w:lang w:val="en-GB"/>
        </w:rPr>
        <w:t>are</w:t>
      </w:r>
      <w:proofErr w:type="gramEnd"/>
      <w:r w:rsidR="00026FF0">
        <w:rPr>
          <w:lang w:val="en-GB"/>
        </w:rPr>
        <w:t xml:space="preserve"> defined by no icing and</w:t>
      </w:r>
      <w:r w:rsidR="00674CF5">
        <w:rPr>
          <w:lang w:val="en-GB"/>
        </w:rPr>
        <w:t xml:space="preserve"> </w:t>
      </w:r>
      <w:r w:rsidR="00674CF5" w:rsidRPr="00674CF5">
        <w:rPr>
          <w:i/>
          <w:lang w:val="en-GB"/>
        </w:rPr>
        <w:t>headwind</w:t>
      </w:r>
      <w:r w:rsidR="00674CF5">
        <w:rPr>
          <w:lang w:val="en-GB"/>
        </w:rPr>
        <w:t xml:space="preserve"> with </w:t>
      </w:r>
      <w:r w:rsidR="006655D9">
        <w:rPr>
          <w:lang w:val="en-GB"/>
        </w:rPr>
        <w:t xml:space="preserve">some </w:t>
      </w:r>
      <w:r w:rsidR="00674CF5">
        <w:rPr>
          <w:lang w:val="en-GB"/>
        </w:rPr>
        <w:t>vertical component</w:t>
      </w:r>
      <w:r w:rsidR="00BB402F">
        <w:rPr>
          <w:lang w:val="en-GB"/>
        </w:rPr>
        <w:t xml:space="preserve">. </w:t>
      </w:r>
      <w:r>
        <w:rPr>
          <w:lang w:val="en-GB"/>
        </w:rPr>
        <w:t>AWC</w:t>
      </w:r>
      <w:r w:rsidR="00BB402F">
        <w:rPr>
          <w:lang w:val="en-GB"/>
        </w:rPr>
        <w:t xml:space="preserve"> wind is</w:t>
      </w:r>
      <w:r w:rsidR="00674CF5">
        <w:rPr>
          <w:lang w:val="en-GB"/>
        </w:rPr>
        <w:t xml:space="preserve"> characterized by</w:t>
      </w:r>
      <w:r w:rsidR="00505D95">
        <w:rPr>
          <w:lang w:val="en-GB"/>
        </w:rPr>
        <w:t>:</w:t>
      </w:r>
    </w:p>
    <w:p w:rsidR="0007638D" w:rsidRDefault="0007638D" w:rsidP="0094001A">
      <w:pPr>
        <w:pStyle w:val="Corps"/>
        <w:numPr>
          <w:ilvl w:val="1"/>
          <w:numId w:val="51"/>
        </w:numPr>
        <w:spacing w:before="60"/>
        <w:rPr>
          <w:lang w:val="en-GB"/>
        </w:rPr>
      </w:pPr>
      <w:r>
        <w:rPr>
          <w:lang w:val="en-GB"/>
        </w:rPr>
        <w:t>Horizontal head</w:t>
      </w:r>
      <w:r w:rsidR="00505D95">
        <w:rPr>
          <w:lang w:val="en-GB"/>
        </w:rPr>
        <w:t>wind</w:t>
      </w:r>
      <w:r w:rsidR="00816B51">
        <w:rPr>
          <w:lang w:val="en-GB"/>
        </w:rPr>
        <w:t>:</w:t>
      </w:r>
      <w:r w:rsidR="004E55B1">
        <w:rPr>
          <w:lang w:val="en-GB"/>
        </w:rPr>
        <w:t xml:space="preserve"> </w:t>
      </w:r>
    </w:p>
    <w:p w:rsidR="00505D95" w:rsidRDefault="0007638D" w:rsidP="0094001A">
      <w:pPr>
        <w:pStyle w:val="Corps"/>
        <w:numPr>
          <w:ilvl w:val="2"/>
          <w:numId w:val="51"/>
        </w:numPr>
        <w:spacing w:before="60"/>
        <w:rPr>
          <w:lang w:val="en-GB"/>
        </w:rPr>
      </w:pPr>
      <w:r>
        <w:rPr>
          <w:lang w:val="en-GB"/>
        </w:rPr>
        <w:t xml:space="preserve">speed </w:t>
      </w:r>
      <w:r w:rsidR="004E55B1">
        <w:rPr>
          <w:lang w:val="en-GB"/>
        </w:rPr>
        <w:t xml:space="preserve">fluctuates in </w:t>
      </w:r>
      <w:r>
        <w:rPr>
          <w:lang w:val="en-GB"/>
        </w:rPr>
        <w:t>[10kt, 25kt] distributed as GL(18,5),</w:t>
      </w:r>
    </w:p>
    <w:p w:rsidR="0007638D" w:rsidRDefault="0007638D" w:rsidP="0094001A">
      <w:pPr>
        <w:pStyle w:val="Corps"/>
        <w:numPr>
          <w:ilvl w:val="2"/>
          <w:numId w:val="51"/>
        </w:numPr>
        <w:spacing w:before="60"/>
        <w:rPr>
          <w:lang w:val="en-GB"/>
        </w:rPr>
      </w:pPr>
      <w:r>
        <w:rPr>
          <w:lang w:val="en-GB"/>
        </w:rPr>
        <w:t xml:space="preserve">direction </w:t>
      </w:r>
      <w:r w:rsidR="007B4F2D">
        <w:rPr>
          <w:lang w:val="en-GB"/>
        </w:rPr>
        <w:t xml:space="preserve">with respect to heading </w:t>
      </w:r>
      <w:r>
        <w:rPr>
          <w:lang w:val="en-GB"/>
        </w:rPr>
        <w:t>fluctuates in [-</w:t>
      </w:r>
      <w:r w:rsidR="007B4F2D">
        <w:rPr>
          <w:lang w:val="en-GB"/>
        </w:rPr>
        <w:t>π/4, +π/4] uniformly,</w:t>
      </w:r>
    </w:p>
    <w:p w:rsidR="0007638D" w:rsidRDefault="0007638D" w:rsidP="0094001A">
      <w:pPr>
        <w:pStyle w:val="Corps"/>
        <w:numPr>
          <w:ilvl w:val="1"/>
          <w:numId w:val="51"/>
        </w:numPr>
        <w:spacing w:before="60"/>
        <w:rPr>
          <w:lang w:val="en-GB"/>
        </w:rPr>
      </w:pPr>
      <w:r>
        <w:rPr>
          <w:lang w:val="en-GB"/>
        </w:rPr>
        <w:t xml:space="preserve">Vertical headwind: </w:t>
      </w:r>
      <w:r w:rsidR="00BB402F">
        <w:rPr>
          <w:lang w:val="en-GB"/>
        </w:rPr>
        <w:t>strength</w:t>
      </w:r>
      <w:r>
        <w:rPr>
          <w:lang w:val="en-GB"/>
        </w:rPr>
        <w:t xml:space="preserve"> fluctuates in [-10kt, +20kt] as GL(</w:t>
      </w:r>
      <w:r w:rsidR="007D0742">
        <w:rPr>
          <w:lang w:val="en-GB"/>
        </w:rPr>
        <w:t>10</w:t>
      </w:r>
      <w:r>
        <w:rPr>
          <w:lang w:val="en-GB"/>
        </w:rPr>
        <w:t>,</w:t>
      </w:r>
      <w:r w:rsidR="007D0742">
        <w:rPr>
          <w:lang w:val="en-GB"/>
        </w:rPr>
        <w:t>5</w:t>
      </w:r>
      <w:r>
        <w:rPr>
          <w:lang w:val="en-GB"/>
        </w:rPr>
        <w:t>),</w:t>
      </w:r>
    </w:p>
    <w:p w:rsidR="008346FE" w:rsidRDefault="00535270" w:rsidP="0094001A">
      <w:pPr>
        <w:pStyle w:val="Corps"/>
        <w:numPr>
          <w:ilvl w:val="0"/>
          <w:numId w:val="51"/>
        </w:numPr>
        <w:spacing w:before="60"/>
        <w:rPr>
          <w:lang w:val="en-GB"/>
        </w:rPr>
      </w:pPr>
      <w:r>
        <w:rPr>
          <w:lang w:val="en-GB"/>
        </w:rPr>
        <w:t xml:space="preserve">Operators may enter any value by means of the GS channel or the USB channel (no assumption on the values for robustness reasons). But the values are </w:t>
      </w:r>
      <w:r w:rsidR="00DF299E">
        <w:rPr>
          <w:lang w:val="en-GB"/>
        </w:rPr>
        <w:t xml:space="preserve">assumed to be </w:t>
      </w:r>
      <w:r>
        <w:rPr>
          <w:lang w:val="en-GB"/>
        </w:rPr>
        <w:t xml:space="preserve">well-typed </w:t>
      </w:r>
      <w:r w:rsidR="00B016AB">
        <w:rPr>
          <w:lang w:val="en-GB"/>
        </w:rPr>
        <w:t xml:space="preserve">and appropriately bounded </w:t>
      </w:r>
      <w:r>
        <w:rPr>
          <w:lang w:val="en-GB"/>
        </w:rPr>
        <w:t>(</w:t>
      </w:r>
      <w:r w:rsidR="00432116">
        <w:rPr>
          <w:lang w:val="en-GB"/>
        </w:rPr>
        <w:t>needed</w:t>
      </w:r>
      <w:r>
        <w:rPr>
          <w:lang w:val="en-GB"/>
        </w:rPr>
        <w:t xml:space="preserve"> to </w:t>
      </w:r>
      <w:r w:rsidR="00432116">
        <w:rPr>
          <w:lang w:val="en-GB"/>
        </w:rPr>
        <w:t xml:space="preserve">discard </w:t>
      </w:r>
      <w:r w:rsidR="00DF299E">
        <w:rPr>
          <w:lang w:val="en-GB"/>
        </w:rPr>
        <w:t>some</w:t>
      </w:r>
      <w:r>
        <w:rPr>
          <w:lang w:val="en-GB"/>
        </w:rPr>
        <w:t xml:space="preserve"> security attack aspects).</w:t>
      </w:r>
    </w:p>
    <w:p w:rsidR="007D0742" w:rsidRPr="008346FE" w:rsidRDefault="007D0742" w:rsidP="007D0742">
      <w:pPr>
        <w:pStyle w:val="Corps"/>
        <w:ind w:left="1701" w:hanging="709"/>
        <w:rPr>
          <w:lang w:val="en-GB"/>
        </w:rPr>
      </w:pPr>
      <w:r w:rsidRPr="007D0742">
        <w:rPr>
          <w:b/>
          <w:lang w:val="en-GB"/>
        </w:rPr>
        <w:t>Note</w:t>
      </w:r>
      <w:r>
        <w:rPr>
          <w:lang w:val="en-GB"/>
        </w:rPr>
        <w:t>: On Gaussian laws (infinite support) a finite support is added for worst case analyses</w:t>
      </w:r>
      <w:r w:rsidR="005457B4">
        <w:rPr>
          <w:lang w:val="en-GB"/>
        </w:rPr>
        <w:t xml:space="preserve"> in control law design or dimensioning of physical devices</w:t>
      </w:r>
      <w:r>
        <w:rPr>
          <w:lang w:val="en-GB"/>
        </w:rPr>
        <w:t xml:space="preserve">. The worst </w:t>
      </w:r>
      <w:r>
        <w:rPr>
          <w:lang w:val="en-GB"/>
        </w:rPr>
        <w:lastRenderedPageBreak/>
        <w:t>cases are</w:t>
      </w:r>
      <w:r w:rsidR="005457B4">
        <w:rPr>
          <w:lang w:val="en-GB"/>
        </w:rPr>
        <w:t xml:space="preserve"> defined by</w:t>
      </w:r>
      <w:r>
        <w:rPr>
          <w:lang w:val="en-GB"/>
        </w:rPr>
        <w:t xml:space="preserve"> the bounds of the finite support</w:t>
      </w:r>
      <w:r w:rsidR="005457B4">
        <w:rPr>
          <w:lang w:val="en-GB"/>
        </w:rPr>
        <w:t>. Their</w:t>
      </w:r>
      <w:r>
        <w:rPr>
          <w:lang w:val="en-GB"/>
        </w:rPr>
        <w:t xml:space="preserve"> occurrence can </w:t>
      </w:r>
      <w:r w:rsidR="00C67585">
        <w:rPr>
          <w:lang w:val="en-GB"/>
        </w:rPr>
        <w:t>be quantified by the normal law</w:t>
      </w:r>
      <w:r w:rsidR="000C07AD">
        <w:rPr>
          <w:lang w:val="en-GB"/>
        </w:rPr>
        <w:t xml:space="preserve">. </w:t>
      </w:r>
    </w:p>
    <w:p w:rsidR="001C0524" w:rsidRDefault="001C0524" w:rsidP="001C0524">
      <w:pPr>
        <w:pStyle w:val="Heading5"/>
        <w:rPr>
          <w:lang w:val="en-GB"/>
        </w:rPr>
      </w:pPr>
      <w:r>
        <w:rPr>
          <w:lang w:val="en-GB"/>
        </w:rPr>
        <w:t>Guarantees</w:t>
      </w:r>
    </w:p>
    <w:p w:rsidR="00B22A4F" w:rsidRDefault="00B22A4F" w:rsidP="0094001A">
      <w:pPr>
        <w:pStyle w:val="Corps"/>
        <w:numPr>
          <w:ilvl w:val="0"/>
          <w:numId w:val="52"/>
        </w:numPr>
        <w:spacing w:before="60"/>
        <w:rPr>
          <w:lang w:val="en-GB"/>
        </w:rPr>
      </w:pPr>
      <w:r>
        <w:rPr>
          <w:lang w:val="en-GB"/>
        </w:rPr>
        <w:t xml:space="preserve">No take-off if </w:t>
      </w:r>
      <w:proofErr w:type="spellStart"/>
      <w:r w:rsidR="002732B3">
        <w:rPr>
          <w:lang w:val="en-GB"/>
        </w:rPr>
        <w:t>onboard</w:t>
      </w:r>
      <w:proofErr w:type="spellEnd"/>
      <w:r>
        <w:rPr>
          <w:lang w:val="en-GB"/>
        </w:rPr>
        <w:t xml:space="preserve"> energy is incompatible with the mission</w:t>
      </w:r>
      <w:r w:rsidR="009C647F">
        <w:rPr>
          <w:lang w:val="en-GB"/>
        </w:rPr>
        <w:t>,</w:t>
      </w:r>
      <w:r>
        <w:rPr>
          <w:lang w:val="en-GB"/>
        </w:rPr>
        <w:t xml:space="preserve"> under </w:t>
      </w:r>
      <w:r w:rsidR="002732B3">
        <w:rPr>
          <w:lang w:val="en-GB"/>
        </w:rPr>
        <w:t xml:space="preserve">SWC </w:t>
      </w:r>
      <w:r>
        <w:rPr>
          <w:lang w:val="en-GB"/>
        </w:rPr>
        <w:t xml:space="preserve">assumption, </w:t>
      </w:r>
    </w:p>
    <w:p w:rsidR="00674CAE" w:rsidRDefault="006A29A3" w:rsidP="0094001A">
      <w:pPr>
        <w:pStyle w:val="Corps"/>
        <w:numPr>
          <w:ilvl w:val="0"/>
          <w:numId w:val="52"/>
        </w:numPr>
        <w:spacing w:before="60"/>
        <w:rPr>
          <w:lang w:val="en-GB"/>
        </w:rPr>
      </w:pPr>
      <w:r>
        <w:rPr>
          <w:lang w:val="en-GB"/>
        </w:rPr>
        <w:t>Climb p</w:t>
      </w:r>
      <w:r w:rsidR="00674CAE">
        <w:rPr>
          <w:lang w:val="en-GB"/>
        </w:rPr>
        <w:t>er</w:t>
      </w:r>
      <w:r w:rsidR="006B685B">
        <w:rPr>
          <w:lang w:val="en-GB"/>
        </w:rPr>
        <w:t>formance</w:t>
      </w:r>
      <w:r w:rsidR="001F4A0E">
        <w:rPr>
          <w:lang w:val="en-GB"/>
        </w:rPr>
        <w:t xml:space="preserve">: ascending speed </w:t>
      </w:r>
      <w:r w:rsidR="006B685B">
        <w:rPr>
          <w:lang w:val="en-GB"/>
        </w:rPr>
        <w:t>kept</w:t>
      </w:r>
      <w:r w:rsidR="001F4A0E">
        <w:rPr>
          <w:lang w:val="en-GB"/>
        </w:rPr>
        <w:t xml:space="preserve"> in [0.2, 3] m/s</w:t>
      </w:r>
      <w:r w:rsidR="00674CAE">
        <w:rPr>
          <w:lang w:val="en-GB"/>
        </w:rPr>
        <w:t>, p</w:t>
      </w:r>
      <w:r w:rsidR="00C64495">
        <w:rPr>
          <w:lang w:val="en-GB"/>
        </w:rPr>
        <w:t xml:space="preserve">recision </w:t>
      </w:r>
      <w:r w:rsidR="00125027">
        <w:rPr>
          <w:lang w:val="en-GB"/>
        </w:rPr>
        <w:t>of</w:t>
      </w:r>
      <w:r w:rsidR="00C64495">
        <w:rPr>
          <w:lang w:val="en-GB"/>
        </w:rPr>
        <w:t xml:space="preserve"> </w:t>
      </w:r>
      <w:r w:rsidR="00125027">
        <w:rPr>
          <w:lang w:val="en-GB"/>
        </w:rPr>
        <w:t>flight level capture</w:t>
      </w:r>
      <w:r w:rsidR="001F4A0E">
        <w:rPr>
          <w:lang w:val="en-GB"/>
        </w:rPr>
        <w:t xml:space="preserve"> </w:t>
      </w:r>
      <w:r w:rsidR="006B685B">
        <w:rPr>
          <w:lang w:val="en-GB"/>
        </w:rPr>
        <w:t xml:space="preserve">within </w:t>
      </w:r>
      <w:r w:rsidR="001F4A0E">
        <w:rPr>
          <w:lang w:val="en-GB"/>
        </w:rPr>
        <w:t xml:space="preserve"> </w:t>
      </w:r>
      <w:r w:rsidR="00C64495">
        <w:rPr>
          <w:lang w:val="en-GB"/>
        </w:rPr>
        <w:t>+</w:t>
      </w:r>
      <w:r w:rsidR="00674CAE">
        <w:rPr>
          <w:lang w:val="en-GB"/>
        </w:rPr>
        <w:t>- 5%</w:t>
      </w:r>
      <w:r w:rsidR="009430AB">
        <w:rPr>
          <w:lang w:val="en-GB"/>
        </w:rPr>
        <w:t xml:space="preserve"> of the reference value</w:t>
      </w:r>
      <w:r w:rsidR="00674CAE">
        <w:rPr>
          <w:lang w:val="en-GB"/>
        </w:rPr>
        <w:t>,</w:t>
      </w:r>
    </w:p>
    <w:p w:rsidR="002C751C" w:rsidRDefault="002C751C" w:rsidP="0094001A">
      <w:pPr>
        <w:pStyle w:val="Corps"/>
        <w:numPr>
          <w:ilvl w:val="0"/>
          <w:numId w:val="52"/>
        </w:numPr>
        <w:spacing w:before="60"/>
        <w:rPr>
          <w:lang w:val="en-GB"/>
        </w:rPr>
      </w:pPr>
      <w:r>
        <w:rPr>
          <w:lang w:val="en-GB"/>
        </w:rPr>
        <w:t xml:space="preserve">AV </w:t>
      </w:r>
      <w:r w:rsidR="001B02E0">
        <w:rPr>
          <w:lang w:val="en-GB"/>
        </w:rPr>
        <w:t xml:space="preserve">kept </w:t>
      </w:r>
      <w:r>
        <w:rPr>
          <w:lang w:val="en-GB"/>
        </w:rPr>
        <w:t xml:space="preserve">in </w:t>
      </w:r>
      <w:r w:rsidR="006B685B">
        <w:rPr>
          <w:lang w:val="en-GB"/>
        </w:rPr>
        <w:t xml:space="preserve">the safety flight envelope (a phase-dependent constraint on p, </w:t>
      </w:r>
      <w:proofErr w:type="spellStart"/>
      <w:r w:rsidR="006B685B">
        <w:rPr>
          <w:lang w:val="en-GB"/>
        </w:rPr>
        <w:t>pdot</w:t>
      </w:r>
      <w:proofErr w:type="spellEnd"/>
      <w:r w:rsidR="006B685B">
        <w:rPr>
          <w:lang w:val="en-GB"/>
        </w:rPr>
        <w:t xml:space="preserve">, q, </w:t>
      </w:r>
      <w:proofErr w:type="spellStart"/>
      <w:r w:rsidR="006B685B">
        <w:rPr>
          <w:lang w:val="en-GB"/>
        </w:rPr>
        <w:t>qdot</w:t>
      </w:r>
      <w:proofErr w:type="spellEnd"/>
      <w:r w:rsidR="006B685B">
        <w:rPr>
          <w:lang w:val="en-GB"/>
        </w:rPr>
        <w:t>),</w:t>
      </w:r>
    </w:p>
    <w:p w:rsidR="006546E6" w:rsidRDefault="006546E6" w:rsidP="0094001A">
      <w:pPr>
        <w:pStyle w:val="Corps"/>
        <w:numPr>
          <w:ilvl w:val="0"/>
          <w:numId w:val="52"/>
        </w:numPr>
        <w:spacing w:before="60"/>
        <w:rPr>
          <w:lang w:val="en-GB"/>
        </w:rPr>
      </w:pPr>
      <w:r>
        <w:rPr>
          <w:lang w:val="en-GB"/>
        </w:rPr>
        <w:t xml:space="preserve">RP mode is identical to </w:t>
      </w:r>
      <w:proofErr w:type="gramStart"/>
      <w:r>
        <w:rPr>
          <w:lang w:val="en-GB"/>
        </w:rPr>
        <w:t>A</w:t>
      </w:r>
      <w:proofErr w:type="gramEnd"/>
      <w:r>
        <w:rPr>
          <w:lang w:val="en-GB"/>
        </w:rPr>
        <w:t xml:space="preserve"> mode when no command</w:t>
      </w:r>
      <w:r w:rsidR="00401659">
        <w:rPr>
          <w:lang w:val="en-GB"/>
        </w:rPr>
        <w:t xml:space="preserve"> is sent</w:t>
      </w:r>
      <w:r>
        <w:rPr>
          <w:lang w:val="en-GB"/>
        </w:rPr>
        <w:t xml:space="preserve"> to the AV. </w:t>
      </w:r>
      <w:r w:rsidR="00401659">
        <w:rPr>
          <w:lang w:val="en-GB"/>
        </w:rPr>
        <w:t>All control laws and FDIR</w:t>
      </w:r>
      <w:r>
        <w:rPr>
          <w:lang w:val="en-GB"/>
        </w:rPr>
        <w:t xml:space="preserve"> behaviours </w:t>
      </w:r>
      <w:r w:rsidR="00401659">
        <w:rPr>
          <w:lang w:val="en-GB"/>
        </w:rPr>
        <w:t>are left invariant by ‘A’↔‘</w:t>
      </w:r>
      <w:r w:rsidR="0099763B">
        <w:rPr>
          <w:lang w:val="en-GB"/>
        </w:rPr>
        <w:t>RP</w:t>
      </w:r>
      <w:r w:rsidR="00401659">
        <w:rPr>
          <w:lang w:val="en-GB"/>
        </w:rPr>
        <w:t>’</w:t>
      </w:r>
      <w:r w:rsidR="0099763B">
        <w:rPr>
          <w:lang w:val="en-GB"/>
        </w:rPr>
        <w:t xml:space="preserve"> switches,</w:t>
      </w:r>
    </w:p>
    <w:p w:rsidR="000F16A4" w:rsidRDefault="000F16A4" w:rsidP="0094001A">
      <w:pPr>
        <w:pStyle w:val="Corps"/>
        <w:numPr>
          <w:ilvl w:val="0"/>
          <w:numId w:val="52"/>
        </w:numPr>
        <w:spacing w:before="60"/>
        <w:rPr>
          <w:lang w:val="en-GB"/>
        </w:rPr>
      </w:pPr>
      <w:r>
        <w:rPr>
          <w:lang w:val="en-GB"/>
        </w:rPr>
        <w:t xml:space="preserve">In ideal </w:t>
      </w:r>
      <w:r w:rsidR="00B24EB3">
        <w:rPr>
          <w:lang w:val="en-GB"/>
        </w:rPr>
        <w:t xml:space="preserve">weather conditions (no wind, no icing), </w:t>
      </w:r>
      <w:r w:rsidR="00A32D04">
        <w:rPr>
          <w:lang w:val="en-GB"/>
        </w:rPr>
        <w:t>in case of</w:t>
      </w:r>
      <w:r w:rsidR="00F42693">
        <w:rPr>
          <w:lang w:val="en-GB"/>
        </w:rPr>
        <w:t xml:space="preserve"> </w:t>
      </w:r>
      <w:r w:rsidR="009F376F">
        <w:rPr>
          <w:lang w:val="en-GB"/>
        </w:rPr>
        <w:t xml:space="preserve">at most 1 failure </w:t>
      </w:r>
      <w:r w:rsidR="00F42693">
        <w:rPr>
          <w:lang w:val="en-GB"/>
        </w:rPr>
        <w:t>per</w:t>
      </w:r>
      <w:r w:rsidR="00B24EB3">
        <w:rPr>
          <w:lang w:val="en-GB"/>
        </w:rPr>
        <w:t xml:space="preserve"> component type</w:t>
      </w:r>
      <w:r w:rsidR="009F376F">
        <w:rPr>
          <w:lang w:val="en-GB"/>
        </w:rPr>
        <w:t xml:space="preserve">, </w:t>
      </w:r>
      <w:r>
        <w:rPr>
          <w:lang w:val="en-GB"/>
        </w:rPr>
        <w:t>all initiated missions run to completion,</w:t>
      </w:r>
    </w:p>
    <w:p w:rsidR="00815336" w:rsidRDefault="00FB5B64" w:rsidP="0094001A">
      <w:pPr>
        <w:pStyle w:val="Corps"/>
        <w:numPr>
          <w:ilvl w:val="0"/>
          <w:numId w:val="52"/>
        </w:numPr>
        <w:spacing w:before="60"/>
        <w:rPr>
          <w:lang w:val="en-GB"/>
        </w:rPr>
      </w:pPr>
      <w:r>
        <w:rPr>
          <w:lang w:val="en-GB"/>
        </w:rPr>
        <w:t xml:space="preserve">In </w:t>
      </w:r>
      <w:r w:rsidR="00666E0E">
        <w:rPr>
          <w:lang w:val="en-GB"/>
        </w:rPr>
        <w:t>GWC</w:t>
      </w:r>
      <w:r w:rsidR="00813A87">
        <w:rPr>
          <w:lang w:val="en-GB"/>
        </w:rPr>
        <w:t>,</w:t>
      </w:r>
      <w:r w:rsidR="00666E0E">
        <w:rPr>
          <w:lang w:val="en-GB"/>
        </w:rPr>
        <w:t xml:space="preserve"> at MTOW,</w:t>
      </w:r>
      <w:r w:rsidR="00074DC2">
        <w:rPr>
          <w:lang w:val="en-GB"/>
        </w:rPr>
        <w:t xml:space="preserve"> </w:t>
      </w:r>
      <w:r w:rsidR="00666E0E">
        <w:rPr>
          <w:lang w:val="en-GB"/>
        </w:rPr>
        <w:t>when the range is lower</w:t>
      </w:r>
      <w:r w:rsidR="00666E0E" w:rsidRPr="00074DC2">
        <w:rPr>
          <w:lang w:val="en-GB"/>
        </w:rPr>
        <w:t xml:space="preserve"> than 100 </w:t>
      </w:r>
      <w:proofErr w:type="spellStart"/>
      <w:r w:rsidR="00666E0E" w:rsidRPr="00074DC2">
        <w:rPr>
          <w:lang w:val="en-GB"/>
        </w:rPr>
        <w:t>n.m</w:t>
      </w:r>
      <w:proofErr w:type="spellEnd"/>
      <w:r w:rsidR="00666E0E">
        <w:rPr>
          <w:lang w:val="en-GB"/>
        </w:rPr>
        <w:t>,</w:t>
      </w:r>
      <w:r w:rsidR="00666E0E" w:rsidRPr="00074DC2">
        <w:rPr>
          <w:lang w:val="en-GB"/>
        </w:rPr>
        <w:t xml:space="preserve"> </w:t>
      </w:r>
      <w:r w:rsidR="00074DC2">
        <w:rPr>
          <w:lang w:val="en-GB"/>
        </w:rPr>
        <w:t xml:space="preserve">the </w:t>
      </w:r>
      <w:r w:rsidR="00666E0E">
        <w:rPr>
          <w:lang w:val="en-GB"/>
        </w:rPr>
        <w:t xml:space="preserve">mission </w:t>
      </w:r>
      <w:r w:rsidR="00074DC2">
        <w:rPr>
          <w:lang w:val="en-GB"/>
        </w:rPr>
        <w:t xml:space="preserve">success ratio </w:t>
      </w:r>
      <w:r w:rsidR="00666E0E">
        <w:rPr>
          <w:lang w:val="en-GB"/>
        </w:rPr>
        <w:t>is at least 90% (</w:t>
      </w:r>
      <w:r w:rsidR="00074DC2">
        <w:rPr>
          <w:lang w:val="en-GB"/>
        </w:rPr>
        <w:t>95% confidence</w:t>
      </w:r>
      <w:r w:rsidR="0099763B">
        <w:rPr>
          <w:lang w:val="en-GB"/>
        </w:rPr>
        <w:t xml:space="preserve"> level</w:t>
      </w:r>
      <w:r w:rsidR="00666E0E">
        <w:rPr>
          <w:lang w:val="en-GB"/>
        </w:rPr>
        <w:t>)</w:t>
      </w:r>
      <w:r w:rsidR="00074DC2">
        <w:rPr>
          <w:lang w:val="en-GB"/>
        </w:rPr>
        <w:t>,</w:t>
      </w:r>
    </w:p>
    <w:p w:rsidR="00FB5B64" w:rsidRDefault="00FB5B64" w:rsidP="0094001A">
      <w:pPr>
        <w:pStyle w:val="Corps"/>
        <w:numPr>
          <w:ilvl w:val="0"/>
          <w:numId w:val="52"/>
        </w:numPr>
        <w:spacing w:before="60"/>
        <w:rPr>
          <w:lang w:val="en-GB"/>
        </w:rPr>
      </w:pPr>
      <w:r>
        <w:rPr>
          <w:lang w:val="en-GB"/>
        </w:rPr>
        <w:t xml:space="preserve">In </w:t>
      </w:r>
      <w:r w:rsidR="00813A87">
        <w:rPr>
          <w:lang w:val="en-GB"/>
        </w:rPr>
        <w:t xml:space="preserve">AWC, at MTOW, when the </w:t>
      </w:r>
      <w:r w:rsidR="00074DC2">
        <w:rPr>
          <w:lang w:val="en-GB"/>
        </w:rPr>
        <w:t>range is lower</w:t>
      </w:r>
      <w:r w:rsidR="00074DC2" w:rsidRPr="00074DC2">
        <w:rPr>
          <w:lang w:val="en-GB"/>
        </w:rPr>
        <w:t xml:space="preserve"> than</w:t>
      </w:r>
      <w:r w:rsidR="00074DC2">
        <w:rPr>
          <w:lang w:val="en-GB"/>
        </w:rPr>
        <w:t xml:space="preserve"> 5</w:t>
      </w:r>
      <w:r w:rsidR="00074DC2" w:rsidRPr="00074DC2">
        <w:rPr>
          <w:lang w:val="en-GB"/>
        </w:rPr>
        <w:t xml:space="preserve">0 </w:t>
      </w:r>
      <w:proofErr w:type="spellStart"/>
      <w:r w:rsidR="00074DC2" w:rsidRPr="00074DC2">
        <w:rPr>
          <w:lang w:val="en-GB"/>
        </w:rPr>
        <w:t>n.m</w:t>
      </w:r>
      <w:proofErr w:type="spellEnd"/>
      <w:r w:rsidR="006045AC">
        <w:rPr>
          <w:lang w:val="en-GB"/>
        </w:rPr>
        <w:t>,</w:t>
      </w:r>
      <w:r w:rsidR="00074DC2" w:rsidRPr="00074DC2">
        <w:rPr>
          <w:lang w:val="en-GB"/>
        </w:rPr>
        <w:t xml:space="preserve"> </w:t>
      </w:r>
      <w:r w:rsidR="00813A87">
        <w:rPr>
          <w:lang w:val="en-GB"/>
        </w:rPr>
        <w:t>the success ratio is at least</w:t>
      </w:r>
      <w:r w:rsidR="00074DC2">
        <w:rPr>
          <w:lang w:val="en-GB"/>
        </w:rPr>
        <w:t xml:space="preserve"> 60% </w:t>
      </w:r>
      <w:r w:rsidR="00813A87">
        <w:rPr>
          <w:lang w:val="en-GB"/>
        </w:rPr>
        <w:t>(</w:t>
      </w:r>
      <w:r w:rsidR="00074DC2">
        <w:rPr>
          <w:lang w:val="en-GB"/>
        </w:rPr>
        <w:t>95% confidence</w:t>
      </w:r>
      <w:r w:rsidR="0099763B">
        <w:rPr>
          <w:lang w:val="en-GB"/>
        </w:rPr>
        <w:t xml:space="preserve"> level</w:t>
      </w:r>
      <w:r w:rsidR="00813A87">
        <w:rPr>
          <w:lang w:val="en-GB"/>
        </w:rPr>
        <w:t>)</w:t>
      </w:r>
      <w:r w:rsidR="00074DC2">
        <w:rPr>
          <w:lang w:val="en-GB"/>
        </w:rPr>
        <w:t>,</w:t>
      </w:r>
    </w:p>
    <w:p w:rsidR="00A32D04" w:rsidRDefault="002C751C" w:rsidP="0094001A">
      <w:pPr>
        <w:pStyle w:val="Corps"/>
        <w:numPr>
          <w:ilvl w:val="0"/>
          <w:numId w:val="52"/>
        </w:numPr>
        <w:spacing w:before="60"/>
        <w:rPr>
          <w:lang w:val="en-GB"/>
        </w:rPr>
      </w:pPr>
      <w:r>
        <w:rPr>
          <w:lang w:val="en-GB"/>
        </w:rPr>
        <w:t xml:space="preserve">As soon as </w:t>
      </w:r>
      <w:r w:rsidR="00DB4B67">
        <w:rPr>
          <w:lang w:val="en-GB"/>
        </w:rPr>
        <w:t>rejection</w:t>
      </w:r>
      <w:r w:rsidR="00A32D04">
        <w:rPr>
          <w:lang w:val="en-GB"/>
        </w:rPr>
        <w:t xml:space="preserve"> of </w:t>
      </w:r>
      <w:r>
        <w:rPr>
          <w:lang w:val="en-GB"/>
        </w:rPr>
        <w:t xml:space="preserve">external disturbances </w:t>
      </w:r>
      <w:r w:rsidR="00DB4B67">
        <w:rPr>
          <w:lang w:val="en-GB"/>
        </w:rPr>
        <w:t>(</w:t>
      </w:r>
      <w:r w:rsidR="002B05FE">
        <w:rPr>
          <w:lang w:val="en-GB"/>
        </w:rPr>
        <w:t>safety envelope</w:t>
      </w:r>
      <w:r w:rsidR="00DB4B67">
        <w:rPr>
          <w:lang w:val="en-GB"/>
        </w:rPr>
        <w:t>)</w:t>
      </w:r>
      <w:r>
        <w:rPr>
          <w:lang w:val="en-GB"/>
        </w:rPr>
        <w:t xml:space="preserve"> </w:t>
      </w:r>
      <w:r w:rsidR="00A32D04">
        <w:rPr>
          <w:lang w:val="en-GB"/>
        </w:rPr>
        <w:t xml:space="preserve">or mission </w:t>
      </w:r>
      <w:r w:rsidR="00DB4B67">
        <w:rPr>
          <w:lang w:val="en-GB"/>
        </w:rPr>
        <w:t xml:space="preserve">completion </w:t>
      </w:r>
      <w:r w:rsidR="002B05FE">
        <w:rPr>
          <w:lang w:val="en-GB"/>
        </w:rPr>
        <w:t>is</w:t>
      </w:r>
      <w:r w:rsidR="00934F69">
        <w:rPr>
          <w:lang w:val="en-GB"/>
        </w:rPr>
        <w:t xml:space="preserve"> no longer possible</w:t>
      </w:r>
      <w:r w:rsidR="00A32D04">
        <w:rPr>
          <w:lang w:val="en-GB"/>
        </w:rPr>
        <w:t xml:space="preserve">, soft landing should be triggered, </w:t>
      </w:r>
    </w:p>
    <w:p w:rsidR="002C751C" w:rsidRDefault="00463826" w:rsidP="0094001A">
      <w:pPr>
        <w:pStyle w:val="Corps"/>
        <w:numPr>
          <w:ilvl w:val="0"/>
          <w:numId w:val="52"/>
        </w:numPr>
        <w:spacing w:before="60"/>
        <w:rPr>
          <w:lang w:val="en-GB"/>
        </w:rPr>
      </w:pPr>
      <w:r>
        <w:rPr>
          <w:lang w:val="en-GB"/>
        </w:rPr>
        <w:t xml:space="preserve">As soon as </w:t>
      </w:r>
      <w:r w:rsidR="00DB4B67">
        <w:rPr>
          <w:lang w:val="en-GB"/>
        </w:rPr>
        <w:t xml:space="preserve">rejection of external disturbances (safety envelope) or mission completion is no longer possible and </w:t>
      </w:r>
      <w:r>
        <w:rPr>
          <w:lang w:val="en-GB"/>
        </w:rPr>
        <w:t>propulsion is no longer availabl</w:t>
      </w:r>
      <w:r w:rsidR="00DB4B67">
        <w:rPr>
          <w:lang w:val="en-GB"/>
        </w:rPr>
        <w:t>e, hard landing (F_EL)</w:t>
      </w:r>
      <w:r>
        <w:rPr>
          <w:lang w:val="en-GB"/>
        </w:rPr>
        <w:t xml:space="preserve"> should be triggered,</w:t>
      </w:r>
    </w:p>
    <w:p w:rsidR="001C0524" w:rsidRPr="001C0524" w:rsidRDefault="001C0524" w:rsidP="001C0524">
      <w:pPr>
        <w:pStyle w:val="Heading4"/>
        <w:rPr>
          <w:lang w:val="en-GB"/>
        </w:rPr>
      </w:pPr>
      <w:r>
        <w:rPr>
          <w:lang w:val="en-GB"/>
        </w:rPr>
        <w:t>Constructive Part</w:t>
      </w:r>
    </w:p>
    <w:p w:rsidR="009158D3" w:rsidRDefault="00F05D6F" w:rsidP="00A4336F">
      <w:pPr>
        <w:pStyle w:val="Corps"/>
        <w:spacing w:before="120"/>
        <w:rPr>
          <w:lang w:val="en-GB"/>
        </w:rPr>
      </w:pPr>
      <w:r>
        <w:rPr>
          <w:lang w:val="en-GB"/>
        </w:rPr>
        <w:t>It decomposes in</w:t>
      </w:r>
      <w:r w:rsidR="002C15D1">
        <w:rPr>
          <w:lang w:val="en-GB"/>
        </w:rPr>
        <w:t>to</w:t>
      </w:r>
      <w:r>
        <w:rPr>
          <w:lang w:val="en-GB"/>
        </w:rPr>
        <w:t xml:space="preserve"> </w:t>
      </w:r>
      <w:r w:rsidR="007835A0">
        <w:rPr>
          <w:lang w:val="en-GB"/>
        </w:rPr>
        <w:t>six</w:t>
      </w:r>
      <w:r w:rsidR="002C15D1">
        <w:rPr>
          <w:lang w:val="en-GB"/>
        </w:rPr>
        <w:t xml:space="preserve"> </w:t>
      </w:r>
      <w:r w:rsidR="00E970D2">
        <w:rPr>
          <w:lang w:val="en-GB"/>
        </w:rPr>
        <w:t xml:space="preserve">mission </w:t>
      </w:r>
      <w:r>
        <w:rPr>
          <w:lang w:val="en-GB"/>
        </w:rPr>
        <w:t xml:space="preserve">stages and </w:t>
      </w:r>
      <w:r w:rsidR="007835A0">
        <w:rPr>
          <w:lang w:val="en-GB"/>
        </w:rPr>
        <w:t>two</w:t>
      </w:r>
      <w:r w:rsidR="002C15D1">
        <w:rPr>
          <w:lang w:val="en-GB"/>
        </w:rPr>
        <w:t xml:space="preserve"> </w:t>
      </w:r>
      <w:r w:rsidR="001C0524">
        <w:rPr>
          <w:lang w:val="en-GB"/>
        </w:rPr>
        <w:t>modes (</w:t>
      </w:r>
      <w:r w:rsidR="007835A0">
        <w:rPr>
          <w:lang w:val="en-GB"/>
        </w:rPr>
        <w:t>‘</w:t>
      </w:r>
      <w:r w:rsidR="001C0524">
        <w:rPr>
          <w:lang w:val="en-GB"/>
        </w:rPr>
        <w:t>RP</w:t>
      </w:r>
      <w:r w:rsidR="007835A0">
        <w:rPr>
          <w:lang w:val="en-GB"/>
        </w:rPr>
        <w:t>’</w:t>
      </w:r>
      <w:r w:rsidR="001C0524">
        <w:rPr>
          <w:lang w:val="en-GB"/>
        </w:rPr>
        <w:t xml:space="preserve">, </w:t>
      </w:r>
      <w:r w:rsidR="007835A0">
        <w:rPr>
          <w:lang w:val="en-GB"/>
        </w:rPr>
        <w:t>‘</w:t>
      </w:r>
      <w:r w:rsidR="001C0524">
        <w:rPr>
          <w:lang w:val="en-GB"/>
        </w:rPr>
        <w:t>A</w:t>
      </w:r>
      <w:r w:rsidR="007835A0">
        <w:rPr>
          <w:lang w:val="en-GB"/>
        </w:rPr>
        <w:t>’</w:t>
      </w:r>
      <w:r>
        <w:rPr>
          <w:lang w:val="en-GB"/>
        </w:rPr>
        <w:t>). The stages are common to both modes.</w:t>
      </w:r>
      <w:r w:rsidR="0083223E">
        <w:rPr>
          <w:lang w:val="en-GB"/>
        </w:rPr>
        <w:t xml:space="preserve"> A hierarchical state machine specifies the sequencing logic</w:t>
      </w:r>
      <w:r w:rsidR="007D6575">
        <w:rPr>
          <w:lang w:val="en-GB"/>
        </w:rPr>
        <w:t xml:space="preserve"> (Fig 14)</w:t>
      </w:r>
      <w:r w:rsidR="0083223E">
        <w:rPr>
          <w:lang w:val="en-GB"/>
        </w:rPr>
        <w:t>.</w:t>
      </w:r>
    </w:p>
    <w:p w:rsidR="007D6575" w:rsidRDefault="007D6575">
      <w:pPr>
        <w:pStyle w:val="Corps"/>
        <w:rPr>
          <w:lang w:val="en-GB"/>
        </w:rPr>
      </w:pPr>
      <w:r>
        <w:rPr>
          <w:lang w:val="en-GB"/>
        </w:rPr>
        <w:t>The stages are:</w:t>
      </w:r>
    </w:p>
    <w:p w:rsidR="007D6575" w:rsidRDefault="007D6575" w:rsidP="003B518B">
      <w:pPr>
        <w:pStyle w:val="Corps"/>
        <w:numPr>
          <w:ilvl w:val="0"/>
          <w:numId w:val="8"/>
        </w:numPr>
        <w:spacing w:before="120"/>
        <w:ind w:hanging="357"/>
        <w:rPr>
          <w:lang w:val="en-GB"/>
        </w:rPr>
      </w:pPr>
      <w:r w:rsidRPr="00674CAE">
        <w:rPr>
          <w:b/>
          <w:lang w:val="en-GB"/>
        </w:rPr>
        <w:t>Payload loading</w:t>
      </w:r>
      <w:r>
        <w:rPr>
          <w:lang w:val="en-GB"/>
        </w:rPr>
        <w:t xml:space="preserve">: initiated by opening </w:t>
      </w:r>
      <w:r w:rsidR="002D166B">
        <w:rPr>
          <w:lang w:val="en-GB"/>
        </w:rPr>
        <w:t>the bay</w:t>
      </w:r>
      <w:r>
        <w:rPr>
          <w:lang w:val="en-GB"/>
        </w:rPr>
        <w:t xml:space="preserve"> </w:t>
      </w:r>
      <w:r w:rsidR="002D166B">
        <w:rPr>
          <w:lang w:val="en-GB"/>
        </w:rPr>
        <w:t>after</w:t>
      </w:r>
      <w:r>
        <w:rPr>
          <w:lang w:val="en-GB"/>
        </w:rPr>
        <w:t xml:space="preserve"> </w:t>
      </w:r>
      <w:r w:rsidR="002D166B">
        <w:rPr>
          <w:lang w:val="en-GB"/>
        </w:rPr>
        <w:t>putting the CP’s switch in OPENED position</w:t>
      </w:r>
      <w:r>
        <w:rPr>
          <w:lang w:val="en-GB"/>
        </w:rPr>
        <w:t xml:space="preserve">. Mass of the payload </w:t>
      </w:r>
      <w:r w:rsidR="00EB2807">
        <w:rPr>
          <w:lang w:val="en-GB"/>
        </w:rPr>
        <w:t>must</w:t>
      </w:r>
      <w:r>
        <w:rPr>
          <w:lang w:val="en-GB"/>
        </w:rPr>
        <w:t xml:space="preserve"> be given to the system (</w:t>
      </w:r>
      <w:r w:rsidR="002E3E69">
        <w:rPr>
          <w:lang w:val="en-GB"/>
        </w:rPr>
        <w:t xml:space="preserve">GS message or CP’s </w:t>
      </w:r>
      <w:proofErr w:type="spellStart"/>
      <w:r w:rsidR="002E3E69">
        <w:rPr>
          <w:lang w:val="en-GB"/>
        </w:rPr>
        <w:t>r</w:t>
      </w:r>
      <w:r w:rsidR="004C2D6D">
        <w:rPr>
          <w:lang w:val="en-GB"/>
        </w:rPr>
        <w:t>otactor</w:t>
      </w:r>
      <w:r w:rsidR="002E3E69">
        <w:rPr>
          <w:lang w:val="en-GB"/>
        </w:rPr>
        <w:t>s</w:t>
      </w:r>
      <w:proofErr w:type="spellEnd"/>
      <w:r w:rsidR="002D166B">
        <w:rPr>
          <w:lang w:val="en-GB"/>
        </w:rPr>
        <w:t>, or USB key</w:t>
      </w:r>
      <w:r>
        <w:rPr>
          <w:lang w:val="en-GB"/>
        </w:rPr>
        <w:t>).</w:t>
      </w:r>
    </w:p>
    <w:p w:rsidR="007D6575" w:rsidRDefault="007D6575" w:rsidP="003B518B">
      <w:pPr>
        <w:pStyle w:val="Corps"/>
        <w:numPr>
          <w:ilvl w:val="0"/>
          <w:numId w:val="8"/>
        </w:numPr>
        <w:spacing w:before="120"/>
        <w:ind w:hanging="357"/>
        <w:rPr>
          <w:lang w:val="en-GB"/>
        </w:rPr>
      </w:pPr>
      <w:r w:rsidRPr="00674CAE">
        <w:rPr>
          <w:b/>
          <w:lang w:val="en-GB"/>
        </w:rPr>
        <w:t>Mission set-up</w:t>
      </w:r>
      <w:r>
        <w:rPr>
          <w:lang w:val="en-GB"/>
        </w:rPr>
        <w:t xml:space="preserve">: </w:t>
      </w:r>
      <w:r w:rsidR="00EB2807">
        <w:rPr>
          <w:lang w:val="en-GB"/>
        </w:rPr>
        <w:t>must be</w:t>
      </w:r>
      <w:r>
        <w:rPr>
          <w:lang w:val="en-GB"/>
        </w:rPr>
        <w:t xml:space="preserve"> given prior to take-off:</w:t>
      </w:r>
    </w:p>
    <w:p w:rsidR="007D6575" w:rsidRDefault="007D6575" w:rsidP="003B518B">
      <w:pPr>
        <w:pStyle w:val="Corps"/>
        <w:numPr>
          <w:ilvl w:val="1"/>
          <w:numId w:val="8"/>
        </w:numPr>
        <w:spacing w:before="60"/>
        <w:ind w:hanging="357"/>
        <w:rPr>
          <w:lang w:val="en-GB"/>
        </w:rPr>
      </w:pPr>
      <w:r>
        <w:rPr>
          <w:lang w:val="en-GB"/>
        </w:rPr>
        <w:t>Transport distance (km),</w:t>
      </w:r>
    </w:p>
    <w:p w:rsidR="007D6575" w:rsidRDefault="007D6575" w:rsidP="003B518B">
      <w:pPr>
        <w:pStyle w:val="Corps"/>
        <w:numPr>
          <w:ilvl w:val="1"/>
          <w:numId w:val="8"/>
        </w:numPr>
        <w:spacing w:before="60"/>
        <w:ind w:hanging="357"/>
        <w:rPr>
          <w:lang w:val="en-GB"/>
        </w:rPr>
      </w:pPr>
      <w:r>
        <w:rPr>
          <w:lang w:val="en-GB"/>
        </w:rPr>
        <w:t>Cruise speed (m/s),</w:t>
      </w:r>
    </w:p>
    <w:p w:rsidR="007D6575" w:rsidRDefault="007D6575" w:rsidP="003B518B">
      <w:pPr>
        <w:pStyle w:val="Corps"/>
        <w:numPr>
          <w:ilvl w:val="1"/>
          <w:numId w:val="8"/>
        </w:numPr>
        <w:spacing w:before="60"/>
        <w:ind w:hanging="357"/>
        <w:rPr>
          <w:lang w:val="en-GB"/>
        </w:rPr>
      </w:pPr>
      <w:r>
        <w:rPr>
          <w:lang w:val="en-GB"/>
        </w:rPr>
        <w:t>Flight level (m)</w:t>
      </w:r>
    </w:p>
    <w:p w:rsidR="007D6575" w:rsidRDefault="002D166B" w:rsidP="00640009">
      <w:pPr>
        <w:pStyle w:val="Corps"/>
        <w:spacing w:after="360"/>
        <w:rPr>
          <w:lang w:val="en-GB"/>
        </w:rPr>
      </w:pPr>
      <w:r>
        <w:rPr>
          <w:lang w:val="en-GB"/>
        </w:rPr>
        <w:t xml:space="preserve">The Desired Behaviour refers to aeronautical units (knots, </w:t>
      </w:r>
      <w:proofErr w:type="spellStart"/>
      <w:r>
        <w:rPr>
          <w:lang w:val="en-GB"/>
        </w:rPr>
        <w:t>nautic</w:t>
      </w:r>
      <w:proofErr w:type="spellEnd"/>
      <w:r>
        <w:rPr>
          <w:lang w:val="en-GB"/>
        </w:rPr>
        <w:t xml:space="preserve"> miles, feet) but DIF</w:t>
      </w:r>
      <w:r w:rsidR="00674CAE">
        <w:rPr>
          <w:lang w:val="en-GB"/>
        </w:rPr>
        <w:t>s</w:t>
      </w:r>
      <w:r>
        <w:rPr>
          <w:lang w:val="en-GB"/>
        </w:rPr>
        <w:t xml:space="preserve">, design and implementation use </w:t>
      </w:r>
      <w:r w:rsidR="00B069D4">
        <w:rPr>
          <w:lang w:val="en-GB"/>
        </w:rPr>
        <w:t>IS</w:t>
      </w:r>
      <w:r>
        <w:rPr>
          <w:lang w:val="en-GB"/>
        </w:rPr>
        <w:t xml:space="preserve"> </w:t>
      </w:r>
      <w:r w:rsidR="00467879">
        <w:rPr>
          <w:lang w:val="en-GB"/>
        </w:rPr>
        <w:t xml:space="preserve">units </w:t>
      </w:r>
      <w:r>
        <w:rPr>
          <w:lang w:val="en-GB"/>
        </w:rPr>
        <w:t>(m, kg, s).</w:t>
      </w:r>
    </w:p>
    <w:p w:rsidR="00CA596E" w:rsidRDefault="00CA596E" w:rsidP="007D6575">
      <w:pPr>
        <w:pStyle w:val="Corps"/>
        <w:spacing w:after="360"/>
        <w:ind w:hanging="709"/>
        <w:rPr>
          <w:lang w:val="en-GB"/>
        </w:rPr>
      </w:pPr>
      <w:r w:rsidRPr="00CA596E">
        <w:rPr>
          <w:noProof/>
          <w:lang w:val="en-GB" w:eastAsia="en-GB"/>
        </w:rPr>
        <w:lastRenderedPageBreak/>
        <w:drawing>
          <wp:inline distT="0" distB="0" distL="0" distR="0">
            <wp:extent cx="6120130" cy="3561578"/>
            <wp:effectExtent l="19050" t="19050" r="13970" b="19822"/>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6120130" cy="3561578"/>
                    </a:xfrm>
                    <a:prstGeom prst="rect">
                      <a:avLst/>
                    </a:prstGeom>
                    <a:noFill/>
                    <a:ln w="9525">
                      <a:solidFill>
                        <a:schemeClr val="accent1"/>
                      </a:solidFill>
                      <a:miter lim="800000"/>
                      <a:headEnd/>
                      <a:tailEnd/>
                    </a:ln>
                  </pic:spPr>
                </pic:pic>
              </a:graphicData>
            </a:graphic>
          </wp:inline>
        </w:drawing>
      </w:r>
    </w:p>
    <w:p w:rsidR="007D6575" w:rsidRPr="007D6575" w:rsidRDefault="007D6575" w:rsidP="007D6575">
      <w:pPr>
        <w:pStyle w:val="Corps"/>
        <w:spacing w:after="360"/>
        <w:ind w:hanging="709"/>
        <w:jc w:val="center"/>
        <w:rPr>
          <w:i/>
          <w:lang w:val="en-GB"/>
        </w:rPr>
      </w:pPr>
      <w:r>
        <w:rPr>
          <w:i/>
          <w:lang w:val="en-GB"/>
        </w:rPr>
        <w:t xml:space="preserve">Figure 14: </w:t>
      </w:r>
      <w:r w:rsidR="007B0F74">
        <w:rPr>
          <w:i/>
          <w:lang w:val="en-GB"/>
        </w:rPr>
        <w:t>Higher</w:t>
      </w:r>
      <w:r w:rsidR="00ED3EB1">
        <w:rPr>
          <w:i/>
          <w:lang w:val="en-GB"/>
        </w:rPr>
        <w:t xml:space="preserve"> Level Activation Logic</w:t>
      </w:r>
    </w:p>
    <w:p w:rsidR="009158D3" w:rsidRDefault="00F05D6F" w:rsidP="003B518B">
      <w:pPr>
        <w:pStyle w:val="Corps"/>
        <w:numPr>
          <w:ilvl w:val="0"/>
          <w:numId w:val="8"/>
        </w:numPr>
        <w:spacing w:before="120"/>
        <w:ind w:hanging="357"/>
        <w:rPr>
          <w:lang w:val="en-GB"/>
        </w:rPr>
      </w:pPr>
      <w:r w:rsidRPr="00674CAE">
        <w:rPr>
          <w:b/>
          <w:lang w:val="en-GB"/>
        </w:rPr>
        <w:t>Take-off</w:t>
      </w:r>
      <w:r>
        <w:rPr>
          <w:lang w:val="en-GB"/>
        </w:rPr>
        <w:t>:</w:t>
      </w:r>
      <w:r w:rsidR="00CA09CD">
        <w:rPr>
          <w:lang w:val="en-GB"/>
        </w:rPr>
        <w:t xml:space="preserve"> </w:t>
      </w:r>
      <w:r w:rsidR="00640009">
        <w:rPr>
          <w:lang w:val="en-GB"/>
        </w:rPr>
        <w:t>after</w:t>
      </w:r>
      <w:r w:rsidR="00B15447">
        <w:rPr>
          <w:lang w:val="en-GB"/>
        </w:rPr>
        <w:t xml:space="preserve"> payload </w:t>
      </w:r>
      <w:r w:rsidR="00E37F06">
        <w:rPr>
          <w:lang w:val="en-GB"/>
        </w:rPr>
        <w:t>loading</w:t>
      </w:r>
      <w:r w:rsidR="00B15447">
        <w:rPr>
          <w:lang w:val="en-GB"/>
        </w:rPr>
        <w:t xml:space="preserve"> </w:t>
      </w:r>
      <w:r w:rsidR="00CA09CD">
        <w:rPr>
          <w:lang w:val="en-GB"/>
        </w:rPr>
        <w:t>and mission set-up</w:t>
      </w:r>
      <w:r w:rsidR="00674CAE">
        <w:rPr>
          <w:lang w:val="en-GB"/>
        </w:rPr>
        <w:t xml:space="preserve">. Initialization of the systems must have succeeded (READY lighted on). Press of </w:t>
      </w:r>
      <w:r w:rsidR="00CA09CD">
        <w:rPr>
          <w:lang w:val="en-GB"/>
        </w:rPr>
        <w:t xml:space="preserve">CP </w:t>
      </w:r>
      <w:r w:rsidR="00674CAE">
        <w:rPr>
          <w:lang w:val="en-GB"/>
        </w:rPr>
        <w:t xml:space="preserve">START button or GO message from GS </w:t>
      </w:r>
      <w:r w:rsidR="00CA09CD">
        <w:rPr>
          <w:lang w:val="en-GB"/>
        </w:rPr>
        <w:t>needed</w:t>
      </w:r>
      <w:r w:rsidR="00674CAE">
        <w:rPr>
          <w:lang w:val="en-GB"/>
        </w:rPr>
        <w:t>.</w:t>
      </w:r>
    </w:p>
    <w:p w:rsidR="00BB0B19" w:rsidRDefault="00F05D6F" w:rsidP="003B518B">
      <w:pPr>
        <w:pStyle w:val="Corps"/>
        <w:numPr>
          <w:ilvl w:val="0"/>
          <w:numId w:val="8"/>
        </w:numPr>
        <w:spacing w:before="120"/>
        <w:ind w:hanging="357"/>
        <w:rPr>
          <w:lang w:val="en-GB"/>
        </w:rPr>
      </w:pPr>
      <w:r w:rsidRPr="00674CAE">
        <w:rPr>
          <w:b/>
          <w:lang w:val="en-GB"/>
        </w:rPr>
        <w:t>Cruise</w:t>
      </w:r>
      <w:r>
        <w:rPr>
          <w:lang w:val="en-GB"/>
        </w:rPr>
        <w:t>:</w:t>
      </w:r>
      <w:r w:rsidR="00B15447">
        <w:rPr>
          <w:lang w:val="en-GB"/>
        </w:rPr>
        <w:t xml:space="preserve"> </w:t>
      </w:r>
      <w:r w:rsidR="00BB0B19">
        <w:rPr>
          <w:lang w:val="en-GB"/>
        </w:rPr>
        <w:t>MMS</w:t>
      </w:r>
      <w:r w:rsidR="0018648B">
        <w:rPr>
          <w:lang w:val="en-GB"/>
        </w:rPr>
        <w:t xml:space="preserve"> strives to keep altitude and speed close to </w:t>
      </w:r>
      <w:r w:rsidR="00BB0B19">
        <w:rPr>
          <w:lang w:val="en-GB"/>
        </w:rPr>
        <w:t xml:space="preserve">the </w:t>
      </w:r>
      <w:proofErr w:type="spellStart"/>
      <w:r w:rsidR="0018648B">
        <w:rPr>
          <w:lang w:val="en-GB"/>
        </w:rPr>
        <w:t>preset</w:t>
      </w:r>
      <w:proofErr w:type="spellEnd"/>
      <w:r w:rsidR="0018648B">
        <w:rPr>
          <w:lang w:val="en-GB"/>
        </w:rPr>
        <w:t xml:space="preserve"> values in spite of </w:t>
      </w:r>
      <w:r w:rsidR="00F53724">
        <w:rPr>
          <w:lang w:val="en-GB"/>
        </w:rPr>
        <w:t xml:space="preserve">the atmospheric </w:t>
      </w:r>
      <w:r w:rsidR="0018648B">
        <w:rPr>
          <w:lang w:val="en-GB"/>
        </w:rPr>
        <w:t>distur</w:t>
      </w:r>
      <w:r w:rsidR="00D91106">
        <w:rPr>
          <w:lang w:val="en-GB"/>
        </w:rPr>
        <w:t>bances</w:t>
      </w:r>
      <w:r w:rsidR="0018648B">
        <w:rPr>
          <w:lang w:val="en-GB"/>
        </w:rPr>
        <w:t xml:space="preserve">. </w:t>
      </w:r>
      <w:r w:rsidR="00D91106">
        <w:rPr>
          <w:lang w:val="en-GB"/>
        </w:rPr>
        <w:t>AV.F_MM</w:t>
      </w:r>
      <w:r w:rsidR="009C7B8B">
        <w:rPr>
          <w:lang w:val="en-GB"/>
        </w:rPr>
        <w:t xml:space="preserve"> use</w:t>
      </w:r>
      <w:r w:rsidR="00BB0B19">
        <w:rPr>
          <w:lang w:val="en-GB"/>
        </w:rPr>
        <w:t>s</w:t>
      </w:r>
      <w:r w:rsidR="00F53724">
        <w:rPr>
          <w:lang w:val="en-GB"/>
        </w:rPr>
        <w:t xml:space="preserve"> thrust </w:t>
      </w:r>
      <w:r w:rsidR="00D91106">
        <w:rPr>
          <w:lang w:val="en-GB"/>
        </w:rPr>
        <w:t>or</w:t>
      </w:r>
      <w:r w:rsidR="00F53724">
        <w:rPr>
          <w:lang w:val="en-GB"/>
        </w:rPr>
        <w:t xml:space="preserve"> brake pulses</w:t>
      </w:r>
      <w:r w:rsidR="00D91106">
        <w:rPr>
          <w:lang w:val="en-GB"/>
        </w:rPr>
        <w:t>,</w:t>
      </w:r>
      <w:r w:rsidR="009C7B8B">
        <w:rPr>
          <w:lang w:val="en-GB"/>
        </w:rPr>
        <w:t xml:space="preserve"> or </w:t>
      </w:r>
      <w:r w:rsidR="00F53724">
        <w:rPr>
          <w:lang w:val="en-GB"/>
        </w:rPr>
        <w:t xml:space="preserve">modulated </w:t>
      </w:r>
      <w:r w:rsidR="00D91106">
        <w:rPr>
          <w:lang w:val="en-GB"/>
        </w:rPr>
        <w:t xml:space="preserve">continuous </w:t>
      </w:r>
      <w:r w:rsidR="009C7B8B">
        <w:rPr>
          <w:lang w:val="en-GB"/>
        </w:rPr>
        <w:t xml:space="preserve">actions. </w:t>
      </w:r>
    </w:p>
    <w:p w:rsidR="00BB0B19" w:rsidRDefault="006D784E" w:rsidP="003B518B">
      <w:pPr>
        <w:pStyle w:val="Corps"/>
        <w:numPr>
          <w:ilvl w:val="1"/>
          <w:numId w:val="8"/>
        </w:numPr>
        <w:spacing w:before="60"/>
        <w:ind w:hanging="357"/>
        <w:rPr>
          <w:lang w:val="en-GB"/>
        </w:rPr>
      </w:pPr>
      <w:r>
        <w:rPr>
          <w:lang w:val="en-GB"/>
        </w:rPr>
        <w:t xml:space="preserve">Altitude is defined </w:t>
      </w:r>
      <w:r w:rsidR="00BB0B19">
        <w:rPr>
          <w:lang w:val="en-GB"/>
        </w:rPr>
        <w:t xml:space="preserve">by a function </w:t>
      </w:r>
      <w:r w:rsidR="0041601C">
        <w:rPr>
          <w:lang w:val="en-GB"/>
        </w:rPr>
        <w:t>of</w:t>
      </w:r>
      <w:r w:rsidR="00BB0B19">
        <w:rPr>
          <w:lang w:val="en-GB"/>
        </w:rPr>
        <w:t xml:space="preserve"> </w:t>
      </w:r>
      <w:r w:rsidR="0041601C">
        <w:rPr>
          <w:lang w:val="en-GB"/>
        </w:rPr>
        <w:t xml:space="preserve">p, </w:t>
      </w:r>
      <w:proofErr w:type="spellStart"/>
      <w:r w:rsidR="00BB0B19">
        <w:rPr>
          <w:lang w:val="en-GB"/>
        </w:rPr>
        <w:t>pdot</w:t>
      </w:r>
      <w:proofErr w:type="spellEnd"/>
      <w:r w:rsidR="00BB0B19" w:rsidRPr="00BB0B19">
        <w:rPr>
          <w:lang w:val="en-GB"/>
        </w:rPr>
        <w:t xml:space="preserve"> </w:t>
      </w:r>
      <w:r w:rsidR="00F53724">
        <w:rPr>
          <w:lang w:val="en-GB"/>
        </w:rPr>
        <w:t xml:space="preserve">and some AV’s </w:t>
      </w:r>
      <w:r w:rsidR="00BB0B19">
        <w:rPr>
          <w:lang w:val="en-GB"/>
        </w:rPr>
        <w:t>parameters</w:t>
      </w:r>
      <w:r>
        <w:rPr>
          <w:lang w:val="en-GB"/>
        </w:rPr>
        <w:t xml:space="preserve">. </w:t>
      </w:r>
    </w:p>
    <w:p w:rsidR="00BB0B19" w:rsidRDefault="006D784E" w:rsidP="003B518B">
      <w:pPr>
        <w:pStyle w:val="Corps"/>
        <w:numPr>
          <w:ilvl w:val="1"/>
          <w:numId w:val="8"/>
        </w:numPr>
        <w:spacing w:before="60"/>
        <w:ind w:hanging="357"/>
        <w:rPr>
          <w:lang w:val="en-GB"/>
        </w:rPr>
      </w:pPr>
      <w:r>
        <w:rPr>
          <w:lang w:val="en-GB"/>
        </w:rPr>
        <w:t xml:space="preserve">Speed is derived from </w:t>
      </w:r>
      <w:r w:rsidR="00BB0B19">
        <w:rPr>
          <w:lang w:val="en-GB"/>
        </w:rPr>
        <w:t xml:space="preserve">p, </w:t>
      </w:r>
      <w:proofErr w:type="spellStart"/>
      <w:r w:rsidR="00BB0B19">
        <w:rPr>
          <w:lang w:val="en-GB"/>
        </w:rPr>
        <w:t>pdot</w:t>
      </w:r>
      <w:proofErr w:type="spellEnd"/>
      <w:r w:rsidR="00BB0B19">
        <w:rPr>
          <w:lang w:val="en-GB"/>
        </w:rPr>
        <w:t xml:space="preserve">, </w:t>
      </w:r>
      <w:proofErr w:type="spellStart"/>
      <w:r w:rsidR="00BB0B19">
        <w:rPr>
          <w:lang w:val="en-GB"/>
        </w:rPr>
        <w:t>q</w:t>
      </w:r>
      <w:r>
        <w:rPr>
          <w:lang w:val="en-GB"/>
        </w:rPr>
        <w:t>dot</w:t>
      </w:r>
      <w:proofErr w:type="spellEnd"/>
      <w:r w:rsidR="00BB0B19">
        <w:rPr>
          <w:lang w:val="en-GB"/>
        </w:rPr>
        <w:t xml:space="preserve"> and </w:t>
      </w:r>
      <w:r w:rsidR="00F53724">
        <w:rPr>
          <w:lang w:val="en-GB"/>
        </w:rPr>
        <w:t xml:space="preserve">some </w:t>
      </w:r>
      <w:r w:rsidR="00BB0B19">
        <w:rPr>
          <w:lang w:val="en-GB"/>
        </w:rPr>
        <w:t>AV</w:t>
      </w:r>
      <w:r w:rsidR="00F53724">
        <w:rPr>
          <w:lang w:val="en-GB"/>
        </w:rPr>
        <w:t>’s</w:t>
      </w:r>
      <w:r w:rsidR="00BB0B19">
        <w:rPr>
          <w:lang w:val="en-GB"/>
        </w:rPr>
        <w:t xml:space="preserve"> parameters,</w:t>
      </w:r>
      <w:r>
        <w:rPr>
          <w:lang w:val="en-GB"/>
        </w:rPr>
        <w:t xml:space="preserve"> </w:t>
      </w:r>
    </w:p>
    <w:p w:rsidR="009158D3" w:rsidRDefault="00F53724" w:rsidP="003B518B">
      <w:pPr>
        <w:pStyle w:val="Corps"/>
        <w:numPr>
          <w:ilvl w:val="1"/>
          <w:numId w:val="8"/>
        </w:numPr>
        <w:spacing w:before="60"/>
        <w:ind w:hanging="357"/>
        <w:rPr>
          <w:lang w:val="en-GB"/>
        </w:rPr>
      </w:pPr>
      <w:r>
        <w:rPr>
          <w:lang w:val="en-GB"/>
        </w:rPr>
        <w:t xml:space="preserve">The </w:t>
      </w:r>
      <w:r w:rsidR="0041601C">
        <w:rPr>
          <w:lang w:val="en-GB"/>
        </w:rPr>
        <w:t>covered</w:t>
      </w:r>
      <w:r w:rsidR="009C5C64">
        <w:rPr>
          <w:lang w:val="en-GB"/>
        </w:rPr>
        <w:t xml:space="preserve"> distance</w:t>
      </w:r>
      <w:r w:rsidR="006D784E">
        <w:rPr>
          <w:lang w:val="en-GB"/>
        </w:rPr>
        <w:t xml:space="preserve"> is </w:t>
      </w:r>
      <w:r w:rsidR="00BB0B19">
        <w:rPr>
          <w:lang w:val="en-GB"/>
        </w:rPr>
        <w:t xml:space="preserve">computed </w:t>
      </w:r>
      <w:r w:rsidR="006D784E">
        <w:rPr>
          <w:lang w:val="en-GB"/>
        </w:rPr>
        <w:t>from p</w:t>
      </w:r>
      <w:r w:rsidR="00BB0B19">
        <w:rPr>
          <w:lang w:val="en-GB"/>
        </w:rPr>
        <w:t xml:space="preserve">, </w:t>
      </w:r>
      <w:proofErr w:type="spellStart"/>
      <w:r w:rsidR="00BB0B19">
        <w:rPr>
          <w:lang w:val="en-GB"/>
        </w:rPr>
        <w:t>pdot</w:t>
      </w:r>
      <w:proofErr w:type="spellEnd"/>
      <w:r w:rsidR="00BB0B19">
        <w:rPr>
          <w:lang w:val="en-GB"/>
        </w:rPr>
        <w:t xml:space="preserve"> </w:t>
      </w:r>
      <w:r w:rsidR="006D784E">
        <w:rPr>
          <w:lang w:val="en-GB"/>
        </w:rPr>
        <w:t>and</w:t>
      </w:r>
      <w:r>
        <w:rPr>
          <w:lang w:val="en-GB"/>
        </w:rPr>
        <w:t xml:space="preserve"> some</w:t>
      </w:r>
      <w:r w:rsidR="006D784E">
        <w:rPr>
          <w:lang w:val="en-GB"/>
        </w:rPr>
        <w:t xml:space="preserve"> AV</w:t>
      </w:r>
      <w:r w:rsidR="00BB0B19">
        <w:rPr>
          <w:lang w:val="en-GB"/>
        </w:rPr>
        <w:t xml:space="preserve"> parameters,</w:t>
      </w:r>
      <w:r w:rsidR="006D784E">
        <w:rPr>
          <w:lang w:val="en-GB"/>
        </w:rPr>
        <w:t xml:space="preserve"> </w:t>
      </w:r>
    </w:p>
    <w:p w:rsidR="00F53724" w:rsidRDefault="00F53724">
      <w:pPr>
        <w:pStyle w:val="Corps"/>
        <w:spacing w:before="120"/>
        <w:ind w:left="1429"/>
        <w:rPr>
          <w:lang w:val="en-GB"/>
        </w:rPr>
      </w:pPr>
      <w:r>
        <w:rPr>
          <w:lang w:val="en-GB"/>
        </w:rPr>
        <w:t>The three functions will be supplied at model level.</w:t>
      </w:r>
    </w:p>
    <w:p w:rsidR="009158D3" w:rsidRDefault="0018648B" w:rsidP="00F53724">
      <w:pPr>
        <w:pStyle w:val="Corps"/>
        <w:spacing w:before="0"/>
        <w:ind w:left="1429"/>
        <w:rPr>
          <w:lang w:val="en-GB"/>
        </w:rPr>
      </w:pPr>
      <w:r>
        <w:rPr>
          <w:lang w:val="en-GB"/>
        </w:rPr>
        <w:t xml:space="preserve">Once the </w:t>
      </w:r>
      <w:r w:rsidR="009C5C64">
        <w:rPr>
          <w:lang w:val="en-GB"/>
        </w:rPr>
        <w:t xml:space="preserve">target range is </w:t>
      </w:r>
      <w:r w:rsidR="00501B45">
        <w:rPr>
          <w:lang w:val="en-GB"/>
        </w:rPr>
        <w:t>covered</w:t>
      </w:r>
      <w:r>
        <w:rPr>
          <w:lang w:val="en-GB"/>
        </w:rPr>
        <w:t xml:space="preserve">, </w:t>
      </w:r>
      <w:r w:rsidR="00F53724">
        <w:rPr>
          <w:lang w:val="en-GB"/>
        </w:rPr>
        <w:t>normal landing is initiated.</w:t>
      </w:r>
    </w:p>
    <w:p w:rsidR="009158D3" w:rsidRDefault="00F05D6F" w:rsidP="003B518B">
      <w:pPr>
        <w:pStyle w:val="Corps"/>
        <w:numPr>
          <w:ilvl w:val="0"/>
          <w:numId w:val="8"/>
        </w:numPr>
        <w:spacing w:before="120"/>
        <w:ind w:hanging="357"/>
        <w:rPr>
          <w:lang w:val="en-GB"/>
        </w:rPr>
      </w:pPr>
      <w:r w:rsidRPr="00674CAE">
        <w:rPr>
          <w:b/>
          <w:lang w:val="en-GB"/>
        </w:rPr>
        <w:t>Landing</w:t>
      </w:r>
      <w:r w:rsidR="00F23D99">
        <w:rPr>
          <w:lang w:val="en-GB"/>
        </w:rPr>
        <w:t xml:space="preserve">: </w:t>
      </w:r>
      <w:r w:rsidR="00D4584B">
        <w:rPr>
          <w:lang w:val="en-GB"/>
        </w:rPr>
        <w:t>performs</w:t>
      </w:r>
      <w:r w:rsidR="00534149">
        <w:rPr>
          <w:lang w:val="en-GB"/>
        </w:rPr>
        <w:t xml:space="preserve"> simultaneous </w:t>
      </w:r>
      <w:r w:rsidR="00D4584B">
        <w:rPr>
          <w:lang w:val="en-GB"/>
        </w:rPr>
        <w:t>speed and altitude decrease</w:t>
      </w:r>
      <w:r w:rsidR="009C5C64">
        <w:rPr>
          <w:lang w:val="en-GB"/>
        </w:rPr>
        <w:t xml:space="preserve"> (p, </w:t>
      </w:r>
      <w:proofErr w:type="spellStart"/>
      <w:r w:rsidR="009C5C64">
        <w:rPr>
          <w:lang w:val="en-GB"/>
        </w:rPr>
        <w:t>pdot</w:t>
      </w:r>
      <w:proofErr w:type="spellEnd"/>
      <w:r w:rsidR="00534149">
        <w:rPr>
          <w:lang w:val="en-GB"/>
        </w:rPr>
        <w:t xml:space="preserve">) </w:t>
      </w:r>
      <w:r w:rsidR="009C5C64">
        <w:rPr>
          <w:lang w:val="en-GB"/>
        </w:rPr>
        <w:t xml:space="preserve">while trying to maintain q and </w:t>
      </w:r>
      <w:proofErr w:type="spellStart"/>
      <w:r w:rsidR="009C5C64">
        <w:rPr>
          <w:lang w:val="en-GB"/>
        </w:rPr>
        <w:t>q</w:t>
      </w:r>
      <w:r w:rsidR="00D4584B">
        <w:rPr>
          <w:lang w:val="en-GB"/>
        </w:rPr>
        <w:t>dot</w:t>
      </w:r>
      <w:proofErr w:type="spellEnd"/>
      <w:r w:rsidR="00D4584B">
        <w:rPr>
          <w:lang w:val="en-GB"/>
        </w:rPr>
        <w:t xml:space="preserve"> as close to 0 as possible, </w:t>
      </w:r>
      <w:r w:rsidR="00534149">
        <w:rPr>
          <w:lang w:val="en-GB"/>
        </w:rPr>
        <w:t>until immobility is reached,</w:t>
      </w:r>
    </w:p>
    <w:p w:rsidR="009158D3" w:rsidRDefault="00F05D6F" w:rsidP="003B518B">
      <w:pPr>
        <w:pStyle w:val="Corps"/>
        <w:numPr>
          <w:ilvl w:val="0"/>
          <w:numId w:val="8"/>
        </w:numPr>
        <w:spacing w:before="120"/>
        <w:ind w:hanging="357"/>
        <w:rPr>
          <w:lang w:val="en-GB"/>
        </w:rPr>
      </w:pPr>
      <w:r w:rsidRPr="009C5C64">
        <w:rPr>
          <w:b/>
          <w:lang w:val="en-GB"/>
        </w:rPr>
        <w:t>Payload un</w:t>
      </w:r>
      <w:r w:rsidR="00E37F06" w:rsidRPr="009C5C64">
        <w:rPr>
          <w:b/>
          <w:lang w:val="en-GB"/>
        </w:rPr>
        <w:t>loading</w:t>
      </w:r>
      <w:r>
        <w:rPr>
          <w:lang w:val="en-GB"/>
        </w:rPr>
        <w:t>:</w:t>
      </w:r>
      <w:r w:rsidR="00534149">
        <w:rPr>
          <w:lang w:val="en-GB"/>
        </w:rPr>
        <w:t xml:space="preserve"> the </w:t>
      </w:r>
      <w:r w:rsidR="009C5C64">
        <w:rPr>
          <w:lang w:val="en-GB"/>
        </w:rPr>
        <w:t>OPEN/CLOSED</w:t>
      </w:r>
      <w:r w:rsidR="00534149">
        <w:rPr>
          <w:lang w:val="en-GB"/>
        </w:rPr>
        <w:t xml:space="preserve"> switch is activated again</w:t>
      </w:r>
      <w:r w:rsidR="009C5C64">
        <w:rPr>
          <w:lang w:val="en-GB"/>
        </w:rPr>
        <w:t>. End of the mission cycle.</w:t>
      </w:r>
    </w:p>
    <w:p w:rsidR="00E152F8" w:rsidRDefault="00F05D6F">
      <w:pPr>
        <w:pStyle w:val="Corps"/>
        <w:rPr>
          <w:lang w:val="en-GB"/>
        </w:rPr>
      </w:pPr>
      <w:r>
        <w:rPr>
          <w:lang w:val="en-GB"/>
        </w:rPr>
        <w:t xml:space="preserve">RP and </w:t>
      </w:r>
      <w:r w:rsidR="009C5C64">
        <w:rPr>
          <w:lang w:val="en-GB"/>
        </w:rPr>
        <w:t>A</w:t>
      </w:r>
      <w:r w:rsidR="00D12AC8">
        <w:rPr>
          <w:lang w:val="en-GB"/>
        </w:rPr>
        <w:t xml:space="preserve"> modes are similar</w:t>
      </w:r>
      <w:r w:rsidR="00793B86">
        <w:rPr>
          <w:lang w:val="en-GB"/>
        </w:rPr>
        <w:t xml:space="preserve">. RP is identical to </w:t>
      </w:r>
      <w:r w:rsidR="009C5C64">
        <w:rPr>
          <w:lang w:val="en-GB"/>
        </w:rPr>
        <w:t>A</w:t>
      </w:r>
      <w:r w:rsidR="00793B86">
        <w:rPr>
          <w:lang w:val="en-GB"/>
        </w:rPr>
        <w:t xml:space="preserve"> when </w:t>
      </w:r>
      <w:r w:rsidR="009C5C64">
        <w:rPr>
          <w:lang w:val="en-GB"/>
        </w:rPr>
        <w:t xml:space="preserve">the </w:t>
      </w:r>
      <w:r w:rsidR="00793B86">
        <w:rPr>
          <w:lang w:val="en-GB"/>
        </w:rPr>
        <w:t>GS operator sends no command to the AV.</w:t>
      </w:r>
      <w:r w:rsidR="00D12AC8">
        <w:rPr>
          <w:lang w:val="en-GB"/>
        </w:rPr>
        <w:t xml:space="preserve"> </w:t>
      </w:r>
      <w:r w:rsidR="009C5C64">
        <w:rPr>
          <w:lang w:val="en-GB"/>
        </w:rPr>
        <w:t>RP</w:t>
      </w:r>
      <w:r w:rsidR="00793B86">
        <w:rPr>
          <w:lang w:val="en-GB"/>
        </w:rPr>
        <w:t xml:space="preserve"> </w:t>
      </w:r>
      <w:r w:rsidR="009C5C64">
        <w:rPr>
          <w:lang w:val="en-GB"/>
        </w:rPr>
        <w:t>gives</w:t>
      </w:r>
      <w:r w:rsidR="00793B86">
        <w:rPr>
          <w:lang w:val="en-GB"/>
        </w:rPr>
        <w:t xml:space="preserve"> the </w:t>
      </w:r>
      <w:r w:rsidR="00501B45">
        <w:rPr>
          <w:lang w:val="en-GB"/>
        </w:rPr>
        <w:t>opportunity to</w:t>
      </w:r>
      <w:r w:rsidR="00793B86">
        <w:rPr>
          <w:lang w:val="en-GB"/>
        </w:rPr>
        <w:t xml:space="preserve"> </w:t>
      </w:r>
      <w:r w:rsidR="00501B45">
        <w:rPr>
          <w:lang w:val="en-GB"/>
        </w:rPr>
        <w:t xml:space="preserve">modify </w:t>
      </w:r>
      <w:r w:rsidR="00793B86">
        <w:rPr>
          <w:lang w:val="en-GB"/>
        </w:rPr>
        <w:t>the mission paramet</w:t>
      </w:r>
      <w:r w:rsidR="009C5C64">
        <w:rPr>
          <w:lang w:val="en-GB"/>
        </w:rPr>
        <w:t>ers (altitude, speed, distance)</w:t>
      </w:r>
      <w:r w:rsidR="00793B86">
        <w:rPr>
          <w:lang w:val="en-GB"/>
        </w:rPr>
        <w:t xml:space="preserve"> at any moment. This is the only way of remotely ‘guiding’ the AV.</w:t>
      </w:r>
      <w:r w:rsidR="005A56B3">
        <w:rPr>
          <w:lang w:val="en-GB"/>
        </w:rPr>
        <w:t xml:space="preserve"> Remote piloting is impossible because of excessive communication latency</w:t>
      </w:r>
      <w:r w:rsidR="00A12233">
        <w:rPr>
          <w:lang w:val="en-GB"/>
        </w:rPr>
        <w:t xml:space="preserve"> (+ lack of sensors)</w:t>
      </w:r>
      <w:r w:rsidR="009C5C64">
        <w:rPr>
          <w:lang w:val="en-GB"/>
        </w:rPr>
        <w:t>.</w:t>
      </w:r>
    </w:p>
    <w:p w:rsidR="00E152F8" w:rsidRDefault="00E152F8">
      <w:pPr>
        <w:rPr>
          <w:lang w:val="en-GB"/>
        </w:rPr>
      </w:pPr>
      <w:r>
        <w:rPr>
          <w:lang w:val="en-GB"/>
        </w:rPr>
        <w:br w:type="page"/>
      </w:r>
    </w:p>
    <w:p w:rsidR="009158D3" w:rsidRDefault="009158D3">
      <w:pPr>
        <w:pStyle w:val="Corps"/>
        <w:rPr>
          <w:lang w:val="en-GB"/>
        </w:rPr>
      </w:pPr>
    </w:p>
    <w:p w:rsidR="009158D3" w:rsidRDefault="00F2544B">
      <w:pPr>
        <w:pStyle w:val="Corps"/>
        <w:rPr>
          <w:lang w:val="en-GB"/>
        </w:rPr>
      </w:pPr>
      <w:r w:rsidRPr="00236079">
        <w:rPr>
          <w:b/>
          <w:lang w:val="en-GB"/>
        </w:rPr>
        <w:t>Robustness</w:t>
      </w:r>
      <w:r w:rsidRPr="009C5C64">
        <w:rPr>
          <w:i/>
          <w:lang w:val="en-GB"/>
        </w:rPr>
        <w:t xml:space="preserve"> </w:t>
      </w:r>
      <w:r w:rsidR="00793B86" w:rsidRPr="00E152F8">
        <w:rPr>
          <w:lang w:val="en-GB"/>
        </w:rPr>
        <w:t>of</w:t>
      </w:r>
      <w:r w:rsidRPr="00E152F8">
        <w:rPr>
          <w:lang w:val="en-GB"/>
        </w:rPr>
        <w:t xml:space="preserve"> </w:t>
      </w:r>
      <w:r w:rsidR="00E152F8" w:rsidRPr="00E152F8">
        <w:rPr>
          <w:lang w:val="en-GB"/>
        </w:rPr>
        <w:t>AV.</w:t>
      </w:r>
      <w:r w:rsidR="00DA17F8" w:rsidRPr="00E152F8">
        <w:rPr>
          <w:lang w:val="en-GB"/>
        </w:rPr>
        <w:t>F_</w:t>
      </w:r>
      <w:r w:rsidRPr="00E152F8">
        <w:rPr>
          <w:lang w:val="en-GB"/>
        </w:rPr>
        <w:t>PT</w:t>
      </w:r>
      <w:r w:rsidR="00F05D6F">
        <w:rPr>
          <w:lang w:val="en-GB"/>
        </w:rPr>
        <w:t xml:space="preserve">: </w:t>
      </w:r>
      <w:r w:rsidR="00E152F8">
        <w:rPr>
          <w:lang w:val="en-GB"/>
        </w:rPr>
        <w:t>it has to cope with</w:t>
      </w:r>
      <w:r w:rsidR="008005CC">
        <w:rPr>
          <w:lang w:val="en-GB"/>
        </w:rPr>
        <w:t xml:space="preserve"> </w:t>
      </w:r>
      <w:r w:rsidR="00F64563">
        <w:rPr>
          <w:lang w:val="en-GB"/>
        </w:rPr>
        <w:t>external and internal disturbances.</w:t>
      </w:r>
    </w:p>
    <w:p w:rsidR="009158D3" w:rsidRDefault="003829B3">
      <w:pPr>
        <w:pStyle w:val="Corps"/>
        <w:rPr>
          <w:lang w:val="en-GB"/>
        </w:rPr>
      </w:pPr>
      <w:r w:rsidRPr="00236079">
        <w:rPr>
          <w:b/>
          <w:lang w:val="en-GB"/>
        </w:rPr>
        <w:t>External disturbances</w:t>
      </w:r>
      <w:r>
        <w:rPr>
          <w:lang w:val="en-GB"/>
        </w:rPr>
        <w:t>:</w:t>
      </w:r>
    </w:p>
    <w:p w:rsidR="009158D3" w:rsidRDefault="00B50553" w:rsidP="00C21140">
      <w:pPr>
        <w:pStyle w:val="Corps"/>
        <w:numPr>
          <w:ilvl w:val="0"/>
          <w:numId w:val="5"/>
        </w:numPr>
        <w:spacing w:before="60"/>
        <w:ind w:hanging="357"/>
        <w:rPr>
          <w:lang w:val="en-GB"/>
        </w:rPr>
      </w:pPr>
      <w:r w:rsidRPr="00B50553">
        <w:rPr>
          <w:i/>
          <w:lang w:val="en-GB"/>
        </w:rPr>
        <w:t>Wind conditions</w:t>
      </w:r>
      <w:r w:rsidR="00E152F8">
        <w:rPr>
          <w:lang w:val="en-GB"/>
        </w:rPr>
        <w:t xml:space="preserve">: </w:t>
      </w:r>
      <w:r w:rsidR="003829B3">
        <w:rPr>
          <w:lang w:val="en-GB"/>
        </w:rPr>
        <w:t xml:space="preserve">fluctuating </w:t>
      </w:r>
      <w:r w:rsidR="008005CC">
        <w:rPr>
          <w:lang w:val="en-GB"/>
        </w:rPr>
        <w:t xml:space="preserve">3D </w:t>
      </w:r>
      <w:r w:rsidR="003829B3">
        <w:rPr>
          <w:lang w:val="en-GB"/>
        </w:rPr>
        <w:t>wind vector</w:t>
      </w:r>
      <w:r w:rsidR="00E152F8">
        <w:rPr>
          <w:lang w:val="en-GB"/>
        </w:rPr>
        <w:t>. C</w:t>
      </w:r>
      <w:r w:rsidR="003829B3">
        <w:rPr>
          <w:lang w:val="en-GB"/>
        </w:rPr>
        <w:t xml:space="preserve">an accelerate or slow down the AV, or </w:t>
      </w:r>
      <w:r w:rsidR="00113657">
        <w:rPr>
          <w:lang w:val="en-GB"/>
        </w:rPr>
        <w:t xml:space="preserve">have it </w:t>
      </w:r>
      <w:r w:rsidR="008005CC">
        <w:rPr>
          <w:lang w:val="en-GB"/>
        </w:rPr>
        <w:t>quit</w:t>
      </w:r>
      <w:r w:rsidR="00113657">
        <w:rPr>
          <w:lang w:val="en-GB"/>
        </w:rPr>
        <w:t xml:space="preserve"> </w:t>
      </w:r>
      <w:r w:rsidR="008005CC">
        <w:rPr>
          <w:lang w:val="en-GB"/>
        </w:rPr>
        <w:t xml:space="preserve">the prescribed </w:t>
      </w:r>
      <w:r w:rsidR="00113657">
        <w:rPr>
          <w:lang w:val="en-GB"/>
        </w:rPr>
        <w:t>altitude. It can lead to electrical energy saving or over consumption.</w:t>
      </w:r>
    </w:p>
    <w:p w:rsidR="009158D3" w:rsidRDefault="00B50553" w:rsidP="00C21140">
      <w:pPr>
        <w:pStyle w:val="Corps"/>
        <w:numPr>
          <w:ilvl w:val="0"/>
          <w:numId w:val="5"/>
        </w:numPr>
        <w:spacing w:before="60"/>
        <w:ind w:hanging="357"/>
        <w:rPr>
          <w:lang w:val="en-GB"/>
        </w:rPr>
      </w:pPr>
      <w:r w:rsidRPr="00B50553">
        <w:rPr>
          <w:i/>
          <w:lang w:val="en-GB"/>
        </w:rPr>
        <w:t>Icing conditions</w:t>
      </w:r>
      <w:r w:rsidR="00113657">
        <w:rPr>
          <w:lang w:val="en-GB"/>
        </w:rPr>
        <w:t xml:space="preserve">: temporary or persistent. </w:t>
      </w:r>
      <w:r w:rsidR="00AD7410">
        <w:rPr>
          <w:lang w:val="en-GB"/>
        </w:rPr>
        <w:t>Modelled</w:t>
      </w:r>
      <w:r w:rsidR="00113657">
        <w:rPr>
          <w:lang w:val="en-GB"/>
        </w:rPr>
        <w:t xml:space="preserve"> </w:t>
      </w:r>
      <w:r w:rsidR="00AD7410">
        <w:rPr>
          <w:lang w:val="en-GB"/>
        </w:rPr>
        <w:t>as</w:t>
      </w:r>
      <w:r w:rsidR="00113657">
        <w:rPr>
          <w:lang w:val="en-GB"/>
        </w:rPr>
        <w:t xml:space="preserve"> mass</w:t>
      </w:r>
      <w:r w:rsidR="00AD7410">
        <w:rPr>
          <w:lang w:val="en-GB"/>
        </w:rPr>
        <w:t xml:space="preserve"> perturbation</w:t>
      </w:r>
      <w:r w:rsidR="00113657">
        <w:rPr>
          <w:lang w:val="en-GB"/>
        </w:rPr>
        <w:t>. MMS control</w:t>
      </w:r>
      <w:r w:rsidR="00D73319">
        <w:rPr>
          <w:lang w:val="en-GB"/>
        </w:rPr>
        <w:t xml:space="preserve"> laws</w:t>
      </w:r>
      <w:r w:rsidR="00113657">
        <w:rPr>
          <w:lang w:val="en-GB"/>
        </w:rPr>
        <w:t xml:space="preserve"> </w:t>
      </w:r>
      <w:r w:rsidR="00D73319">
        <w:rPr>
          <w:lang w:val="en-GB"/>
        </w:rPr>
        <w:t xml:space="preserve">have to </w:t>
      </w:r>
      <w:r w:rsidR="00AD7410">
        <w:rPr>
          <w:lang w:val="en-GB"/>
        </w:rPr>
        <w:t>detect and estimate the possible</w:t>
      </w:r>
      <w:r w:rsidR="00D73319">
        <w:rPr>
          <w:lang w:val="en-GB"/>
        </w:rPr>
        <w:t xml:space="preserve"> </w:t>
      </w:r>
      <w:r w:rsidR="00AD7410">
        <w:rPr>
          <w:lang w:val="en-GB"/>
        </w:rPr>
        <w:t>increase/decrease of AV’s</w:t>
      </w:r>
      <w:r w:rsidR="00D73319">
        <w:rPr>
          <w:lang w:val="en-GB"/>
        </w:rPr>
        <w:t xml:space="preserve"> mass</w:t>
      </w:r>
      <w:r w:rsidR="00113657">
        <w:rPr>
          <w:lang w:val="en-GB"/>
        </w:rPr>
        <w:t>.</w:t>
      </w:r>
    </w:p>
    <w:p w:rsidR="009158D3" w:rsidRDefault="00B219EF">
      <w:pPr>
        <w:pStyle w:val="Corps"/>
        <w:rPr>
          <w:lang w:val="en-GB"/>
        </w:rPr>
      </w:pPr>
      <w:r w:rsidRPr="00236079">
        <w:rPr>
          <w:b/>
          <w:lang w:val="en-GB"/>
        </w:rPr>
        <w:t>Internal disturbances</w:t>
      </w:r>
      <w:r w:rsidR="00C378ED">
        <w:rPr>
          <w:lang w:val="en-GB"/>
        </w:rPr>
        <w:t>:</w:t>
      </w:r>
    </w:p>
    <w:p w:rsidR="009158D3" w:rsidRDefault="00B50553" w:rsidP="003B518B">
      <w:pPr>
        <w:pStyle w:val="Corps"/>
        <w:numPr>
          <w:ilvl w:val="0"/>
          <w:numId w:val="9"/>
        </w:numPr>
        <w:spacing w:before="60"/>
        <w:ind w:hanging="357"/>
        <w:rPr>
          <w:lang w:val="en-GB"/>
        </w:rPr>
      </w:pPr>
      <w:r w:rsidRPr="00B50553">
        <w:rPr>
          <w:i/>
          <w:lang w:val="en-GB"/>
        </w:rPr>
        <w:t xml:space="preserve">Energy </w:t>
      </w:r>
      <w:r w:rsidR="00B15AD6">
        <w:rPr>
          <w:i/>
          <w:lang w:val="en-GB"/>
        </w:rPr>
        <w:t>run-out</w:t>
      </w:r>
      <w:r w:rsidR="00C053A0">
        <w:rPr>
          <w:lang w:val="en-GB"/>
        </w:rPr>
        <w:t xml:space="preserve">: </w:t>
      </w:r>
      <w:r w:rsidR="00B22A4F">
        <w:rPr>
          <w:lang w:val="en-GB"/>
        </w:rPr>
        <w:t xml:space="preserve">should </w:t>
      </w:r>
      <w:r w:rsidR="00B15AD6">
        <w:rPr>
          <w:lang w:val="en-GB"/>
        </w:rPr>
        <w:t>never</w:t>
      </w:r>
      <w:r w:rsidR="00B22A4F">
        <w:rPr>
          <w:lang w:val="en-GB"/>
        </w:rPr>
        <w:t xml:space="preserve"> occur</w:t>
      </w:r>
      <w:r w:rsidR="00C053A0">
        <w:rPr>
          <w:lang w:val="en-GB"/>
        </w:rPr>
        <w:t xml:space="preserve"> because of </w:t>
      </w:r>
      <w:r w:rsidR="00B22A4F">
        <w:rPr>
          <w:lang w:val="en-GB"/>
        </w:rPr>
        <w:t xml:space="preserve">faulty </w:t>
      </w:r>
      <w:r w:rsidR="00C053A0">
        <w:rPr>
          <w:lang w:val="en-GB"/>
        </w:rPr>
        <w:t>initial conditions (mission preparation)</w:t>
      </w:r>
      <w:r w:rsidR="00B22A4F">
        <w:rPr>
          <w:lang w:val="en-GB"/>
        </w:rPr>
        <w:t xml:space="preserve">, </w:t>
      </w:r>
      <w:r w:rsidR="00043C1E">
        <w:rPr>
          <w:lang w:val="en-GB"/>
        </w:rPr>
        <w:t xml:space="preserve">i.e. </w:t>
      </w:r>
      <w:r w:rsidR="00B22A4F">
        <w:rPr>
          <w:lang w:val="en-GB"/>
        </w:rPr>
        <w:t xml:space="preserve">inconsistency between </w:t>
      </w:r>
      <w:r w:rsidR="009474EA">
        <w:rPr>
          <w:lang w:val="en-GB"/>
        </w:rPr>
        <w:t xml:space="preserve">the </w:t>
      </w:r>
      <w:proofErr w:type="spellStart"/>
      <w:r w:rsidR="00B15AD6">
        <w:rPr>
          <w:lang w:val="en-GB"/>
        </w:rPr>
        <w:t>onboard</w:t>
      </w:r>
      <w:proofErr w:type="spellEnd"/>
      <w:r w:rsidR="00B15AD6">
        <w:rPr>
          <w:lang w:val="en-GB"/>
        </w:rPr>
        <w:t xml:space="preserve"> </w:t>
      </w:r>
      <w:r w:rsidR="00B22A4F">
        <w:rPr>
          <w:lang w:val="en-GB"/>
        </w:rPr>
        <w:t xml:space="preserve">energy </w:t>
      </w:r>
      <w:r w:rsidR="009474EA">
        <w:rPr>
          <w:lang w:val="en-GB"/>
        </w:rPr>
        <w:t xml:space="preserve">level </w:t>
      </w:r>
      <w:r w:rsidR="00B22A4F">
        <w:rPr>
          <w:lang w:val="en-GB"/>
        </w:rPr>
        <w:t xml:space="preserve">and </w:t>
      </w:r>
      <w:r w:rsidR="009474EA">
        <w:rPr>
          <w:lang w:val="en-GB"/>
        </w:rPr>
        <w:t xml:space="preserve">the </w:t>
      </w:r>
      <w:r w:rsidR="00B22A4F">
        <w:rPr>
          <w:lang w:val="en-GB"/>
        </w:rPr>
        <w:t xml:space="preserve">mission </w:t>
      </w:r>
      <w:r w:rsidR="00B15AD6">
        <w:rPr>
          <w:lang w:val="en-GB"/>
        </w:rPr>
        <w:t>to complete (under SWC assumption)</w:t>
      </w:r>
      <w:r w:rsidR="00B22A4F">
        <w:rPr>
          <w:lang w:val="en-GB"/>
        </w:rPr>
        <w:t xml:space="preserve">. Energy </w:t>
      </w:r>
      <w:r w:rsidR="000B748D">
        <w:rPr>
          <w:lang w:val="en-GB"/>
        </w:rPr>
        <w:t>run-out</w:t>
      </w:r>
      <w:r w:rsidR="00C053A0">
        <w:rPr>
          <w:lang w:val="en-GB"/>
        </w:rPr>
        <w:t xml:space="preserve"> </w:t>
      </w:r>
      <w:r w:rsidR="009474EA">
        <w:rPr>
          <w:lang w:val="en-GB"/>
        </w:rPr>
        <w:t xml:space="preserve">may happen because of </w:t>
      </w:r>
      <w:proofErr w:type="spellStart"/>
      <w:r w:rsidR="000B748D">
        <w:rPr>
          <w:lang w:val="en-GB"/>
        </w:rPr>
        <w:t>en</w:t>
      </w:r>
      <w:proofErr w:type="spellEnd"/>
      <w:r w:rsidR="000B748D">
        <w:rPr>
          <w:lang w:val="en-GB"/>
        </w:rPr>
        <w:t>-route unexpected weather conditions</w:t>
      </w:r>
      <w:r w:rsidR="00C053A0">
        <w:rPr>
          <w:lang w:val="en-GB"/>
        </w:rPr>
        <w:t>,</w:t>
      </w:r>
    </w:p>
    <w:p w:rsidR="009158D3" w:rsidRDefault="009474EA" w:rsidP="003B518B">
      <w:pPr>
        <w:pStyle w:val="Corps"/>
        <w:numPr>
          <w:ilvl w:val="0"/>
          <w:numId w:val="9"/>
        </w:numPr>
        <w:spacing w:before="60"/>
        <w:ind w:hanging="357"/>
        <w:rPr>
          <w:lang w:val="en-GB"/>
        </w:rPr>
      </w:pPr>
      <w:r>
        <w:rPr>
          <w:i/>
          <w:lang w:val="en-GB"/>
        </w:rPr>
        <w:t>Breakdowns</w:t>
      </w:r>
      <w:r w:rsidR="00C053A0">
        <w:rPr>
          <w:lang w:val="en-GB"/>
        </w:rPr>
        <w:t xml:space="preserve">: </w:t>
      </w:r>
      <w:r>
        <w:rPr>
          <w:lang w:val="en-GB"/>
        </w:rPr>
        <w:t xml:space="preserve">the multi-system architecture is designed to tolerate all </w:t>
      </w:r>
      <w:r w:rsidR="009A29B2">
        <w:rPr>
          <w:lang w:val="en-GB"/>
        </w:rPr>
        <w:t xml:space="preserve">single </w:t>
      </w:r>
      <w:r w:rsidR="0023682B">
        <w:rPr>
          <w:lang w:val="en-GB"/>
        </w:rPr>
        <w:t xml:space="preserve">physical item </w:t>
      </w:r>
      <w:r w:rsidR="009A29B2">
        <w:rPr>
          <w:lang w:val="en-GB"/>
        </w:rPr>
        <w:t>failures</w:t>
      </w:r>
      <w:r>
        <w:rPr>
          <w:lang w:val="en-GB"/>
        </w:rPr>
        <w:t>. S</w:t>
      </w:r>
      <w:r w:rsidR="009A29B2">
        <w:rPr>
          <w:lang w:val="en-GB"/>
        </w:rPr>
        <w:t>ome combination</w:t>
      </w:r>
      <w:r>
        <w:rPr>
          <w:lang w:val="en-GB"/>
        </w:rPr>
        <w:t>s</w:t>
      </w:r>
      <w:r w:rsidR="009A29B2">
        <w:rPr>
          <w:lang w:val="en-GB"/>
        </w:rPr>
        <w:t xml:space="preserve"> of failures can’t be tolerated. </w:t>
      </w:r>
      <w:r>
        <w:rPr>
          <w:lang w:val="en-GB"/>
        </w:rPr>
        <w:t>F_</w:t>
      </w:r>
      <w:r w:rsidR="009A29B2">
        <w:rPr>
          <w:lang w:val="en-GB"/>
        </w:rPr>
        <w:t>EL has to be triggered before AV becomes uncontrollable.</w:t>
      </w:r>
    </w:p>
    <w:p w:rsidR="00581FE4" w:rsidRDefault="00581FE4">
      <w:pPr>
        <w:pStyle w:val="Heading3"/>
        <w:rPr>
          <w:lang w:val="en-GB"/>
        </w:rPr>
      </w:pPr>
      <w:bookmarkStart w:id="60" w:name="_Toc462179277"/>
      <w:proofErr w:type="spellStart"/>
      <w:r>
        <w:rPr>
          <w:lang w:val="en-GB"/>
        </w:rPr>
        <w:t>Subfunctions</w:t>
      </w:r>
      <w:proofErr w:type="spellEnd"/>
      <w:r>
        <w:rPr>
          <w:lang w:val="en-GB"/>
        </w:rPr>
        <w:t xml:space="preserve"> of </w:t>
      </w:r>
      <w:r w:rsidR="00CD6454">
        <w:rPr>
          <w:lang w:val="en-GB"/>
        </w:rPr>
        <w:t>Payload Transport</w:t>
      </w:r>
      <w:bookmarkEnd w:id="60"/>
    </w:p>
    <w:p w:rsidR="00E970D2" w:rsidRDefault="00581FE4" w:rsidP="00BA7B89">
      <w:pPr>
        <w:pStyle w:val="Corps"/>
        <w:spacing w:after="120"/>
        <w:rPr>
          <w:lang w:val="en-GB"/>
        </w:rPr>
      </w:pPr>
      <w:r>
        <w:rPr>
          <w:lang w:val="en-GB"/>
        </w:rPr>
        <w:t xml:space="preserve">F_PT is unique in being decomposed at a lower level. </w:t>
      </w:r>
      <w:r w:rsidR="00E970D2">
        <w:rPr>
          <w:lang w:val="en-GB"/>
        </w:rPr>
        <w:t>Possibly F_HM will also be decomposed</w:t>
      </w:r>
      <w:r w:rsidR="004C6640" w:rsidRPr="004C6640">
        <w:rPr>
          <w:lang w:val="en-GB"/>
        </w:rPr>
        <w:t xml:space="preserve"> </w:t>
      </w:r>
      <w:r w:rsidR="004C6640">
        <w:rPr>
          <w:lang w:val="en-GB"/>
        </w:rPr>
        <w:t>in later versions</w:t>
      </w:r>
      <w:r w:rsidR="00E970D2">
        <w:rPr>
          <w:lang w:val="en-GB"/>
        </w:rPr>
        <w:t>.</w:t>
      </w:r>
    </w:p>
    <w:p w:rsidR="00581FE4" w:rsidRPr="00581FE4" w:rsidRDefault="004C6640" w:rsidP="00BA7B89">
      <w:pPr>
        <w:pStyle w:val="Corps"/>
        <w:spacing w:after="120"/>
        <w:rPr>
          <w:lang w:val="en-GB"/>
        </w:rPr>
      </w:pPr>
      <w:r>
        <w:rPr>
          <w:lang w:val="en-GB"/>
        </w:rPr>
        <w:t xml:space="preserve">It provides some functional and architecting complexity to exercise </w:t>
      </w:r>
      <w:r w:rsidR="009E7037">
        <w:rPr>
          <w:lang w:val="en-GB"/>
        </w:rPr>
        <w:t>F</w:t>
      </w:r>
      <w:r>
        <w:rPr>
          <w:lang w:val="en-GB"/>
        </w:rPr>
        <w:t>DAL</w:t>
      </w:r>
      <w:r w:rsidR="009E7037">
        <w:rPr>
          <w:lang w:val="en-GB"/>
        </w:rPr>
        <w:t>/IDAL</w:t>
      </w:r>
      <w:r>
        <w:rPr>
          <w:lang w:val="en-GB"/>
        </w:rPr>
        <w:t xml:space="preserve"> assignment on the safety process side (ARP 4761A Appendix P).</w:t>
      </w:r>
    </w:p>
    <w:p w:rsidR="00581FE4" w:rsidRDefault="00581FE4" w:rsidP="00BA7B89">
      <w:pPr>
        <w:pStyle w:val="Heading4"/>
        <w:rPr>
          <w:lang w:val="en-GB"/>
        </w:rPr>
      </w:pPr>
      <w:r>
        <w:rPr>
          <w:lang w:val="en-GB"/>
        </w:rPr>
        <w:t>Mission Management (</w:t>
      </w:r>
      <w:r w:rsidR="002858E7">
        <w:rPr>
          <w:lang w:val="en-GB"/>
        </w:rPr>
        <w:t>AV.</w:t>
      </w:r>
      <w:r>
        <w:rPr>
          <w:lang w:val="en-GB"/>
        </w:rPr>
        <w:t>F_PT.F_MM)</w:t>
      </w:r>
    </w:p>
    <w:p w:rsidR="00BA7B89" w:rsidRDefault="00BA7B89" w:rsidP="00BA7B89">
      <w:pPr>
        <w:pStyle w:val="Heading5"/>
        <w:spacing w:after="120"/>
        <w:rPr>
          <w:lang w:val="en-GB"/>
        </w:rPr>
      </w:pPr>
      <w:r>
        <w:rPr>
          <w:lang w:val="en-GB"/>
        </w:rPr>
        <w:t>Interface</w:t>
      </w:r>
    </w:p>
    <w:p w:rsidR="00FF5104" w:rsidRDefault="002858E7" w:rsidP="00FF5104">
      <w:pPr>
        <w:pStyle w:val="Corps"/>
        <w:spacing w:after="240"/>
        <w:rPr>
          <w:lang w:val="en-GB"/>
        </w:rPr>
      </w:pPr>
      <w:r>
        <w:rPr>
          <w:lang w:val="en-GB"/>
        </w:rPr>
        <w:t>There are</w:t>
      </w:r>
      <w:r w:rsidR="00FF5104">
        <w:rPr>
          <w:lang w:val="en-GB"/>
        </w:rPr>
        <w:t xml:space="preserve"> redundant input channel</w:t>
      </w:r>
      <w:r w:rsidR="005F033E">
        <w:rPr>
          <w:lang w:val="en-GB"/>
        </w:rPr>
        <w:t>s</w:t>
      </w:r>
      <w:r w:rsidR="00FF5104">
        <w:rPr>
          <w:lang w:val="en-GB"/>
        </w:rPr>
        <w:t xml:space="preserve"> </w:t>
      </w:r>
      <w:r w:rsidR="005F033E">
        <w:rPr>
          <w:lang w:val="en-GB"/>
        </w:rPr>
        <w:t>to load the</w:t>
      </w:r>
      <w:r w:rsidR="00FF5104">
        <w:rPr>
          <w:lang w:val="en-GB"/>
        </w:rPr>
        <w:t xml:space="preserve"> mission parameters: GS messages and CP devices</w:t>
      </w:r>
      <w:r w:rsidR="005F033E">
        <w:rPr>
          <w:lang w:val="en-GB"/>
        </w:rPr>
        <w:t xml:space="preserve"> (USB key + </w:t>
      </w:r>
      <w:proofErr w:type="spellStart"/>
      <w:r w:rsidR="005F033E">
        <w:rPr>
          <w:lang w:val="en-GB"/>
        </w:rPr>
        <w:t>rotactors</w:t>
      </w:r>
      <w:proofErr w:type="spellEnd"/>
      <w:r w:rsidR="005F033E">
        <w:rPr>
          <w:lang w:val="en-GB"/>
        </w:rPr>
        <w:t xml:space="preserve"> and switches)</w:t>
      </w:r>
      <w:r w:rsidR="00FF5104">
        <w:rPr>
          <w:lang w:val="en-GB"/>
        </w:rPr>
        <w:t xml:space="preserve">. The payload mass may be supplied </w:t>
      </w:r>
      <w:r>
        <w:rPr>
          <w:lang w:val="en-GB"/>
        </w:rPr>
        <w:t>thrice (with inconsistencies), twice or once</w:t>
      </w:r>
      <w:r w:rsidR="005F033E">
        <w:rPr>
          <w:lang w:val="en-GB"/>
        </w:rPr>
        <w:t>.</w:t>
      </w:r>
    </w:p>
    <w:p w:rsidR="007C6799" w:rsidRDefault="005F033E" w:rsidP="000058DC">
      <w:pPr>
        <w:pStyle w:val="Corps"/>
        <w:spacing w:after="240"/>
        <w:rPr>
          <w:lang w:val="en-US"/>
        </w:rPr>
      </w:pPr>
      <w:r w:rsidRPr="005F033E">
        <w:rPr>
          <w:lang w:val="en-US"/>
        </w:rPr>
        <w:t>F_PT.F_CM (Communication Management) is in charge of handling these redundancies.</w:t>
      </w:r>
      <w:r>
        <w:rPr>
          <w:lang w:val="en-US"/>
        </w:rPr>
        <w:t xml:space="preserve"> It builds a unique up-to-date value for all </w:t>
      </w:r>
      <w:r w:rsidR="00AB6BD7">
        <w:rPr>
          <w:lang w:val="en-US"/>
        </w:rPr>
        <w:t>sensors or parameters</w:t>
      </w:r>
      <w:r>
        <w:rPr>
          <w:lang w:val="en-US"/>
        </w:rPr>
        <w:t xml:space="preserve"> needed by mission management (reminder: </w:t>
      </w:r>
      <w:r w:rsidR="000E1A8C">
        <w:rPr>
          <w:lang w:val="en-US"/>
        </w:rPr>
        <w:t>F_</w:t>
      </w:r>
      <w:r w:rsidR="00AB6BD7">
        <w:rPr>
          <w:lang w:val="en-US"/>
        </w:rPr>
        <w:t xml:space="preserve">MM </w:t>
      </w:r>
      <w:r w:rsidR="000E1A8C">
        <w:rPr>
          <w:lang w:val="en-US"/>
        </w:rPr>
        <w:t>ensures the</w:t>
      </w:r>
      <w:r>
        <w:rPr>
          <w:lang w:val="en-US"/>
        </w:rPr>
        <w:t xml:space="preserve"> FCS-like and GNC-like </w:t>
      </w:r>
      <w:r w:rsidR="000E1A8C">
        <w:rPr>
          <w:lang w:val="en-US"/>
        </w:rPr>
        <w:t>functions</w:t>
      </w:r>
      <w:r>
        <w:rPr>
          <w:lang w:val="en-US"/>
        </w:rPr>
        <w:t>).</w:t>
      </w:r>
      <w:r w:rsidR="000058DC">
        <w:rPr>
          <w:lang w:val="en-US"/>
        </w:rPr>
        <w:t xml:space="preserve"> T</w:t>
      </w:r>
      <w:r w:rsidR="007C6799">
        <w:rPr>
          <w:lang w:val="en-US"/>
        </w:rPr>
        <w:t>he event-driven inputs</w:t>
      </w:r>
      <w:r w:rsidR="000058DC">
        <w:rPr>
          <w:lang w:val="en-US"/>
        </w:rPr>
        <w:t xml:space="preserve"> are converted into </w:t>
      </w:r>
      <w:r w:rsidR="007C6799">
        <w:rPr>
          <w:lang w:val="en-US"/>
        </w:rPr>
        <w:t xml:space="preserve">continuous time </w:t>
      </w:r>
      <w:r w:rsidR="000058DC">
        <w:rPr>
          <w:lang w:val="en-US"/>
        </w:rPr>
        <w:t>data</w:t>
      </w:r>
      <w:r w:rsidR="007C6799">
        <w:rPr>
          <w:lang w:val="en-US"/>
        </w:rPr>
        <w:t xml:space="preserve"> for F_PT.F_MM. It is necessary for making F_P</w:t>
      </w:r>
      <w:r w:rsidR="000058DC">
        <w:rPr>
          <w:lang w:val="en-US"/>
        </w:rPr>
        <w:t>T.F_MM a pure control function.</w:t>
      </w:r>
    </w:p>
    <w:p w:rsidR="008E68E6" w:rsidRDefault="00474803" w:rsidP="007C6799">
      <w:pPr>
        <w:pStyle w:val="Corps"/>
        <w:spacing w:after="240"/>
        <w:rPr>
          <w:lang w:val="en-US"/>
        </w:rPr>
      </w:pPr>
      <w:r>
        <w:rPr>
          <w:lang w:val="en-US"/>
        </w:rPr>
        <w:t xml:space="preserve">Conversely, F_PT.F_MM posts its outputs to F_PT.F_CM </w:t>
      </w:r>
      <w:r w:rsidR="008E68E6">
        <w:rPr>
          <w:lang w:val="en-US"/>
        </w:rPr>
        <w:t>for dispatch</w:t>
      </w:r>
      <w:r>
        <w:rPr>
          <w:lang w:val="en-US"/>
        </w:rPr>
        <w:t xml:space="preserve"> to the external devices (GS, CP). </w:t>
      </w:r>
    </w:p>
    <w:p w:rsidR="008E68E6" w:rsidRDefault="008E68E6">
      <w:pPr>
        <w:rPr>
          <w:lang w:val="en-US"/>
        </w:rPr>
      </w:pPr>
      <w:r>
        <w:rPr>
          <w:lang w:val="en-US"/>
        </w:rPr>
        <w:br w:type="page"/>
      </w:r>
    </w:p>
    <w:p w:rsidR="00474803" w:rsidRDefault="00474803" w:rsidP="007C6799">
      <w:pPr>
        <w:pStyle w:val="Corps"/>
        <w:spacing w:after="240"/>
        <w:rPr>
          <w:lang w:val="en-US"/>
        </w:rPr>
      </w:pPr>
    </w:p>
    <w:tbl>
      <w:tblPr>
        <w:tblStyle w:val="TableGrid"/>
        <w:tblW w:w="0" w:type="auto"/>
        <w:tblInd w:w="709" w:type="dxa"/>
        <w:tblLayout w:type="fixed"/>
        <w:tblLook w:val="04A0" w:firstRow="1" w:lastRow="0" w:firstColumn="1" w:lastColumn="0" w:noHBand="0" w:noVBand="1"/>
      </w:tblPr>
      <w:tblGrid>
        <w:gridCol w:w="3227"/>
        <w:gridCol w:w="1417"/>
        <w:gridCol w:w="2977"/>
        <w:gridCol w:w="1524"/>
      </w:tblGrid>
      <w:tr w:rsidR="007B743C" w:rsidTr="00945BE4">
        <w:tc>
          <w:tcPr>
            <w:tcW w:w="322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Inputs</w:t>
            </w:r>
          </w:p>
        </w:tc>
        <w:tc>
          <w:tcPr>
            <w:tcW w:w="141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From</w:t>
            </w:r>
          </w:p>
        </w:tc>
        <w:tc>
          <w:tcPr>
            <w:tcW w:w="297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Outputs</w:t>
            </w:r>
          </w:p>
        </w:tc>
        <w:tc>
          <w:tcPr>
            <w:tcW w:w="1524"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To</w:t>
            </w:r>
          </w:p>
        </w:tc>
      </w:tr>
      <w:tr w:rsidR="00C7379F" w:rsidTr="00945BE4">
        <w:tc>
          <w:tcPr>
            <w:tcW w:w="3227" w:type="dxa"/>
          </w:tcPr>
          <w:p w:rsidR="00C7379F" w:rsidRDefault="00C7379F" w:rsidP="00422474">
            <w:pPr>
              <w:pStyle w:val="Corps"/>
              <w:spacing w:before="60" w:after="60"/>
              <w:ind w:left="0"/>
              <w:rPr>
                <w:rFonts w:ascii="Arial" w:hAnsi="Arial" w:cs="Arial"/>
                <w:sz w:val="20"/>
                <w:lang w:val="en-GB"/>
              </w:rPr>
            </w:pPr>
            <w:proofErr w:type="spellStart"/>
            <w:r>
              <w:rPr>
                <w:rFonts w:ascii="Arial" w:hAnsi="Arial" w:cs="Arial"/>
                <w:sz w:val="20"/>
                <w:lang w:val="en-GB"/>
              </w:rPr>
              <w:t>NavigationParameters</w:t>
            </w:r>
            <w:proofErr w:type="spellEnd"/>
            <w:r>
              <w:rPr>
                <w:rFonts w:ascii="Arial" w:hAnsi="Arial" w:cs="Arial"/>
                <w:sz w:val="20"/>
                <w:lang w:val="en-GB"/>
              </w:rPr>
              <w:t>(</w:t>
            </w:r>
          </w:p>
          <w:p w:rsidR="00C7379F" w:rsidRPr="004C2D6D"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Distance</w:t>
            </w:r>
            <w:r w:rsidRPr="004C2D6D">
              <w:rPr>
                <w:rFonts w:ascii="Arial" w:hAnsi="Arial" w:cs="Arial"/>
                <w:sz w:val="20"/>
                <w:lang w:val="en-GB"/>
              </w:rPr>
              <w:t>:</w:t>
            </w:r>
            <w:r>
              <w:rPr>
                <w:rFonts w:ascii="Arial" w:hAnsi="Arial" w:cs="Arial"/>
                <w:sz w:val="20"/>
                <w:lang w:val="en-GB"/>
              </w:rPr>
              <w:t>Integer.m</w:t>
            </w:r>
            <w:proofErr w:type="spellEnd"/>
            <w:r w:rsidRPr="004C2D6D">
              <w:rPr>
                <w:rFonts w:ascii="Arial" w:hAnsi="Arial" w:cs="Arial"/>
                <w:sz w:val="20"/>
                <w:lang w:val="en-GB"/>
              </w:rPr>
              <w:t>;</w:t>
            </w:r>
          </w:p>
          <w:p w:rsidR="00C7379F" w:rsidRPr="004C2D6D"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Altitude:Integer.m</w:t>
            </w:r>
            <w:proofErr w:type="spellEnd"/>
            <w:r w:rsidRPr="004C2D6D">
              <w:rPr>
                <w:rFonts w:ascii="Arial" w:hAnsi="Arial" w:cs="Arial"/>
                <w:sz w:val="20"/>
                <w:lang w:val="en-GB"/>
              </w:rPr>
              <w:t>;</w:t>
            </w:r>
          </w:p>
          <w:p w:rsidR="00C7379F"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Speed:Integer</w:t>
            </w:r>
            <w:proofErr w:type="spellEnd"/>
            <w:r>
              <w:rPr>
                <w:rFonts w:ascii="Arial" w:hAnsi="Arial" w:cs="Arial"/>
                <w:sz w:val="20"/>
                <w:lang w:val="en-GB"/>
              </w:rPr>
              <w:t>.(m/s)])</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roofErr w:type="spellStart"/>
            <w:r>
              <w:rPr>
                <w:rFonts w:ascii="Arial" w:hAnsi="Arial" w:cs="Arial"/>
                <w:sz w:val="20"/>
                <w:lang w:val="en-GB"/>
              </w:rPr>
              <w:t>MissionCancelled</w:t>
            </w:r>
            <w:proofErr w:type="spellEnd"/>
            <w:r>
              <w:rPr>
                <w:rFonts w:ascii="Arial" w:hAnsi="Arial" w:cs="Arial"/>
                <w:sz w:val="20"/>
                <w:lang w:val="en-GB"/>
              </w:rPr>
              <w:t>(Boolean)</w:t>
            </w:r>
          </w:p>
        </w:tc>
        <w:tc>
          <w:tcPr>
            <w:tcW w:w="1524" w:type="dxa"/>
          </w:tcPr>
          <w:p w:rsidR="00C7379F" w:rsidRDefault="00C7379F" w:rsidP="00405522">
            <w:pPr>
              <w:pStyle w:val="Corps"/>
              <w:spacing w:before="60" w:after="60"/>
              <w:ind w:left="0"/>
              <w:jc w:val="center"/>
              <w:rPr>
                <w:rFonts w:ascii="Arial" w:hAnsi="Arial" w:cs="Arial"/>
                <w:sz w:val="20"/>
                <w:lang w:val="en-GB"/>
              </w:rPr>
            </w:pPr>
            <w:r>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NavigationOption</w:t>
            </w:r>
            <w:proofErr w:type="spellEnd"/>
            <w:r>
              <w:rPr>
                <w:rFonts w:ascii="Arial" w:hAnsi="Arial" w:cs="Arial"/>
                <w:sz w:val="20"/>
                <w:lang w:val="en-GB"/>
              </w:rPr>
              <w:t>(‘SPEED’,’ENERGY’)</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roofErr w:type="spellStart"/>
            <w:r>
              <w:rPr>
                <w:rFonts w:ascii="Arial" w:hAnsi="Arial" w:cs="Arial"/>
                <w:sz w:val="20"/>
                <w:lang w:val="en-GB"/>
              </w:rPr>
              <w:t>MissionComplete</w:t>
            </w:r>
            <w:proofErr w:type="spellEnd"/>
            <w:r>
              <w:rPr>
                <w:rFonts w:ascii="Arial" w:hAnsi="Arial" w:cs="Arial"/>
                <w:sz w:val="20"/>
                <w:lang w:val="en-GB"/>
              </w:rPr>
              <w:t>(Boolean)</w:t>
            </w:r>
          </w:p>
        </w:tc>
        <w:tc>
          <w:tcPr>
            <w:tcW w:w="1524" w:type="dxa"/>
          </w:tcPr>
          <w:p w:rsidR="00C7379F" w:rsidRDefault="00C7379F" w:rsidP="00405522">
            <w:pPr>
              <w:jc w:val="center"/>
            </w:pPr>
            <w:r w:rsidRPr="001A6188">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NavigationMode</w:t>
            </w:r>
            <w:proofErr w:type="spellEnd"/>
            <w:r>
              <w:rPr>
                <w:rFonts w:ascii="Arial" w:hAnsi="Arial" w:cs="Arial"/>
                <w:sz w:val="20"/>
                <w:lang w:val="en-GB"/>
              </w:rPr>
              <w:t>({‘A’,’RP’})</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roofErr w:type="spellStart"/>
            <w:r>
              <w:rPr>
                <w:rFonts w:ascii="Arial" w:hAnsi="Arial" w:cs="Arial"/>
                <w:sz w:val="20"/>
                <w:lang w:val="en-GB"/>
              </w:rPr>
              <w:t>MissionAborted</w:t>
            </w:r>
            <w:proofErr w:type="spellEnd"/>
            <w:r>
              <w:rPr>
                <w:rFonts w:ascii="Arial" w:hAnsi="Arial" w:cs="Arial"/>
                <w:sz w:val="20"/>
                <w:lang w:val="en-GB"/>
              </w:rPr>
              <w:t>(Boolean)</w:t>
            </w:r>
          </w:p>
        </w:tc>
        <w:tc>
          <w:tcPr>
            <w:tcW w:w="1524" w:type="dxa"/>
          </w:tcPr>
          <w:p w:rsidR="00C7379F" w:rsidRDefault="00C7379F" w:rsidP="00405522">
            <w:pPr>
              <w:jc w:val="center"/>
            </w:pPr>
            <w:r w:rsidRPr="001A6188">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PowerSwitch</w:t>
            </w:r>
            <w:proofErr w:type="spellEnd"/>
            <w:r>
              <w:rPr>
                <w:rFonts w:ascii="Arial" w:hAnsi="Arial" w:cs="Arial"/>
                <w:sz w:val="20"/>
                <w:lang w:val="en-GB"/>
              </w:rPr>
              <w:t>({‘ON’,’OFF’})</w:t>
            </w:r>
          </w:p>
        </w:tc>
        <w:tc>
          <w:tcPr>
            <w:tcW w:w="1417" w:type="dxa"/>
          </w:tcPr>
          <w:p w:rsidR="00C7379F" w:rsidRDefault="00C7379F" w:rsidP="008840CD">
            <w:pPr>
              <w:spacing w:beforeLines="60" w:before="144" w:afterLines="60" w:after="144"/>
              <w:jc w:val="center"/>
            </w:pPr>
            <w:r w:rsidRPr="00983732">
              <w:rPr>
                <w:rFonts w:ascii="Arial" w:hAnsi="Arial" w:cs="Arial"/>
                <w:sz w:val="20"/>
                <w:lang w:val="en-GB"/>
              </w:rPr>
              <w:t>F_PT.F_CM</w:t>
            </w:r>
          </w:p>
        </w:tc>
        <w:tc>
          <w:tcPr>
            <w:tcW w:w="2977" w:type="dxa"/>
          </w:tcPr>
          <w:p w:rsidR="00C7379F" w:rsidRPr="00945BE4" w:rsidRDefault="00C7379F" w:rsidP="00162F85">
            <w:pPr>
              <w:pStyle w:val="Corps"/>
              <w:spacing w:before="60" w:after="60"/>
              <w:ind w:left="0"/>
              <w:rPr>
                <w:rFonts w:ascii="Arial" w:hAnsi="Arial" w:cs="Arial"/>
                <w:sz w:val="20"/>
              </w:rPr>
            </w:pPr>
            <w:proofErr w:type="spellStart"/>
            <w:proofErr w:type="gramStart"/>
            <w:r w:rsidRPr="00945BE4">
              <w:rPr>
                <w:rFonts w:ascii="Arial" w:hAnsi="Arial" w:cs="Arial"/>
                <w:sz w:val="20"/>
              </w:rPr>
              <w:t>PropulsionTorque</w:t>
            </w:r>
            <w:proofErr w:type="spellEnd"/>
            <w:r w:rsidRPr="00945BE4">
              <w:rPr>
                <w:rFonts w:ascii="Arial" w:hAnsi="Arial" w:cs="Arial"/>
                <w:sz w:val="20"/>
              </w:rPr>
              <w:t>(</w:t>
            </w:r>
            <w:proofErr w:type="spellStart"/>
            <w:proofErr w:type="gramEnd"/>
            <w:r w:rsidR="00945BE4" w:rsidRPr="00945BE4">
              <w:rPr>
                <w:rFonts w:ascii="Arial" w:hAnsi="Arial" w:cs="Arial"/>
                <w:sz w:val="20"/>
              </w:rPr>
              <w:t>float</w:t>
            </w:r>
            <w:proofErr w:type="spellEnd"/>
            <w:r w:rsidR="00945BE4" w:rsidRPr="00945BE4">
              <w:rPr>
                <w:rFonts w:ascii="Arial" w:hAnsi="Arial" w:cs="Arial"/>
                <w:sz w:val="20"/>
              </w:rPr>
              <w:t>.(</w:t>
            </w:r>
            <w:r w:rsidRPr="00945BE4">
              <w:rPr>
                <w:rFonts w:ascii="Arial" w:hAnsi="Arial" w:cs="Arial"/>
                <w:sz w:val="20"/>
              </w:rPr>
              <w:t>N.m)</w:t>
            </w:r>
            <w:r w:rsidR="00945BE4">
              <w:rPr>
                <w:rFonts w:ascii="Arial" w:hAnsi="Arial" w:cs="Arial"/>
                <w:sz w:val="20"/>
              </w:rPr>
              <w:t>)</w:t>
            </w:r>
          </w:p>
        </w:tc>
        <w:tc>
          <w:tcPr>
            <w:tcW w:w="1524" w:type="dxa"/>
          </w:tcPr>
          <w:p w:rsidR="00C7379F" w:rsidRPr="00945BE4" w:rsidRDefault="00C7379F" w:rsidP="00405522">
            <w:pPr>
              <w:pStyle w:val="Corps"/>
              <w:spacing w:before="60" w:after="60"/>
              <w:ind w:left="0"/>
              <w:jc w:val="center"/>
              <w:rPr>
                <w:rFonts w:ascii="Arial" w:hAnsi="Arial" w:cs="Arial"/>
                <w:sz w:val="20"/>
              </w:rPr>
            </w:pPr>
            <w:proofErr w:type="spellStart"/>
            <w:r w:rsidRPr="00945BE4">
              <w:rPr>
                <w:rFonts w:ascii="Arial" w:hAnsi="Arial" w:cs="Arial"/>
                <w:sz w:val="20"/>
              </w:rPr>
              <w:t>AV’s</w:t>
            </w:r>
            <w:proofErr w:type="spellEnd"/>
            <w:r w:rsidRPr="00945BE4">
              <w:rPr>
                <w:rFonts w:ascii="Arial" w:hAnsi="Arial" w:cs="Arial"/>
                <w:sz w:val="20"/>
              </w:rPr>
              <w:t xml:space="preserve"> body</w:t>
            </w:r>
          </w:p>
        </w:tc>
      </w:tr>
      <w:tr w:rsidR="00C7379F" w:rsidTr="00945BE4">
        <w:tc>
          <w:tcPr>
            <w:tcW w:w="3227" w:type="dxa"/>
          </w:tcPr>
          <w:p w:rsidR="00C7379F" w:rsidRPr="00945BE4" w:rsidRDefault="00C7379F" w:rsidP="00BA7B89">
            <w:pPr>
              <w:pStyle w:val="Corps"/>
              <w:spacing w:before="60" w:after="60"/>
              <w:ind w:left="0"/>
              <w:rPr>
                <w:rFonts w:ascii="Arial" w:hAnsi="Arial" w:cs="Arial"/>
                <w:sz w:val="20"/>
              </w:rPr>
            </w:pPr>
            <w:proofErr w:type="spellStart"/>
            <w:proofErr w:type="gramStart"/>
            <w:r w:rsidRPr="00945BE4">
              <w:rPr>
                <w:rFonts w:ascii="Arial" w:hAnsi="Arial" w:cs="Arial"/>
                <w:sz w:val="20"/>
              </w:rPr>
              <w:t>PayloadBay</w:t>
            </w:r>
            <w:proofErr w:type="spellEnd"/>
            <w:r w:rsidRPr="00945BE4">
              <w:rPr>
                <w:rFonts w:ascii="Arial" w:hAnsi="Arial" w:cs="Arial"/>
                <w:sz w:val="20"/>
              </w:rPr>
              <w:t>(</w:t>
            </w:r>
            <w:proofErr w:type="gramEnd"/>
            <w:r w:rsidRPr="00945BE4">
              <w:rPr>
                <w:rFonts w:ascii="Arial" w:hAnsi="Arial" w:cs="Arial"/>
                <w:sz w:val="20"/>
              </w:rPr>
              <w:t>‘OPENED’,’CLOSED’)</w:t>
            </w:r>
          </w:p>
        </w:tc>
        <w:tc>
          <w:tcPr>
            <w:tcW w:w="1417" w:type="dxa"/>
          </w:tcPr>
          <w:p w:rsidR="00C7379F" w:rsidRDefault="00C7379F" w:rsidP="008840CD">
            <w:pPr>
              <w:spacing w:beforeLines="60" w:before="144" w:afterLines="60" w:after="144"/>
              <w:jc w:val="center"/>
            </w:pPr>
            <w:r w:rsidRPr="00945BE4">
              <w:rPr>
                <w:rFonts w:ascii="Arial" w:hAnsi="Arial" w:cs="Arial"/>
                <w:sz w:val="20"/>
              </w:rPr>
              <w:t>F_PT.F_CM</w:t>
            </w:r>
          </w:p>
        </w:tc>
        <w:tc>
          <w:tcPr>
            <w:tcW w:w="2977" w:type="dxa"/>
          </w:tcPr>
          <w:p w:rsidR="00C7379F" w:rsidRPr="00945BE4" w:rsidRDefault="00C7379F" w:rsidP="00162F85">
            <w:pPr>
              <w:pStyle w:val="Corps"/>
              <w:spacing w:before="60" w:after="60"/>
              <w:ind w:left="0"/>
              <w:rPr>
                <w:rFonts w:ascii="Arial" w:hAnsi="Arial" w:cs="Arial"/>
                <w:sz w:val="20"/>
              </w:rPr>
            </w:pPr>
            <w:proofErr w:type="spellStart"/>
            <w:proofErr w:type="gramStart"/>
            <w:r w:rsidRPr="00945BE4">
              <w:rPr>
                <w:rFonts w:ascii="Arial" w:hAnsi="Arial" w:cs="Arial"/>
                <w:sz w:val="20"/>
              </w:rPr>
              <w:t>BrakingTorque</w:t>
            </w:r>
            <w:proofErr w:type="spellEnd"/>
            <w:r w:rsidRPr="00945BE4">
              <w:rPr>
                <w:rFonts w:ascii="Arial" w:hAnsi="Arial" w:cs="Arial"/>
                <w:sz w:val="20"/>
              </w:rPr>
              <w:t>(</w:t>
            </w:r>
            <w:proofErr w:type="spellStart"/>
            <w:proofErr w:type="gramEnd"/>
            <w:r w:rsidR="00945BE4">
              <w:rPr>
                <w:rFonts w:ascii="Arial" w:hAnsi="Arial" w:cs="Arial"/>
                <w:sz w:val="20"/>
              </w:rPr>
              <w:t>float</w:t>
            </w:r>
            <w:proofErr w:type="spellEnd"/>
            <w:r w:rsidR="00945BE4">
              <w:rPr>
                <w:rFonts w:ascii="Arial" w:hAnsi="Arial" w:cs="Arial"/>
                <w:sz w:val="20"/>
              </w:rPr>
              <w:t>.(</w:t>
            </w:r>
            <w:r w:rsidRPr="00945BE4">
              <w:rPr>
                <w:rFonts w:ascii="Arial" w:hAnsi="Arial" w:cs="Arial"/>
                <w:sz w:val="20"/>
              </w:rPr>
              <w:t>N.m)</w:t>
            </w:r>
            <w:r w:rsidR="00945BE4">
              <w:rPr>
                <w:rFonts w:ascii="Arial" w:hAnsi="Arial" w:cs="Arial"/>
                <w:sz w:val="20"/>
              </w:rPr>
              <w:t>)</w:t>
            </w:r>
          </w:p>
        </w:tc>
        <w:tc>
          <w:tcPr>
            <w:tcW w:w="1524" w:type="dxa"/>
          </w:tcPr>
          <w:p w:rsidR="00C7379F" w:rsidRPr="00945BE4" w:rsidRDefault="00C7379F" w:rsidP="00405522">
            <w:pPr>
              <w:pStyle w:val="Corps"/>
              <w:spacing w:before="60" w:after="60"/>
              <w:ind w:left="0"/>
              <w:jc w:val="center"/>
              <w:rPr>
                <w:rFonts w:ascii="Arial" w:hAnsi="Arial" w:cs="Arial"/>
                <w:sz w:val="20"/>
              </w:rPr>
            </w:pPr>
            <w:proofErr w:type="spellStart"/>
            <w:r w:rsidRPr="00945BE4">
              <w:rPr>
                <w:rFonts w:ascii="Arial" w:hAnsi="Arial" w:cs="Arial"/>
                <w:sz w:val="20"/>
              </w:rPr>
              <w:t>AV’s</w:t>
            </w:r>
            <w:proofErr w:type="spellEnd"/>
            <w:r w:rsidRPr="00945BE4">
              <w:rPr>
                <w:rFonts w:ascii="Arial" w:hAnsi="Arial" w:cs="Arial"/>
                <w:sz w:val="20"/>
              </w:rPr>
              <w:t xml:space="preserve"> body</w:t>
            </w:r>
          </w:p>
        </w:tc>
      </w:tr>
      <w:tr w:rsidR="00C7379F" w:rsidTr="00945BE4">
        <w:tc>
          <w:tcPr>
            <w:tcW w:w="3227" w:type="dxa"/>
          </w:tcPr>
          <w:p w:rsidR="00C7379F" w:rsidRPr="00945BE4" w:rsidRDefault="00C7379F" w:rsidP="00BA7B89">
            <w:pPr>
              <w:pStyle w:val="Corps"/>
              <w:spacing w:before="60" w:after="60"/>
              <w:ind w:left="0"/>
              <w:rPr>
                <w:rFonts w:ascii="Arial" w:hAnsi="Arial" w:cs="Arial"/>
                <w:sz w:val="20"/>
              </w:rPr>
            </w:pPr>
            <w:proofErr w:type="spellStart"/>
            <w:r w:rsidRPr="00945BE4">
              <w:rPr>
                <w:rFonts w:ascii="Arial" w:hAnsi="Arial" w:cs="Arial"/>
                <w:sz w:val="20"/>
              </w:rPr>
              <w:t>StartButtonPress</w:t>
            </w:r>
            <w:proofErr w:type="spellEnd"/>
            <w:r w:rsidRPr="00945BE4">
              <w:rPr>
                <w:rFonts w:ascii="Arial" w:hAnsi="Arial" w:cs="Arial"/>
                <w:sz w:val="20"/>
              </w:rPr>
              <w:t>(</w:t>
            </w:r>
            <w:proofErr w:type="spellStart"/>
            <w:r w:rsidRPr="00945BE4">
              <w:rPr>
                <w:rFonts w:ascii="Arial" w:hAnsi="Arial" w:cs="Arial"/>
                <w:sz w:val="20"/>
              </w:rPr>
              <w:t>Booelan</w:t>
            </w:r>
            <w:proofErr w:type="spellEnd"/>
            <w:r w:rsidRPr="00945BE4">
              <w:rPr>
                <w:rFonts w:ascii="Arial" w:hAnsi="Arial" w:cs="Arial"/>
                <w:sz w:val="20"/>
              </w:rPr>
              <w:t>)</w:t>
            </w:r>
          </w:p>
        </w:tc>
        <w:tc>
          <w:tcPr>
            <w:tcW w:w="1417" w:type="dxa"/>
          </w:tcPr>
          <w:p w:rsidR="00C7379F" w:rsidRDefault="00C7379F" w:rsidP="008840CD">
            <w:pPr>
              <w:spacing w:beforeLines="60" w:before="144" w:afterLines="60" w:after="144"/>
              <w:jc w:val="center"/>
            </w:pPr>
            <w:r w:rsidRPr="00945BE4">
              <w:rPr>
                <w:rFonts w:ascii="Arial" w:hAnsi="Arial" w:cs="Arial"/>
                <w:sz w:val="20"/>
              </w:rPr>
              <w:t>F_PT.F_CM</w:t>
            </w:r>
          </w:p>
        </w:tc>
        <w:tc>
          <w:tcPr>
            <w:tcW w:w="2977" w:type="dxa"/>
          </w:tcPr>
          <w:p w:rsidR="00C7379F" w:rsidRPr="00230D5F" w:rsidRDefault="00C7379F" w:rsidP="00162F85">
            <w:pPr>
              <w:pStyle w:val="Corps"/>
              <w:spacing w:before="60" w:after="60"/>
              <w:ind w:left="0"/>
              <w:rPr>
                <w:rFonts w:ascii="Arial" w:hAnsi="Arial" w:cs="Arial"/>
                <w:sz w:val="20"/>
                <w:lang w:val="en-GB"/>
              </w:rPr>
            </w:pPr>
            <w:proofErr w:type="spellStart"/>
            <w:r w:rsidRPr="00945BE4">
              <w:rPr>
                <w:rFonts w:ascii="Arial" w:hAnsi="Arial" w:cs="Arial"/>
                <w:sz w:val="20"/>
              </w:rPr>
              <w:t>Emer</w:t>
            </w:r>
            <w:r>
              <w:rPr>
                <w:rFonts w:ascii="Arial" w:hAnsi="Arial" w:cs="Arial"/>
                <w:sz w:val="20"/>
                <w:lang w:val="en-GB"/>
              </w:rPr>
              <w:t>gencyLanding</w:t>
            </w:r>
            <w:proofErr w:type="spellEnd"/>
            <w:r>
              <w:rPr>
                <w:rFonts w:ascii="Arial" w:hAnsi="Arial" w:cs="Arial"/>
                <w:sz w:val="20"/>
                <w:lang w:val="en-GB"/>
              </w:rPr>
              <w:t>(Boolean)</w:t>
            </w:r>
          </w:p>
        </w:tc>
        <w:tc>
          <w:tcPr>
            <w:tcW w:w="1524" w:type="dxa"/>
          </w:tcPr>
          <w:p w:rsidR="00C7379F" w:rsidRPr="00230D5F" w:rsidRDefault="00C7379F" w:rsidP="00405522">
            <w:pPr>
              <w:pStyle w:val="Corps"/>
              <w:spacing w:before="60" w:after="60"/>
              <w:ind w:left="0"/>
              <w:jc w:val="center"/>
              <w:rPr>
                <w:rFonts w:ascii="Arial" w:hAnsi="Arial" w:cs="Arial"/>
                <w:sz w:val="20"/>
                <w:lang w:val="en-GB"/>
              </w:rPr>
            </w:pPr>
            <w:r>
              <w:rPr>
                <w:rFonts w:ascii="Arial" w:hAnsi="Arial" w:cs="Arial"/>
                <w:sz w:val="20"/>
                <w:lang w:val="en-GB"/>
              </w:rPr>
              <w:t>F_EL</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PayloadMass</w:t>
            </w:r>
            <w:proofErr w:type="spellEnd"/>
            <w:r>
              <w:rPr>
                <w:rFonts w:ascii="Arial" w:hAnsi="Arial" w:cs="Arial"/>
                <w:sz w:val="20"/>
                <w:lang w:val="en-GB"/>
              </w:rPr>
              <w:t>(Integer.kg)</w:t>
            </w:r>
          </w:p>
        </w:tc>
        <w:tc>
          <w:tcPr>
            <w:tcW w:w="1417" w:type="dxa"/>
          </w:tcPr>
          <w:p w:rsidR="00C7379F" w:rsidRDefault="00C7379F" w:rsidP="008840CD">
            <w:pPr>
              <w:spacing w:beforeLines="60" w:before="144" w:afterLines="60" w:after="144"/>
              <w:jc w:val="center"/>
            </w:pPr>
            <w:r w:rsidRPr="00983732">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MechanicalSensors</w:t>
            </w:r>
            <w:proofErr w:type="spellEnd"/>
            <w:r>
              <w:rPr>
                <w:rFonts w:ascii="Arial" w:hAnsi="Arial" w:cs="Arial"/>
                <w:sz w:val="20"/>
                <w:lang w:val="en-GB"/>
              </w:rPr>
              <w:t>(</w:t>
            </w:r>
            <w:proofErr w:type="spellStart"/>
            <w:r>
              <w:rPr>
                <w:rFonts w:ascii="Arial" w:hAnsi="Arial" w:cs="Arial"/>
                <w:sz w:val="20"/>
                <w:lang w:val="en-GB"/>
              </w:rPr>
              <w:t>p,pdot,q</w:t>
            </w:r>
            <w:proofErr w:type="spellEnd"/>
            <w:r>
              <w:rPr>
                <w:rFonts w:ascii="Arial" w:hAnsi="Arial" w:cs="Arial"/>
                <w:sz w:val="20"/>
                <w:lang w:val="en-GB"/>
              </w:rPr>
              <w:t>)</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r w:rsidR="00C7379F" w:rsidRPr="00230D5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EnergyLevel</w:t>
            </w:r>
            <w:proofErr w:type="spellEnd"/>
            <w:r>
              <w:rPr>
                <w:rFonts w:ascii="Arial" w:hAnsi="Arial" w:cs="Arial"/>
                <w:sz w:val="20"/>
                <w:lang w:val="en-GB"/>
              </w:rPr>
              <w:t>(J)</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F_PT.F_EM</w:t>
            </w:r>
          </w:p>
        </w:tc>
        <w:tc>
          <w:tcPr>
            <w:tcW w:w="2977" w:type="dxa"/>
          </w:tcPr>
          <w:p w:rsidR="00C7379F" w:rsidRPr="00230D5F" w:rsidRDefault="00C7379F" w:rsidP="00162F85">
            <w:pPr>
              <w:pStyle w:val="Corps"/>
              <w:spacing w:before="60" w:after="60"/>
              <w:ind w:left="0"/>
              <w:rPr>
                <w:rFonts w:ascii="Arial" w:hAnsi="Arial" w:cs="Arial"/>
                <w:sz w:val="20"/>
                <w:lang w:val="en-GB"/>
              </w:rPr>
            </w:pPr>
          </w:p>
        </w:tc>
        <w:tc>
          <w:tcPr>
            <w:tcW w:w="1524" w:type="dxa"/>
          </w:tcPr>
          <w:p w:rsidR="00C7379F" w:rsidRPr="00230D5F" w:rsidRDefault="00C7379F" w:rsidP="00405522">
            <w:pPr>
              <w:pStyle w:val="Corps"/>
              <w:spacing w:before="60" w:after="60"/>
              <w:ind w:left="0"/>
              <w:jc w:val="center"/>
              <w:rPr>
                <w:rFonts w:ascii="Arial" w:hAnsi="Arial" w:cs="Arial"/>
                <w:sz w:val="20"/>
                <w:lang w:val="en-GB"/>
              </w:rPr>
            </w:pPr>
          </w:p>
        </w:tc>
      </w:tr>
      <w:tr w:rsidR="00C7379F" w:rsidRPr="00230D5F" w:rsidTr="00945BE4">
        <w:tc>
          <w:tcPr>
            <w:tcW w:w="3227" w:type="dxa"/>
          </w:tcPr>
          <w:p w:rsidR="00C7379F" w:rsidRDefault="00C7379F" w:rsidP="00BA7B89">
            <w:pPr>
              <w:pStyle w:val="Corps"/>
              <w:spacing w:before="60" w:after="60"/>
              <w:ind w:left="0"/>
              <w:rPr>
                <w:rFonts w:ascii="Arial" w:hAnsi="Arial" w:cs="Arial"/>
                <w:sz w:val="20"/>
                <w:lang w:val="en-GB"/>
              </w:rPr>
            </w:pPr>
            <w:del w:id="61" w:author="Duncan Brown" w:date="2016-10-19T15:36:00Z">
              <w:r w:rsidDel="00E7526D">
                <w:rPr>
                  <w:rFonts w:ascii="Arial" w:hAnsi="Arial" w:cs="Arial"/>
                  <w:sz w:val="20"/>
                  <w:lang w:val="en-GB"/>
                </w:rPr>
                <w:delText>Ressources</w:delText>
              </w:r>
            </w:del>
            <w:proofErr w:type="spellStart"/>
            <w:ins w:id="62" w:author="Duncan Brown" w:date="2016-10-19T15:36:00Z">
              <w:r w:rsidR="00E7526D">
                <w:rPr>
                  <w:rFonts w:ascii="Arial" w:hAnsi="Arial" w:cs="Arial"/>
                  <w:sz w:val="20"/>
                  <w:lang w:val="en-GB"/>
                </w:rPr>
                <w:t>Resources</w:t>
              </w:r>
            </w:ins>
            <w:r>
              <w:rPr>
                <w:rFonts w:ascii="Arial" w:hAnsi="Arial" w:cs="Arial"/>
                <w:sz w:val="20"/>
                <w:lang w:val="en-GB"/>
              </w:rPr>
              <w:t>OK</w:t>
            </w:r>
            <w:proofErr w:type="spellEnd"/>
            <w:r>
              <w:rPr>
                <w:rFonts w:ascii="Arial" w:hAnsi="Arial" w:cs="Arial"/>
                <w:sz w:val="20"/>
                <w:lang w:val="en-GB"/>
              </w:rPr>
              <w:t>(Boolean)</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F_HM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bl>
    <w:p w:rsidR="009E572D" w:rsidRDefault="009E572D" w:rsidP="009E572D">
      <w:pPr>
        <w:pStyle w:val="Heading5"/>
        <w:rPr>
          <w:lang w:val="en-GB"/>
        </w:rPr>
      </w:pPr>
      <w:r>
        <w:rPr>
          <w:lang w:val="en-GB"/>
        </w:rPr>
        <w:t>Design Rational</w:t>
      </w:r>
    </w:p>
    <w:p w:rsidR="004477E1" w:rsidRDefault="00934A62" w:rsidP="009E572D">
      <w:pPr>
        <w:pStyle w:val="Corps"/>
        <w:rPr>
          <w:lang w:val="en-GB"/>
        </w:rPr>
      </w:pPr>
      <w:r>
        <w:rPr>
          <w:lang w:val="en-GB"/>
        </w:rPr>
        <w:t>F_PT.F_MM</w:t>
      </w:r>
      <w:r w:rsidR="00921B96">
        <w:rPr>
          <w:lang w:val="en-GB"/>
        </w:rPr>
        <w:t xml:space="preserve"> is in charge of phase sequencing</w:t>
      </w:r>
      <w:r w:rsidR="00351774">
        <w:rPr>
          <w:lang w:val="en-GB"/>
        </w:rPr>
        <w:t xml:space="preserve"> (AV’s dynamics .wt.</w:t>
      </w:r>
      <w:r w:rsidR="00921B96">
        <w:rPr>
          <w:lang w:val="en-GB"/>
        </w:rPr>
        <w:t xml:space="preserve"> </w:t>
      </w:r>
      <w:r w:rsidR="00351774">
        <w:rPr>
          <w:lang w:val="en-GB"/>
        </w:rPr>
        <w:t xml:space="preserve">to navigation constraints) </w:t>
      </w:r>
      <w:r w:rsidR="00921B96">
        <w:rPr>
          <w:lang w:val="en-GB"/>
        </w:rPr>
        <w:t>and of the control laws</w:t>
      </w:r>
      <w:r w:rsidR="00EE7D1D">
        <w:rPr>
          <w:lang w:val="en-GB"/>
        </w:rPr>
        <w:t>. They were</w:t>
      </w:r>
      <w:r w:rsidR="00921B96">
        <w:rPr>
          <w:lang w:val="en-GB"/>
        </w:rPr>
        <w:t xml:space="preserve"> described at F_PT level</w:t>
      </w:r>
      <w:r w:rsidR="00EE7D1D">
        <w:rPr>
          <w:lang w:val="en-GB"/>
        </w:rPr>
        <w:t xml:space="preserve"> and are mapped on this </w:t>
      </w:r>
      <w:proofErr w:type="spellStart"/>
      <w:r w:rsidR="00EE7D1D">
        <w:rPr>
          <w:lang w:val="en-GB"/>
        </w:rPr>
        <w:t>subfunction</w:t>
      </w:r>
      <w:proofErr w:type="spellEnd"/>
      <w:r w:rsidR="00921B96">
        <w:rPr>
          <w:lang w:val="en-GB"/>
        </w:rPr>
        <w:t xml:space="preserve">. </w:t>
      </w:r>
    </w:p>
    <w:p w:rsidR="009E572D" w:rsidRDefault="004477E1" w:rsidP="009E572D">
      <w:pPr>
        <w:pStyle w:val="Corps"/>
        <w:rPr>
          <w:lang w:val="en-GB"/>
        </w:rPr>
      </w:pPr>
      <w:r>
        <w:rPr>
          <w:lang w:val="en-GB"/>
        </w:rPr>
        <w:t>F_PT.F_MM receives the energy conditions and failure modes from F_PT.F_EM and F_PT.F_HM.</w:t>
      </w:r>
    </w:p>
    <w:p w:rsidR="00E92B1A" w:rsidRDefault="00E92B1A" w:rsidP="009E572D">
      <w:pPr>
        <w:pStyle w:val="Corps"/>
        <w:rPr>
          <w:lang w:val="en-GB"/>
        </w:rPr>
      </w:pPr>
      <w:r>
        <w:rPr>
          <w:lang w:val="en-GB"/>
        </w:rPr>
        <w:t xml:space="preserve">No use of “defensive specification” (analogous to “defensive programming” in software). See </w:t>
      </w:r>
      <w:r w:rsidR="007A6582">
        <w:rPr>
          <w:lang w:val="en-GB"/>
        </w:rPr>
        <w:t xml:space="preserve">F_MM’s </w:t>
      </w:r>
      <w:r>
        <w:rPr>
          <w:lang w:val="en-GB"/>
        </w:rPr>
        <w:t>Assumptions.</w:t>
      </w:r>
    </w:p>
    <w:p w:rsidR="009E572D" w:rsidRDefault="009E572D" w:rsidP="009E572D">
      <w:pPr>
        <w:pStyle w:val="Heading5"/>
        <w:rPr>
          <w:lang w:val="en-GB"/>
        </w:rPr>
      </w:pPr>
      <w:r>
        <w:rPr>
          <w:lang w:val="en-GB"/>
        </w:rPr>
        <w:t>Declarative part</w:t>
      </w:r>
    </w:p>
    <w:p w:rsidR="00405522" w:rsidRDefault="00921B96" w:rsidP="009E572D">
      <w:pPr>
        <w:pStyle w:val="Corps"/>
        <w:rPr>
          <w:lang w:val="en-GB"/>
        </w:rPr>
      </w:pPr>
      <w:r>
        <w:rPr>
          <w:lang w:val="en-GB"/>
        </w:rPr>
        <w:t xml:space="preserve">The safety and performance properties </w:t>
      </w:r>
      <w:r w:rsidR="001823B5">
        <w:rPr>
          <w:lang w:val="en-GB"/>
        </w:rPr>
        <w:t xml:space="preserve">presented </w:t>
      </w:r>
      <w:r>
        <w:rPr>
          <w:lang w:val="en-GB"/>
        </w:rPr>
        <w:t>at F_PT</w:t>
      </w:r>
      <w:r w:rsidR="00617ACC">
        <w:rPr>
          <w:lang w:val="en-GB"/>
        </w:rPr>
        <w:t xml:space="preserve"> level</w:t>
      </w:r>
      <w:r>
        <w:rPr>
          <w:lang w:val="en-GB"/>
        </w:rPr>
        <w:t xml:space="preserve"> </w:t>
      </w:r>
      <w:r w:rsidR="00FA59D3">
        <w:rPr>
          <w:lang w:val="en-GB"/>
        </w:rPr>
        <w:t xml:space="preserve">that can be formulated </w:t>
      </w:r>
      <w:r w:rsidR="00FB39DC">
        <w:rPr>
          <w:lang w:val="en-GB"/>
        </w:rPr>
        <w:t>on F_PT.F_MM’s</w:t>
      </w:r>
      <w:r w:rsidR="00FA59D3">
        <w:rPr>
          <w:lang w:val="en-GB"/>
        </w:rPr>
        <w:t xml:space="preserve"> I/O and state variables </w:t>
      </w:r>
      <w:r w:rsidR="00FB39DC">
        <w:rPr>
          <w:lang w:val="en-GB"/>
        </w:rPr>
        <w:t>are not repeated here</w:t>
      </w:r>
      <w:r w:rsidR="00FA59D3">
        <w:rPr>
          <w:lang w:val="en-GB"/>
        </w:rPr>
        <w:t>.</w:t>
      </w:r>
      <w:r w:rsidR="00FB39DC">
        <w:rPr>
          <w:lang w:val="en-GB"/>
        </w:rPr>
        <w:t xml:space="preserve"> </w:t>
      </w:r>
      <w:r w:rsidR="0048215A">
        <w:rPr>
          <w:lang w:val="en-GB"/>
        </w:rPr>
        <w:t>So to speak</w:t>
      </w:r>
      <w:r w:rsidR="00FB39DC">
        <w:rPr>
          <w:lang w:val="en-GB"/>
        </w:rPr>
        <w:t>,</w:t>
      </w:r>
      <w:r w:rsidR="0048215A">
        <w:rPr>
          <w:lang w:val="en-GB"/>
        </w:rPr>
        <w:t xml:space="preserve"> t</w:t>
      </w:r>
      <w:r w:rsidR="00FB39DC">
        <w:rPr>
          <w:lang w:val="en-GB"/>
        </w:rPr>
        <w:t>his part of</w:t>
      </w:r>
      <w:r w:rsidR="0048215A">
        <w:rPr>
          <w:lang w:val="en-GB"/>
        </w:rPr>
        <w:t xml:space="preserve"> F_PT.F_MM</w:t>
      </w:r>
      <w:r w:rsidR="00FB39DC">
        <w:rPr>
          <w:lang w:val="en-GB"/>
        </w:rPr>
        <w:t>’s contract</w:t>
      </w:r>
      <w:r w:rsidR="0048215A">
        <w:rPr>
          <w:lang w:val="en-GB"/>
        </w:rPr>
        <w:t xml:space="preserve"> is the p</w:t>
      </w:r>
      <w:r w:rsidR="004505B7">
        <w:rPr>
          <w:lang w:val="en-GB"/>
        </w:rPr>
        <w:t xml:space="preserve">rojection of F_PT’s contract on </w:t>
      </w:r>
      <w:r w:rsidR="00FB39DC">
        <w:rPr>
          <w:lang w:val="en-GB"/>
        </w:rPr>
        <w:t>F_MM’s</w:t>
      </w:r>
      <w:r w:rsidR="0048215A">
        <w:rPr>
          <w:lang w:val="en-GB"/>
        </w:rPr>
        <w:t xml:space="preserve"> </w:t>
      </w:r>
      <w:r w:rsidR="00A84C69">
        <w:rPr>
          <w:lang w:val="en-GB"/>
        </w:rPr>
        <w:t>interface</w:t>
      </w:r>
      <w:r w:rsidR="0048215A">
        <w:rPr>
          <w:lang w:val="en-GB"/>
        </w:rPr>
        <w:t>.</w:t>
      </w:r>
    </w:p>
    <w:p w:rsidR="0048215A" w:rsidRDefault="00405522" w:rsidP="009E572D">
      <w:pPr>
        <w:pStyle w:val="Corps"/>
        <w:rPr>
          <w:lang w:val="en-GB"/>
        </w:rPr>
      </w:pPr>
      <w:r>
        <w:rPr>
          <w:lang w:val="en-GB"/>
        </w:rPr>
        <w:t xml:space="preserve">F_PT.F_MM’s contract </w:t>
      </w:r>
      <w:r w:rsidR="0048215A">
        <w:rPr>
          <w:lang w:val="en-GB"/>
        </w:rPr>
        <w:t>contain</w:t>
      </w:r>
      <w:r>
        <w:rPr>
          <w:lang w:val="en-GB"/>
        </w:rPr>
        <w:t>s also</w:t>
      </w:r>
      <w:r w:rsidR="0048215A">
        <w:rPr>
          <w:lang w:val="en-GB"/>
        </w:rPr>
        <w:t xml:space="preserve"> </w:t>
      </w:r>
      <w:r>
        <w:rPr>
          <w:lang w:val="en-GB"/>
        </w:rPr>
        <w:t xml:space="preserve">additional </w:t>
      </w:r>
      <w:r w:rsidR="0048215A">
        <w:rPr>
          <w:lang w:val="en-GB"/>
        </w:rPr>
        <w:t>properties</w:t>
      </w:r>
      <w:r>
        <w:rPr>
          <w:lang w:val="en-GB"/>
        </w:rPr>
        <w:t>,</w:t>
      </w:r>
      <w:r w:rsidR="0048215A">
        <w:rPr>
          <w:lang w:val="en-GB"/>
        </w:rPr>
        <w:t xml:space="preserve"> </w:t>
      </w:r>
      <w:r>
        <w:rPr>
          <w:lang w:val="en-GB"/>
        </w:rPr>
        <w:t>specific to the</w:t>
      </w:r>
      <w:r w:rsidR="00A84C69">
        <w:rPr>
          <w:lang w:val="en-GB"/>
        </w:rPr>
        <w:t xml:space="preserve"> exchang</w:t>
      </w:r>
      <w:r>
        <w:rPr>
          <w:lang w:val="en-GB"/>
        </w:rPr>
        <w:t>es with F_PT.F_EM and F_PT.F_CM</w:t>
      </w:r>
      <w:r w:rsidR="00617ACC">
        <w:rPr>
          <w:lang w:val="en-GB"/>
        </w:rPr>
        <w:t>.</w:t>
      </w:r>
      <w:r>
        <w:rPr>
          <w:lang w:val="en-GB"/>
        </w:rPr>
        <w:t xml:space="preserve"> </w:t>
      </w:r>
      <w:r w:rsidR="00617ACC">
        <w:rPr>
          <w:lang w:val="en-GB"/>
        </w:rPr>
        <w:t>These exchanges</w:t>
      </w:r>
      <w:r>
        <w:rPr>
          <w:lang w:val="en-GB"/>
        </w:rPr>
        <w:t xml:space="preserve"> are unobservable </w:t>
      </w:r>
      <w:r w:rsidR="00617ACC">
        <w:rPr>
          <w:lang w:val="en-GB"/>
        </w:rPr>
        <w:t>on</w:t>
      </w:r>
      <w:r>
        <w:rPr>
          <w:lang w:val="en-GB"/>
        </w:rPr>
        <w:t xml:space="preserve"> F_PT’s interface.</w:t>
      </w:r>
    </w:p>
    <w:p w:rsidR="00405522" w:rsidRDefault="00405522" w:rsidP="00405522">
      <w:pPr>
        <w:pStyle w:val="Heading6"/>
        <w:rPr>
          <w:lang w:val="en-GB"/>
        </w:rPr>
      </w:pPr>
      <w:r>
        <w:rPr>
          <w:lang w:val="en-GB"/>
        </w:rPr>
        <w:t>Assumptions</w:t>
      </w:r>
    </w:p>
    <w:p w:rsidR="00F86749" w:rsidRDefault="00617ACC" w:rsidP="0094001A">
      <w:pPr>
        <w:pStyle w:val="Corps"/>
        <w:numPr>
          <w:ilvl w:val="0"/>
          <w:numId w:val="54"/>
        </w:numPr>
        <w:rPr>
          <w:lang w:val="en-GB"/>
        </w:rPr>
      </w:pPr>
      <w:del w:id="63" w:author="Duncan Brown" w:date="2016-10-19T15:36:00Z">
        <w:r w:rsidRPr="00F86749" w:rsidDel="00E7526D">
          <w:rPr>
            <w:rFonts w:ascii="Arial" w:hAnsi="Arial" w:cs="Arial"/>
            <w:sz w:val="20"/>
            <w:lang w:val="en-GB"/>
          </w:rPr>
          <w:lastRenderedPageBreak/>
          <w:delText>Ressources</w:delText>
        </w:r>
      </w:del>
      <w:proofErr w:type="spellStart"/>
      <w:ins w:id="64" w:author="Duncan Brown" w:date="2016-10-19T15:36:00Z">
        <w:r w:rsidR="00E7526D">
          <w:rPr>
            <w:rFonts w:ascii="Arial" w:hAnsi="Arial" w:cs="Arial"/>
            <w:sz w:val="20"/>
            <w:lang w:val="en-GB"/>
          </w:rPr>
          <w:t>Resources</w:t>
        </w:r>
      </w:ins>
      <w:r w:rsidRPr="00F86749">
        <w:rPr>
          <w:rFonts w:ascii="Arial" w:hAnsi="Arial" w:cs="Arial"/>
          <w:sz w:val="20"/>
          <w:lang w:val="en-GB"/>
        </w:rPr>
        <w:t>OK</w:t>
      </w:r>
      <w:proofErr w:type="spellEnd"/>
      <w:r w:rsidRPr="00F86749">
        <w:rPr>
          <w:rFonts w:ascii="Arial" w:hAnsi="Arial" w:cs="Arial"/>
          <w:sz w:val="20"/>
          <w:lang w:val="en-GB"/>
        </w:rPr>
        <w:t xml:space="preserve"> </w:t>
      </w:r>
      <w:r w:rsidRPr="00F86749">
        <w:rPr>
          <w:lang w:val="en-GB"/>
        </w:rPr>
        <w:t>is correct</w:t>
      </w:r>
      <w:r w:rsidR="00BF278E" w:rsidRPr="00F86749">
        <w:rPr>
          <w:lang w:val="en-GB"/>
        </w:rPr>
        <w:t xml:space="preserve">, </w:t>
      </w:r>
      <w:r w:rsidR="00043C1E">
        <w:rPr>
          <w:lang w:val="en-GB"/>
        </w:rPr>
        <w:t xml:space="preserve">i.e. </w:t>
      </w:r>
      <w:r w:rsidR="00523FA7" w:rsidRPr="00F86749">
        <w:rPr>
          <w:lang w:val="en-GB"/>
        </w:rPr>
        <w:t xml:space="preserve">never misleading. When true, propulsion, </w:t>
      </w:r>
      <w:r w:rsidR="004505B7" w:rsidRPr="00F86749">
        <w:rPr>
          <w:lang w:val="en-GB"/>
        </w:rPr>
        <w:t>braking</w:t>
      </w:r>
      <w:r w:rsidR="004505B7">
        <w:rPr>
          <w:lang w:val="en-GB"/>
        </w:rPr>
        <w:t>,</w:t>
      </w:r>
      <w:r w:rsidR="004505B7" w:rsidRPr="00F86749">
        <w:rPr>
          <w:lang w:val="en-GB"/>
        </w:rPr>
        <w:t xml:space="preserve"> </w:t>
      </w:r>
      <w:r w:rsidR="00523FA7" w:rsidRPr="00F86749">
        <w:rPr>
          <w:lang w:val="en-GB"/>
        </w:rPr>
        <w:t>computation</w:t>
      </w:r>
      <w:r w:rsidR="004505B7">
        <w:rPr>
          <w:lang w:val="en-GB"/>
        </w:rPr>
        <w:t xml:space="preserve"> and</w:t>
      </w:r>
      <w:r w:rsidR="002D19A1">
        <w:rPr>
          <w:lang w:val="en-GB"/>
        </w:rPr>
        <w:t xml:space="preserve"> communication</w:t>
      </w:r>
      <w:r w:rsidR="00523FA7" w:rsidRPr="00F86749">
        <w:rPr>
          <w:lang w:val="en-GB"/>
        </w:rPr>
        <w:t xml:space="preserve"> and </w:t>
      </w:r>
      <w:r w:rsidR="00F86749" w:rsidRPr="00F86749">
        <w:rPr>
          <w:lang w:val="en-GB"/>
        </w:rPr>
        <w:t xml:space="preserve">should actually be </w:t>
      </w:r>
      <w:r w:rsidR="00BF278E" w:rsidRPr="00F86749">
        <w:rPr>
          <w:lang w:val="en-GB"/>
        </w:rPr>
        <w:t>available</w:t>
      </w:r>
      <w:r w:rsidR="002D19A1">
        <w:rPr>
          <w:lang w:val="en-GB"/>
        </w:rPr>
        <w:t>,</w:t>
      </w:r>
      <w:r w:rsidR="00BF278E" w:rsidRPr="00F86749">
        <w:rPr>
          <w:lang w:val="en-GB"/>
        </w:rPr>
        <w:t xml:space="preserve"> </w:t>
      </w:r>
    </w:p>
    <w:p w:rsidR="00523FA7" w:rsidRDefault="00523FA7" w:rsidP="0094001A">
      <w:pPr>
        <w:pStyle w:val="Corps"/>
        <w:numPr>
          <w:ilvl w:val="0"/>
          <w:numId w:val="54"/>
        </w:numPr>
        <w:rPr>
          <w:lang w:val="en-GB"/>
        </w:rPr>
      </w:pPr>
      <w:proofErr w:type="spellStart"/>
      <w:proofErr w:type="gramStart"/>
      <w:r w:rsidRPr="00F86749">
        <w:rPr>
          <w:rFonts w:ascii="Arial" w:hAnsi="Arial" w:cs="Arial"/>
          <w:sz w:val="20"/>
          <w:lang w:val="en-GB"/>
        </w:rPr>
        <w:t>EnergyLevel</w:t>
      </w:r>
      <w:proofErr w:type="spellEnd"/>
      <w:r w:rsidRPr="00F86749">
        <w:rPr>
          <w:rFonts w:ascii="Arial" w:hAnsi="Arial" w:cs="Arial"/>
          <w:sz w:val="20"/>
          <w:lang w:val="en-GB"/>
        </w:rPr>
        <w:t>(</w:t>
      </w:r>
      <w:proofErr w:type="gramEnd"/>
      <w:r w:rsidRPr="00F86749">
        <w:rPr>
          <w:rFonts w:ascii="Arial" w:hAnsi="Arial" w:cs="Arial"/>
          <w:sz w:val="20"/>
          <w:lang w:val="en-GB"/>
        </w:rPr>
        <w:t>J)</w:t>
      </w:r>
      <w:r w:rsidR="002D19A1">
        <w:rPr>
          <w:rFonts w:ascii="Arial" w:hAnsi="Arial" w:cs="Arial"/>
          <w:sz w:val="20"/>
          <w:lang w:val="en-GB"/>
        </w:rPr>
        <w:t xml:space="preserve"> </w:t>
      </w:r>
      <w:r w:rsidR="002D19A1" w:rsidRPr="002D19A1">
        <w:rPr>
          <w:lang w:val="en-GB"/>
        </w:rPr>
        <w:t>is accurate or conservative</w:t>
      </w:r>
      <w:r w:rsidR="002D19A1">
        <w:rPr>
          <w:rFonts w:ascii="Arial" w:hAnsi="Arial" w:cs="Arial"/>
          <w:sz w:val="20"/>
          <w:lang w:val="en-GB"/>
        </w:rPr>
        <w:t xml:space="preserve">. </w:t>
      </w:r>
      <w:r w:rsidR="00127CBF" w:rsidRPr="00127CBF">
        <w:rPr>
          <w:lang w:val="en-GB"/>
        </w:rPr>
        <w:t xml:space="preserve">If conservative, not in excess </w:t>
      </w:r>
      <w:r w:rsidR="003466B5">
        <w:rPr>
          <w:lang w:val="en-GB"/>
        </w:rPr>
        <w:t>by 10% of the estimated capacity</w:t>
      </w:r>
      <w:r w:rsidR="00127CBF" w:rsidRPr="00127CBF">
        <w:rPr>
          <w:lang w:val="en-GB"/>
        </w:rPr>
        <w:t>.</w:t>
      </w:r>
    </w:p>
    <w:p w:rsidR="00AE5023" w:rsidRPr="00F86749" w:rsidRDefault="00AE5023" w:rsidP="0094001A">
      <w:pPr>
        <w:pStyle w:val="Corps"/>
        <w:numPr>
          <w:ilvl w:val="0"/>
          <w:numId w:val="54"/>
        </w:numPr>
        <w:rPr>
          <w:lang w:val="en-GB"/>
        </w:rPr>
      </w:pPr>
      <w:r>
        <w:rPr>
          <w:lang w:val="en-GB"/>
        </w:rPr>
        <w:t>Icing can occur only in climb and descent phases (no icing at µXAV’s cruise altitudes),</w:t>
      </w:r>
    </w:p>
    <w:p w:rsidR="00127CBF" w:rsidRDefault="007E2629" w:rsidP="00F86749">
      <w:pPr>
        <w:pStyle w:val="Corps"/>
        <w:ind w:left="1069"/>
        <w:rPr>
          <w:lang w:val="en-GB"/>
        </w:rPr>
      </w:pPr>
      <w:r>
        <w:rPr>
          <w:lang w:val="en-GB"/>
        </w:rPr>
        <w:t>Because of</w:t>
      </w:r>
      <w:r w:rsidR="00127CBF">
        <w:rPr>
          <w:lang w:val="en-GB"/>
        </w:rPr>
        <w:t>:</w:t>
      </w:r>
    </w:p>
    <w:p w:rsidR="00127CBF" w:rsidRDefault="00127CBF" w:rsidP="0094001A">
      <w:pPr>
        <w:pStyle w:val="Corps"/>
        <w:numPr>
          <w:ilvl w:val="0"/>
          <w:numId w:val="55"/>
        </w:numPr>
        <w:spacing w:before="60"/>
        <w:ind w:left="1848" w:hanging="357"/>
        <w:rPr>
          <w:lang w:val="en-GB"/>
        </w:rPr>
      </w:pPr>
      <w:r>
        <w:rPr>
          <w:lang w:val="en-GB"/>
        </w:rPr>
        <w:t xml:space="preserve">systematic </w:t>
      </w:r>
      <w:r w:rsidR="002D19A1" w:rsidRPr="00F86749">
        <w:rPr>
          <w:lang w:val="en-GB"/>
        </w:rPr>
        <w:t xml:space="preserve">contract-based </w:t>
      </w:r>
      <w:r>
        <w:rPr>
          <w:lang w:val="en-GB"/>
        </w:rPr>
        <w:t>specification (</w:t>
      </w:r>
      <w:r w:rsidR="003466B5">
        <w:rPr>
          <w:lang w:val="en-GB"/>
        </w:rPr>
        <w:t xml:space="preserve">the </w:t>
      </w:r>
      <w:r>
        <w:rPr>
          <w:lang w:val="en-GB"/>
        </w:rPr>
        <w:t>DIFs)</w:t>
      </w:r>
      <w:r w:rsidR="002D19A1" w:rsidRPr="00F86749">
        <w:rPr>
          <w:lang w:val="en-GB"/>
        </w:rPr>
        <w:t>,</w:t>
      </w:r>
    </w:p>
    <w:p w:rsidR="00127CBF" w:rsidRDefault="00127CBF" w:rsidP="0094001A">
      <w:pPr>
        <w:pStyle w:val="Corps"/>
        <w:numPr>
          <w:ilvl w:val="0"/>
          <w:numId w:val="55"/>
        </w:numPr>
        <w:spacing w:before="60"/>
        <w:ind w:left="1848" w:hanging="357"/>
        <w:rPr>
          <w:lang w:val="en-GB"/>
        </w:rPr>
      </w:pPr>
      <w:r>
        <w:rPr>
          <w:lang w:val="en-GB"/>
        </w:rPr>
        <w:t xml:space="preserve">systematic </w:t>
      </w:r>
      <w:r w:rsidRPr="00F86749">
        <w:rPr>
          <w:lang w:val="en-GB"/>
        </w:rPr>
        <w:t>contract-based</w:t>
      </w:r>
      <w:r>
        <w:rPr>
          <w:lang w:val="en-GB"/>
        </w:rPr>
        <w:t xml:space="preserve"> implementation (system modelling, software and hardware development),</w:t>
      </w:r>
    </w:p>
    <w:p w:rsidR="00127CBF" w:rsidRDefault="00127CBF" w:rsidP="0094001A">
      <w:pPr>
        <w:pStyle w:val="Corps"/>
        <w:numPr>
          <w:ilvl w:val="0"/>
          <w:numId w:val="55"/>
        </w:numPr>
        <w:spacing w:before="60"/>
        <w:ind w:left="1848" w:hanging="357"/>
        <w:rPr>
          <w:lang w:val="en-GB"/>
        </w:rPr>
      </w:pPr>
      <w:r>
        <w:rPr>
          <w:lang w:val="en-GB"/>
        </w:rPr>
        <w:t xml:space="preserve">an assumption on </w:t>
      </w:r>
      <w:r w:rsidR="006A4D7B">
        <w:rPr>
          <w:lang w:val="en-GB"/>
        </w:rPr>
        <w:t xml:space="preserve">sufficient </w:t>
      </w:r>
      <w:r>
        <w:rPr>
          <w:lang w:val="en-GB"/>
        </w:rPr>
        <w:t>effectiveness of development assurance,</w:t>
      </w:r>
    </w:p>
    <w:p w:rsidR="007E2629" w:rsidRDefault="006A4D7B" w:rsidP="0094001A">
      <w:pPr>
        <w:pStyle w:val="Corps"/>
        <w:numPr>
          <w:ilvl w:val="0"/>
          <w:numId w:val="55"/>
        </w:numPr>
        <w:spacing w:before="60"/>
        <w:ind w:left="1848" w:hanging="357"/>
        <w:rPr>
          <w:lang w:val="en-GB"/>
        </w:rPr>
      </w:pPr>
      <w:r>
        <w:rPr>
          <w:lang w:val="en-GB"/>
        </w:rPr>
        <w:t>assumptions</w:t>
      </w:r>
      <w:r w:rsidR="007E2629">
        <w:rPr>
          <w:lang w:val="en-GB"/>
        </w:rPr>
        <w:t xml:space="preserve"> A and B,</w:t>
      </w:r>
    </w:p>
    <w:p w:rsidR="00F21CC1" w:rsidRDefault="007E2629" w:rsidP="00DD03C5">
      <w:pPr>
        <w:pStyle w:val="Corps"/>
        <w:ind w:left="1134"/>
        <w:rPr>
          <w:lang w:val="en-GB"/>
        </w:rPr>
      </w:pPr>
      <w:proofErr w:type="gramStart"/>
      <w:r w:rsidRPr="00F86749">
        <w:rPr>
          <w:lang w:val="en-GB"/>
        </w:rPr>
        <w:t xml:space="preserve">F_PT.F_MM </w:t>
      </w:r>
      <w:r>
        <w:rPr>
          <w:lang w:val="en-GB"/>
        </w:rPr>
        <w:t xml:space="preserve">has </w:t>
      </w:r>
      <w:r w:rsidRPr="003466B5">
        <w:rPr>
          <w:lang w:val="en-GB"/>
        </w:rPr>
        <w:t>no</w:t>
      </w:r>
      <w:r w:rsidR="002D19A1" w:rsidRPr="003466B5">
        <w:rPr>
          <w:lang w:val="en-GB"/>
        </w:rPr>
        <w:t xml:space="preserve"> </w:t>
      </w:r>
      <w:r w:rsidRPr="003466B5">
        <w:rPr>
          <w:lang w:val="en-GB"/>
        </w:rPr>
        <w:t>mitigation mechanism</w:t>
      </w:r>
      <w:r>
        <w:rPr>
          <w:lang w:val="en-GB"/>
        </w:rPr>
        <w:t xml:space="preserve"> to</w:t>
      </w:r>
      <w:r w:rsidR="002D19A1" w:rsidRPr="00F86749">
        <w:rPr>
          <w:lang w:val="en-GB"/>
        </w:rPr>
        <w:t xml:space="preserve"> tolerate faults </w:t>
      </w:r>
      <w:r>
        <w:rPr>
          <w:lang w:val="en-GB"/>
        </w:rPr>
        <w:t>that would lead to a wrong perception of µXAV’ state.</w:t>
      </w:r>
      <w:proofErr w:type="gramEnd"/>
      <w:r>
        <w:rPr>
          <w:lang w:val="en-GB"/>
        </w:rPr>
        <w:t xml:space="preserve"> </w:t>
      </w:r>
      <w:r w:rsidR="00F21CC1" w:rsidRPr="00F86749">
        <w:rPr>
          <w:lang w:val="en-GB"/>
        </w:rPr>
        <w:t>F_PT.F_MM</w:t>
      </w:r>
      <w:r w:rsidR="00F21CC1">
        <w:rPr>
          <w:lang w:val="en-GB"/>
        </w:rPr>
        <w:t xml:space="preserve"> does not try, using estimation algorithms, to reconstruct </w:t>
      </w:r>
      <w:r w:rsidR="00E92B1A">
        <w:rPr>
          <w:lang w:val="en-GB"/>
        </w:rPr>
        <w:t xml:space="preserve">energy or availability </w:t>
      </w:r>
      <w:r w:rsidR="00F21CC1">
        <w:rPr>
          <w:lang w:val="en-GB"/>
        </w:rPr>
        <w:t xml:space="preserve">information on its own in order to cross check </w:t>
      </w:r>
      <w:r w:rsidR="006A4D7B">
        <w:rPr>
          <w:lang w:val="en-GB"/>
        </w:rPr>
        <w:t>the data</w:t>
      </w:r>
      <w:r w:rsidR="00F21CC1">
        <w:rPr>
          <w:lang w:val="en-GB"/>
        </w:rPr>
        <w:t xml:space="preserve"> it receives.</w:t>
      </w:r>
    </w:p>
    <w:p w:rsidR="00604472" w:rsidRDefault="003466B5" w:rsidP="00DD03C5">
      <w:pPr>
        <w:pStyle w:val="Corps"/>
        <w:ind w:left="1134"/>
        <w:rPr>
          <w:lang w:val="en-GB"/>
        </w:rPr>
      </w:pPr>
      <w:r w:rsidRPr="00F21CC1">
        <w:rPr>
          <w:lang w:val="en-GB"/>
        </w:rPr>
        <w:t>In the use case</w:t>
      </w:r>
      <w:r w:rsidR="00F21CC1" w:rsidRPr="00F21CC1">
        <w:rPr>
          <w:lang w:val="en-GB"/>
        </w:rPr>
        <w:t>,</w:t>
      </w:r>
      <w:r w:rsidRPr="00F21CC1">
        <w:rPr>
          <w:lang w:val="en-GB"/>
        </w:rPr>
        <w:t xml:space="preserve"> </w:t>
      </w:r>
      <w:r w:rsidRPr="003466B5">
        <w:rPr>
          <w:u w:val="single"/>
          <w:lang w:val="en-GB"/>
        </w:rPr>
        <w:t>t</w:t>
      </w:r>
      <w:r w:rsidR="007E2629" w:rsidRPr="003466B5">
        <w:rPr>
          <w:u w:val="single"/>
          <w:lang w:val="en-GB"/>
        </w:rPr>
        <w:t xml:space="preserve">here is no functional redundancy motivated by </w:t>
      </w:r>
      <w:r w:rsidRPr="003466B5">
        <w:rPr>
          <w:u w:val="single"/>
          <w:lang w:val="en-GB"/>
        </w:rPr>
        <w:t xml:space="preserve">possible </w:t>
      </w:r>
      <w:r w:rsidR="007E2629" w:rsidRPr="003466B5">
        <w:rPr>
          <w:u w:val="single"/>
          <w:lang w:val="en-GB"/>
        </w:rPr>
        <w:t>weakness of development assurance</w:t>
      </w:r>
      <w:r w:rsidR="007E2629">
        <w:rPr>
          <w:lang w:val="en-GB"/>
        </w:rPr>
        <w:t xml:space="preserve">. </w:t>
      </w:r>
    </w:p>
    <w:p w:rsidR="00F86749" w:rsidRDefault="007E2629" w:rsidP="00DD03C5">
      <w:pPr>
        <w:pStyle w:val="Corps"/>
        <w:ind w:left="1134"/>
        <w:rPr>
          <w:lang w:val="en-GB"/>
        </w:rPr>
      </w:pPr>
      <w:r>
        <w:rPr>
          <w:lang w:val="en-GB"/>
        </w:rPr>
        <w:t>I</w:t>
      </w:r>
      <w:r w:rsidR="00DD03C5">
        <w:rPr>
          <w:lang w:val="en-GB"/>
        </w:rPr>
        <w:t>f functional redundancy had to be introduced</w:t>
      </w:r>
      <w:r w:rsidR="00F66000">
        <w:rPr>
          <w:lang w:val="en-GB"/>
        </w:rPr>
        <w:t xml:space="preserve"> (none in the first version)</w:t>
      </w:r>
      <w:r w:rsidR="00DD03C5">
        <w:rPr>
          <w:lang w:val="en-GB"/>
        </w:rPr>
        <w:t xml:space="preserve">, it would be </w:t>
      </w:r>
      <w:r w:rsidR="00DD03C5" w:rsidRPr="002C5050">
        <w:rPr>
          <w:u w:val="single"/>
          <w:lang w:val="en-GB"/>
        </w:rPr>
        <w:t>on request of the safety group</w:t>
      </w:r>
      <w:r w:rsidR="00604472">
        <w:rPr>
          <w:lang w:val="en-GB"/>
        </w:rPr>
        <w:t>,</w:t>
      </w:r>
      <w:r w:rsidR="00DD03C5">
        <w:rPr>
          <w:lang w:val="en-GB"/>
        </w:rPr>
        <w:t xml:space="preserve"> for </w:t>
      </w:r>
      <w:r w:rsidR="002C5050">
        <w:rPr>
          <w:lang w:val="en-GB"/>
        </w:rPr>
        <w:t>architectural reasons</w:t>
      </w:r>
      <w:r w:rsidR="00DD03C5">
        <w:rPr>
          <w:lang w:val="en-GB"/>
        </w:rPr>
        <w:t>.</w:t>
      </w:r>
    </w:p>
    <w:p w:rsidR="00405522" w:rsidRDefault="00405522" w:rsidP="00405522">
      <w:pPr>
        <w:pStyle w:val="Heading6"/>
        <w:rPr>
          <w:lang w:val="en-GB"/>
        </w:rPr>
      </w:pPr>
      <w:r>
        <w:rPr>
          <w:lang w:val="en-GB"/>
        </w:rPr>
        <w:t>Guarantees</w:t>
      </w:r>
    </w:p>
    <w:p w:rsidR="00466048" w:rsidRPr="00466048" w:rsidRDefault="00466048" w:rsidP="00466048">
      <w:pPr>
        <w:pStyle w:val="Corps"/>
        <w:rPr>
          <w:lang w:val="en-GB"/>
        </w:rPr>
      </w:pPr>
      <w:r>
        <w:rPr>
          <w:lang w:val="en-GB"/>
        </w:rPr>
        <w:t xml:space="preserve">Those derived </w:t>
      </w:r>
      <w:r w:rsidR="001E3A44">
        <w:rPr>
          <w:lang w:val="en-GB"/>
        </w:rPr>
        <w:t>from</w:t>
      </w:r>
      <w:r>
        <w:rPr>
          <w:lang w:val="en-GB"/>
        </w:rPr>
        <w:t xml:space="preserve"> projection of F_PT’s guarantees on F_PT</w:t>
      </w:r>
      <w:r w:rsidR="001E3A44">
        <w:rPr>
          <w:lang w:val="en-GB"/>
        </w:rPr>
        <w:t>.F_MM’s interf</w:t>
      </w:r>
      <w:r w:rsidR="003704CD">
        <w:rPr>
          <w:lang w:val="en-GB"/>
        </w:rPr>
        <w:t>ace (should be tool-supported</w:t>
      </w:r>
      <w:r w:rsidR="001E3A44">
        <w:rPr>
          <w:lang w:val="en-GB"/>
        </w:rPr>
        <w:t>).</w:t>
      </w:r>
      <w:r w:rsidR="00096E80">
        <w:rPr>
          <w:lang w:val="en-GB"/>
        </w:rPr>
        <w:t xml:space="preserve"> They are the correctness properties of the </w:t>
      </w:r>
      <w:r w:rsidR="003704CD">
        <w:rPr>
          <w:lang w:val="en-GB"/>
        </w:rPr>
        <w:t>control laws (</w:t>
      </w:r>
      <w:proofErr w:type="spellStart"/>
      <w:r w:rsidR="00096E80">
        <w:rPr>
          <w:lang w:val="en-GB"/>
        </w:rPr>
        <w:t>FCL_xxxx</w:t>
      </w:r>
      <w:proofErr w:type="spellEnd"/>
      <w:r w:rsidR="00096E80">
        <w:rPr>
          <w:lang w:val="en-GB"/>
        </w:rPr>
        <w:t xml:space="preserve"> algorithms of the next section</w:t>
      </w:r>
      <w:r w:rsidR="003704CD">
        <w:rPr>
          <w:lang w:val="en-GB"/>
        </w:rPr>
        <w:t>)</w:t>
      </w:r>
      <w:r w:rsidR="00096E80">
        <w:rPr>
          <w:lang w:val="en-GB"/>
        </w:rPr>
        <w:t>.</w:t>
      </w:r>
    </w:p>
    <w:p w:rsidR="009E572D" w:rsidRDefault="009E572D" w:rsidP="009E572D">
      <w:pPr>
        <w:pStyle w:val="Heading5"/>
        <w:rPr>
          <w:lang w:val="en-GB"/>
        </w:rPr>
      </w:pPr>
      <w:r>
        <w:rPr>
          <w:lang w:val="en-GB"/>
        </w:rPr>
        <w:t>Constructive part</w:t>
      </w:r>
    </w:p>
    <w:p w:rsidR="00716063" w:rsidRDefault="00716063" w:rsidP="009E572D">
      <w:pPr>
        <w:pStyle w:val="Corps"/>
        <w:rPr>
          <w:lang w:val="en-GB"/>
        </w:rPr>
      </w:pPr>
      <w:r>
        <w:rPr>
          <w:lang w:val="en-GB"/>
        </w:rPr>
        <w:t>It consists in t</w:t>
      </w:r>
      <w:r w:rsidR="00921B96">
        <w:rPr>
          <w:lang w:val="en-GB"/>
        </w:rPr>
        <w:t xml:space="preserve">he </w:t>
      </w:r>
      <w:proofErr w:type="spellStart"/>
      <w:r w:rsidR="00921B96">
        <w:rPr>
          <w:lang w:val="en-GB"/>
        </w:rPr>
        <w:t>statechart</w:t>
      </w:r>
      <w:proofErr w:type="spellEnd"/>
      <w:r>
        <w:rPr>
          <w:lang w:val="en-GB"/>
        </w:rPr>
        <w:t xml:space="preserve"> (fig 14)</w:t>
      </w:r>
      <w:r w:rsidR="00921B96">
        <w:rPr>
          <w:lang w:val="en-GB"/>
        </w:rPr>
        <w:t xml:space="preserve"> and </w:t>
      </w:r>
      <w:r w:rsidR="003B3A09">
        <w:rPr>
          <w:lang w:val="en-GB"/>
        </w:rPr>
        <w:t xml:space="preserve">in </w:t>
      </w:r>
      <w:r w:rsidR="00921B96">
        <w:rPr>
          <w:lang w:val="en-GB"/>
        </w:rPr>
        <w:t xml:space="preserve">the </w:t>
      </w:r>
      <w:r>
        <w:rPr>
          <w:lang w:val="en-GB"/>
        </w:rPr>
        <w:t>control algorithms</w:t>
      </w:r>
      <w:r w:rsidR="003B7962">
        <w:rPr>
          <w:lang w:val="en-GB"/>
        </w:rPr>
        <w:t xml:space="preserve"> a</w:t>
      </w:r>
      <w:r w:rsidR="003B3A09">
        <w:rPr>
          <w:lang w:val="en-GB"/>
        </w:rPr>
        <w:t>ctivated in each of its</w:t>
      </w:r>
      <w:r w:rsidR="003B7962">
        <w:rPr>
          <w:lang w:val="en-GB"/>
        </w:rPr>
        <w:t xml:space="preserve"> state</w:t>
      </w:r>
      <w:r>
        <w:rPr>
          <w:lang w:val="en-GB"/>
        </w:rPr>
        <w:t xml:space="preserve">. There are 1 + 3*2 + 1 </w:t>
      </w:r>
      <w:r w:rsidR="004A0D4D">
        <w:rPr>
          <w:lang w:val="en-GB"/>
        </w:rPr>
        <w:t xml:space="preserve">= 8 </w:t>
      </w:r>
      <w:r>
        <w:rPr>
          <w:lang w:val="en-GB"/>
        </w:rPr>
        <w:t>flight control laws:</w:t>
      </w:r>
    </w:p>
    <w:p w:rsidR="00716063" w:rsidRDefault="00716063" w:rsidP="0094001A">
      <w:pPr>
        <w:pStyle w:val="Corps"/>
        <w:numPr>
          <w:ilvl w:val="0"/>
          <w:numId w:val="68"/>
        </w:numPr>
        <w:spacing w:before="60"/>
        <w:rPr>
          <w:lang w:val="en-GB"/>
        </w:rPr>
      </w:pPr>
      <w:proofErr w:type="spellStart"/>
      <w:r w:rsidRPr="004A0D4D">
        <w:rPr>
          <w:b/>
          <w:lang w:val="en-GB"/>
        </w:rPr>
        <w:t>FCL_TakeOff</w:t>
      </w:r>
      <w:proofErr w:type="spellEnd"/>
      <w:r>
        <w:rPr>
          <w:lang w:val="en-GB"/>
        </w:rPr>
        <w:t xml:space="preserve">: a simple PI controller to ramp-up p and </w:t>
      </w:r>
      <w:proofErr w:type="spellStart"/>
      <w:r>
        <w:rPr>
          <w:lang w:val="en-GB"/>
        </w:rPr>
        <w:t>pdot</w:t>
      </w:r>
      <w:proofErr w:type="spellEnd"/>
      <w:r>
        <w:rPr>
          <w:lang w:val="en-GB"/>
        </w:rPr>
        <w:t xml:space="preserve"> to </w:t>
      </w:r>
      <w:r w:rsidR="00075206">
        <w:rPr>
          <w:lang w:val="en-GB"/>
        </w:rPr>
        <w:t>the</w:t>
      </w:r>
      <w:r>
        <w:rPr>
          <w:lang w:val="en-GB"/>
        </w:rPr>
        <w:t xml:space="preserve"> thresholds while maintaining q=</w:t>
      </w:r>
      <w:proofErr w:type="spellStart"/>
      <w:r>
        <w:rPr>
          <w:lang w:val="en-GB"/>
        </w:rPr>
        <w:t>qdot</w:t>
      </w:r>
      <w:proofErr w:type="spellEnd"/>
      <w:r>
        <w:rPr>
          <w:lang w:val="en-GB"/>
        </w:rPr>
        <w:t>=0.</w:t>
      </w:r>
      <w:r w:rsidR="004B0882">
        <w:rPr>
          <w:lang w:val="en-GB"/>
        </w:rPr>
        <w:t xml:space="preserve"> No disturbance rejection. The phase lasts a few seconds.</w:t>
      </w:r>
    </w:p>
    <w:p w:rsidR="00716063" w:rsidRDefault="00716063" w:rsidP="0094001A">
      <w:pPr>
        <w:pStyle w:val="Corps"/>
        <w:numPr>
          <w:ilvl w:val="0"/>
          <w:numId w:val="68"/>
        </w:numPr>
        <w:spacing w:before="60"/>
        <w:rPr>
          <w:lang w:val="en-GB"/>
        </w:rPr>
      </w:pPr>
      <w:proofErr w:type="spellStart"/>
      <w:r w:rsidRPr="004A0D4D">
        <w:rPr>
          <w:b/>
          <w:lang w:val="en-GB"/>
        </w:rPr>
        <w:t>FCL_ClimbEnergy</w:t>
      </w:r>
      <w:proofErr w:type="spellEnd"/>
      <w:r>
        <w:rPr>
          <w:lang w:val="en-GB"/>
        </w:rPr>
        <w:t>:</w:t>
      </w:r>
      <w:r w:rsidR="004B0882">
        <w:rPr>
          <w:lang w:val="en-GB"/>
        </w:rPr>
        <w:t xml:space="preserve"> constant vertical speed, constant horizontal acceleration until cruise speed. Disturbance rejection only in the vertical plane. Optimal criterion on propulsion energy. No braking energy unless AV e</w:t>
      </w:r>
      <w:r w:rsidR="000B0B21">
        <w:rPr>
          <w:lang w:val="en-GB"/>
        </w:rPr>
        <w:t xml:space="preserve">scapes </w:t>
      </w:r>
      <w:r w:rsidR="00075206">
        <w:rPr>
          <w:lang w:val="en-GB"/>
        </w:rPr>
        <w:t>the safety envelope. M</w:t>
      </w:r>
      <w:r w:rsidR="000B0B21">
        <w:rPr>
          <w:lang w:val="en-GB"/>
        </w:rPr>
        <w:t>ass estimation, emergency landing if</w:t>
      </w:r>
      <w:r w:rsidR="00075206">
        <w:rPr>
          <w:lang w:val="en-GB"/>
        </w:rPr>
        <w:t xml:space="preserve"> the upper threshold is crossed. The phase lasts minutes (altitude dependent),</w:t>
      </w:r>
    </w:p>
    <w:p w:rsidR="00716063" w:rsidRDefault="00716063" w:rsidP="0094001A">
      <w:pPr>
        <w:pStyle w:val="Corps"/>
        <w:numPr>
          <w:ilvl w:val="0"/>
          <w:numId w:val="68"/>
        </w:numPr>
        <w:spacing w:before="60"/>
        <w:rPr>
          <w:lang w:val="en-GB"/>
        </w:rPr>
      </w:pPr>
      <w:proofErr w:type="spellStart"/>
      <w:r w:rsidRPr="004A0D4D">
        <w:rPr>
          <w:b/>
          <w:lang w:val="en-GB"/>
        </w:rPr>
        <w:t>FCL_ClimbSpeed</w:t>
      </w:r>
      <w:proofErr w:type="spellEnd"/>
      <w:r>
        <w:rPr>
          <w:lang w:val="en-GB"/>
        </w:rPr>
        <w:t>:</w:t>
      </w:r>
      <w:r w:rsidR="004B0882">
        <w:rPr>
          <w:lang w:val="en-GB"/>
        </w:rPr>
        <w:t xml:space="preserve"> </w:t>
      </w:r>
      <w:r w:rsidR="0021497E">
        <w:rPr>
          <w:lang w:val="en-GB"/>
        </w:rPr>
        <w:t>PI on maximal horizontal</w:t>
      </w:r>
      <w:r w:rsidR="00075206">
        <w:rPr>
          <w:lang w:val="en-GB"/>
        </w:rPr>
        <w:t xml:space="preserve"> speed</w:t>
      </w:r>
      <w:r w:rsidR="0021497E">
        <w:rPr>
          <w:lang w:val="en-GB"/>
        </w:rPr>
        <w:t xml:space="preserve"> and vertical speed. Braking only in case of </w:t>
      </w:r>
      <w:r w:rsidR="00075206">
        <w:rPr>
          <w:lang w:val="en-GB"/>
        </w:rPr>
        <w:t>safety escape</w:t>
      </w:r>
      <w:r w:rsidR="00330598">
        <w:rPr>
          <w:lang w:val="en-GB"/>
        </w:rPr>
        <w:t>s</w:t>
      </w:r>
      <w:r w:rsidR="000B0B21">
        <w:rPr>
          <w:lang w:val="en-GB"/>
        </w:rPr>
        <w:t xml:space="preserve">. Mass estimation and </w:t>
      </w:r>
      <w:r w:rsidR="00330598">
        <w:rPr>
          <w:lang w:val="en-GB"/>
        </w:rPr>
        <w:t xml:space="preserve">F_EL </w:t>
      </w:r>
      <w:r w:rsidR="000B0B21">
        <w:rPr>
          <w:lang w:val="en-GB"/>
        </w:rPr>
        <w:t xml:space="preserve">trigger logic </w:t>
      </w:r>
      <w:r w:rsidR="00075206">
        <w:rPr>
          <w:lang w:val="en-GB"/>
        </w:rPr>
        <w:t>are active</w:t>
      </w:r>
      <w:r w:rsidR="000B0B21">
        <w:rPr>
          <w:lang w:val="en-GB"/>
        </w:rPr>
        <w:t>,</w:t>
      </w:r>
      <w:r w:rsidR="0021497E">
        <w:rPr>
          <w:lang w:val="en-GB"/>
        </w:rPr>
        <w:t xml:space="preserve"> </w:t>
      </w:r>
    </w:p>
    <w:p w:rsidR="00716063" w:rsidRDefault="00716063" w:rsidP="0094001A">
      <w:pPr>
        <w:pStyle w:val="Corps"/>
        <w:numPr>
          <w:ilvl w:val="0"/>
          <w:numId w:val="68"/>
        </w:numPr>
        <w:spacing w:before="60"/>
        <w:rPr>
          <w:lang w:val="en-GB"/>
        </w:rPr>
      </w:pPr>
      <w:proofErr w:type="spellStart"/>
      <w:r w:rsidRPr="004A0D4D">
        <w:rPr>
          <w:b/>
          <w:lang w:val="en-GB"/>
        </w:rPr>
        <w:t>FCL_CruiseEnergy</w:t>
      </w:r>
      <w:proofErr w:type="spellEnd"/>
      <w:r>
        <w:rPr>
          <w:lang w:val="en-GB"/>
        </w:rPr>
        <w:t>:</w:t>
      </w:r>
      <w:r w:rsidR="000B0B21">
        <w:rPr>
          <w:lang w:val="en-GB"/>
        </w:rPr>
        <w:t xml:space="preserve"> optimal control (energy criterion) to stay at cruise altitude and horizontal speed. </w:t>
      </w:r>
      <w:r w:rsidR="00930F73">
        <w:rPr>
          <w:lang w:val="en-GB"/>
        </w:rPr>
        <w:t>No icing detection (assumption C)</w:t>
      </w:r>
      <w:r w:rsidR="00336E0A">
        <w:rPr>
          <w:lang w:val="en-GB"/>
        </w:rPr>
        <w:t>,</w:t>
      </w:r>
    </w:p>
    <w:p w:rsidR="003B7962" w:rsidRDefault="003B7962" w:rsidP="0094001A">
      <w:pPr>
        <w:pStyle w:val="Corps"/>
        <w:numPr>
          <w:ilvl w:val="0"/>
          <w:numId w:val="68"/>
        </w:numPr>
        <w:spacing w:before="60"/>
        <w:rPr>
          <w:lang w:val="en-GB"/>
        </w:rPr>
      </w:pPr>
      <w:proofErr w:type="spellStart"/>
      <w:r w:rsidRPr="004A0D4D">
        <w:rPr>
          <w:b/>
          <w:lang w:val="en-GB"/>
        </w:rPr>
        <w:lastRenderedPageBreak/>
        <w:t>FCL_CruiseSpeed</w:t>
      </w:r>
      <w:proofErr w:type="spellEnd"/>
      <w:r>
        <w:rPr>
          <w:lang w:val="en-GB"/>
        </w:rPr>
        <w:t>:</w:t>
      </w:r>
      <w:r w:rsidR="000B0B21">
        <w:rPr>
          <w:lang w:val="en-GB"/>
        </w:rPr>
        <w:t xml:space="preserve"> PI on max</w:t>
      </w:r>
      <w:r w:rsidR="00330598">
        <w:rPr>
          <w:lang w:val="en-GB"/>
        </w:rPr>
        <w:t>imal</w:t>
      </w:r>
      <w:r w:rsidR="000B0B21">
        <w:rPr>
          <w:lang w:val="en-GB"/>
        </w:rPr>
        <w:t xml:space="preserve"> horizontal speed compatible with the disturbances </w:t>
      </w:r>
      <w:r w:rsidR="007D1FBC">
        <w:rPr>
          <w:lang w:val="en-GB"/>
        </w:rPr>
        <w:t xml:space="preserve">(rear wind). </w:t>
      </w:r>
      <w:r w:rsidR="00C01854">
        <w:rPr>
          <w:lang w:val="en-GB"/>
        </w:rPr>
        <w:t>No icing detection (assumption C)</w:t>
      </w:r>
      <w:r w:rsidR="00336E0A">
        <w:rPr>
          <w:lang w:val="en-GB"/>
        </w:rPr>
        <w:t>,</w:t>
      </w:r>
    </w:p>
    <w:p w:rsidR="00716063" w:rsidRDefault="003B7962" w:rsidP="0094001A">
      <w:pPr>
        <w:pStyle w:val="Corps"/>
        <w:numPr>
          <w:ilvl w:val="0"/>
          <w:numId w:val="68"/>
        </w:numPr>
        <w:spacing w:before="60"/>
        <w:rPr>
          <w:lang w:val="en-GB"/>
        </w:rPr>
      </w:pPr>
      <w:proofErr w:type="spellStart"/>
      <w:r w:rsidRPr="004A0D4D">
        <w:rPr>
          <w:b/>
          <w:lang w:val="en-GB"/>
        </w:rPr>
        <w:t>FCL_DescentEnergy</w:t>
      </w:r>
      <w:proofErr w:type="spellEnd"/>
      <w:r w:rsidR="00716063">
        <w:rPr>
          <w:lang w:val="en-GB"/>
        </w:rPr>
        <w:t>:</w:t>
      </w:r>
      <w:r w:rsidR="007D1FBC">
        <w:rPr>
          <w:lang w:val="en-GB"/>
        </w:rPr>
        <w:t xml:space="preserve"> similar to </w:t>
      </w:r>
      <w:r w:rsidR="00336E0A">
        <w:rPr>
          <w:lang w:val="en-GB"/>
        </w:rPr>
        <w:t xml:space="preserve">climb, </w:t>
      </w:r>
      <w:r w:rsidR="007D1FBC">
        <w:rPr>
          <w:lang w:val="en-GB"/>
        </w:rPr>
        <w:t>with different control parameters (see model)</w:t>
      </w:r>
      <w:r w:rsidR="00336E0A">
        <w:rPr>
          <w:lang w:val="en-GB"/>
        </w:rPr>
        <w:t>,</w:t>
      </w:r>
    </w:p>
    <w:p w:rsidR="00716063" w:rsidRDefault="00716063" w:rsidP="0094001A">
      <w:pPr>
        <w:pStyle w:val="Corps"/>
        <w:numPr>
          <w:ilvl w:val="0"/>
          <w:numId w:val="68"/>
        </w:numPr>
        <w:spacing w:before="60"/>
        <w:rPr>
          <w:lang w:val="en-GB"/>
        </w:rPr>
      </w:pPr>
      <w:proofErr w:type="spellStart"/>
      <w:r w:rsidRPr="004A0D4D">
        <w:rPr>
          <w:b/>
          <w:lang w:val="en-GB"/>
        </w:rPr>
        <w:t>FCL_Descent</w:t>
      </w:r>
      <w:r w:rsidR="003B7962" w:rsidRPr="004A0D4D">
        <w:rPr>
          <w:b/>
          <w:lang w:val="en-GB"/>
        </w:rPr>
        <w:t>Speed</w:t>
      </w:r>
      <w:proofErr w:type="spellEnd"/>
      <w:r w:rsidR="003B7962">
        <w:rPr>
          <w:lang w:val="en-GB"/>
        </w:rPr>
        <w:t>:</w:t>
      </w:r>
      <w:r w:rsidR="007D1FBC">
        <w:rPr>
          <w:lang w:val="en-GB"/>
        </w:rPr>
        <w:t xml:space="preserve"> identical to </w:t>
      </w:r>
      <w:proofErr w:type="spellStart"/>
      <w:r w:rsidR="007D1FBC">
        <w:rPr>
          <w:lang w:val="en-GB"/>
        </w:rPr>
        <w:t>FCL_ClimbSpeed</w:t>
      </w:r>
      <w:proofErr w:type="spellEnd"/>
      <w:r w:rsidR="007D1FBC">
        <w:rPr>
          <w:lang w:val="en-GB"/>
        </w:rPr>
        <w:t>, with different control parameters,</w:t>
      </w:r>
    </w:p>
    <w:p w:rsidR="003B7962" w:rsidRPr="009E572D" w:rsidRDefault="003B7962" w:rsidP="0094001A">
      <w:pPr>
        <w:pStyle w:val="Corps"/>
        <w:numPr>
          <w:ilvl w:val="0"/>
          <w:numId w:val="68"/>
        </w:numPr>
        <w:spacing w:before="60"/>
        <w:rPr>
          <w:lang w:val="en-GB"/>
        </w:rPr>
      </w:pPr>
      <w:proofErr w:type="spellStart"/>
      <w:r w:rsidRPr="004A0D4D">
        <w:rPr>
          <w:b/>
          <w:lang w:val="en-GB"/>
        </w:rPr>
        <w:t>FCL_Landing</w:t>
      </w:r>
      <w:proofErr w:type="spellEnd"/>
      <w:r>
        <w:rPr>
          <w:lang w:val="en-GB"/>
        </w:rPr>
        <w:t>:</w:t>
      </w:r>
      <w:r w:rsidR="007D1FBC">
        <w:rPr>
          <w:lang w:val="en-GB"/>
        </w:rPr>
        <w:t xml:space="preserve"> ensures simultaneous zeroing of the 4 state vector components.</w:t>
      </w:r>
    </w:p>
    <w:p w:rsidR="00581FE4" w:rsidRDefault="00581FE4" w:rsidP="00581FE4">
      <w:pPr>
        <w:pStyle w:val="Heading4"/>
        <w:rPr>
          <w:lang w:val="en-GB"/>
        </w:rPr>
      </w:pPr>
      <w:r>
        <w:rPr>
          <w:lang w:val="en-GB"/>
        </w:rPr>
        <w:t>Energy Management (</w:t>
      </w:r>
      <w:r w:rsidR="00057EFE">
        <w:rPr>
          <w:lang w:val="en-GB"/>
        </w:rPr>
        <w:t>AV.</w:t>
      </w:r>
      <w:r>
        <w:rPr>
          <w:lang w:val="en-GB"/>
        </w:rPr>
        <w:t>F_PT.F_EM)</w:t>
      </w:r>
    </w:p>
    <w:p w:rsidR="00AB6955" w:rsidRDefault="00AB6955" w:rsidP="00AB6955">
      <w:pPr>
        <w:pStyle w:val="Heading5"/>
        <w:spacing w:after="120"/>
        <w:rPr>
          <w:lang w:val="en-GB"/>
        </w:rPr>
      </w:pPr>
      <w:r>
        <w:rPr>
          <w:lang w:val="en-GB"/>
        </w:rPr>
        <w:t>Interface</w:t>
      </w:r>
    </w:p>
    <w:p w:rsidR="00253072" w:rsidRDefault="006D2641" w:rsidP="00656E41">
      <w:pPr>
        <w:pStyle w:val="Corps"/>
        <w:rPr>
          <w:lang w:val="en-GB"/>
        </w:rPr>
      </w:pPr>
      <w:r>
        <w:rPr>
          <w:lang w:val="en-GB"/>
        </w:rPr>
        <w:t xml:space="preserve">At AV level, from the operator or maintainer standpoints, energy management is almost fully abstracted. </w:t>
      </w:r>
      <w:r w:rsidR="003A74B5">
        <w:rPr>
          <w:lang w:val="en-GB"/>
        </w:rPr>
        <w:t xml:space="preserve">The maintainer, because of the </w:t>
      </w:r>
      <w:r w:rsidR="00476464">
        <w:rPr>
          <w:lang w:val="en-GB"/>
        </w:rPr>
        <w:t xml:space="preserve">CP’s </w:t>
      </w:r>
      <w:r w:rsidR="003A74B5">
        <w:rPr>
          <w:lang w:val="en-GB"/>
        </w:rPr>
        <w:t>20 LEDs, is aware of the architecture</w:t>
      </w:r>
      <w:r w:rsidR="000A358F">
        <w:rPr>
          <w:lang w:val="en-GB"/>
        </w:rPr>
        <w:t>, in particular</w:t>
      </w:r>
      <w:r w:rsidR="003A74B5">
        <w:rPr>
          <w:lang w:val="en-GB"/>
        </w:rPr>
        <w:t xml:space="preserve"> the electrical/</w:t>
      </w:r>
      <w:r w:rsidR="00974970">
        <w:rPr>
          <w:lang w:val="en-GB"/>
        </w:rPr>
        <w:t>hydraulic</w:t>
      </w:r>
      <w:r w:rsidR="003A74B5">
        <w:rPr>
          <w:lang w:val="en-GB"/>
        </w:rPr>
        <w:t xml:space="preserve"> aspects. </w:t>
      </w:r>
    </w:p>
    <w:p w:rsidR="00656E41" w:rsidRDefault="003A74B5" w:rsidP="000A358F">
      <w:pPr>
        <w:pStyle w:val="Corps"/>
        <w:rPr>
          <w:lang w:val="en-GB"/>
        </w:rPr>
      </w:pPr>
      <w:r>
        <w:rPr>
          <w:lang w:val="en-GB"/>
        </w:rPr>
        <w:t xml:space="preserve">The AV level DIF of F_EM addresses </w:t>
      </w:r>
      <w:r w:rsidR="00476464">
        <w:rPr>
          <w:lang w:val="en-GB"/>
        </w:rPr>
        <w:t>the operator</w:t>
      </w:r>
      <w:r w:rsidR="00253072">
        <w:rPr>
          <w:lang w:val="en-GB"/>
        </w:rPr>
        <w:t>’s</w:t>
      </w:r>
      <w:r w:rsidR="00476464">
        <w:rPr>
          <w:lang w:val="en-GB"/>
        </w:rPr>
        <w:t xml:space="preserve"> point of view</w:t>
      </w:r>
      <w:r w:rsidR="00253072">
        <w:rPr>
          <w:lang w:val="en-GB"/>
        </w:rPr>
        <w:t>, not the maintainer’s. So energy</w:t>
      </w:r>
      <w:r w:rsidR="000A358F">
        <w:rPr>
          <w:lang w:val="en-GB"/>
        </w:rPr>
        <w:t xml:space="preserve"> management at AV level</w:t>
      </w:r>
      <w:r w:rsidR="00253072">
        <w:rPr>
          <w:lang w:val="en-GB"/>
        </w:rPr>
        <w:t xml:space="preserve"> is just a matter of </w:t>
      </w:r>
      <w:r w:rsidR="000A358F">
        <w:rPr>
          <w:lang w:val="en-GB"/>
        </w:rPr>
        <w:t xml:space="preserve">global </w:t>
      </w:r>
      <w:r w:rsidR="00253072">
        <w:rPr>
          <w:lang w:val="en-GB"/>
        </w:rPr>
        <w:t xml:space="preserve">level </w:t>
      </w:r>
      <w:r w:rsidR="000A358F">
        <w:rPr>
          <w:lang w:val="en-GB"/>
        </w:rPr>
        <w:t>to be compared to an estimate of what is needed to complete the remaining part of the mission.</w:t>
      </w:r>
      <w:r w:rsidR="00253072">
        <w:rPr>
          <w:lang w:val="en-GB"/>
        </w:rPr>
        <w:t xml:space="preserve"> It is abstracted from the sources except from the fact that there are two sources</w:t>
      </w:r>
    </w:p>
    <w:p w:rsidR="003A74B5" w:rsidRDefault="003A74B5" w:rsidP="00B14812">
      <w:pPr>
        <w:pStyle w:val="Corps"/>
        <w:spacing w:after="360"/>
        <w:rPr>
          <w:lang w:val="en-GB"/>
        </w:rPr>
      </w:pPr>
      <w:r>
        <w:rPr>
          <w:lang w:val="en-GB"/>
        </w:rPr>
        <w:t xml:space="preserve">At system level, once </w:t>
      </w:r>
      <w:r w:rsidR="004A7858">
        <w:rPr>
          <w:lang w:val="en-GB"/>
        </w:rPr>
        <w:t xml:space="preserve">F_EM is </w:t>
      </w:r>
      <w:r>
        <w:rPr>
          <w:lang w:val="en-GB"/>
        </w:rPr>
        <w:t>mapped on</w:t>
      </w:r>
      <w:r w:rsidR="00253072">
        <w:rPr>
          <w:lang w:val="en-GB"/>
        </w:rPr>
        <w:t xml:space="preserve"> </w:t>
      </w:r>
      <w:r w:rsidR="00B14812">
        <w:rPr>
          <w:lang w:val="en-GB"/>
        </w:rPr>
        <w:t>EPS, MMS and HBS,</w:t>
      </w:r>
      <w:r>
        <w:rPr>
          <w:lang w:val="en-GB"/>
        </w:rPr>
        <w:t xml:space="preserve"> </w:t>
      </w:r>
      <w:r w:rsidR="004A7858">
        <w:rPr>
          <w:lang w:val="en-GB"/>
        </w:rPr>
        <w:t xml:space="preserve">it </w:t>
      </w:r>
      <w:r w:rsidR="00253072">
        <w:rPr>
          <w:lang w:val="en-GB"/>
        </w:rPr>
        <w:t>is</w:t>
      </w:r>
      <w:r>
        <w:rPr>
          <w:lang w:val="en-GB"/>
        </w:rPr>
        <w:t xml:space="preserve"> refined with the specification traits </w:t>
      </w:r>
      <w:r w:rsidR="008D0374">
        <w:rPr>
          <w:lang w:val="en-GB"/>
        </w:rPr>
        <w:t>relevant at this level</w:t>
      </w:r>
      <w:r w:rsidR="00A56266">
        <w:rPr>
          <w:rFonts w:ascii="Arial" w:hAnsi="Arial" w:cs="Arial"/>
          <w:sz w:val="20"/>
          <w:lang w:val="en-GB"/>
        </w:rPr>
        <w:t>.</w:t>
      </w:r>
    </w:p>
    <w:tbl>
      <w:tblPr>
        <w:tblStyle w:val="TableGrid"/>
        <w:tblW w:w="0" w:type="auto"/>
        <w:tblInd w:w="709" w:type="dxa"/>
        <w:tblLook w:val="04A0" w:firstRow="1" w:lastRow="0" w:firstColumn="1" w:lastColumn="0" w:noHBand="0" w:noVBand="1"/>
      </w:tblPr>
      <w:tblGrid>
        <w:gridCol w:w="3652"/>
        <w:gridCol w:w="1004"/>
        <w:gridCol w:w="3161"/>
        <w:gridCol w:w="1328"/>
      </w:tblGrid>
      <w:tr w:rsidR="00AB6955" w:rsidRPr="00921B96" w:rsidTr="00CD5099">
        <w:tc>
          <w:tcPr>
            <w:tcW w:w="3652"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Inputs</w:t>
            </w:r>
          </w:p>
        </w:tc>
        <w:tc>
          <w:tcPr>
            <w:tcW w:w="1004"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From</w:t>
            </w:r>
          </w:p>
        </w:tc>
        <w:tc>
          <w:tcPr>
            <w:tcW w:w="3161"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Outputs</w:t>
            </w:r>
          </w:p>
        </w:tc>
        <w:tc>
          <w:tcPr>
            <w:tcW w:w="1328"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To</w:t>
            </w:r>
          </w:p>
        </w:tc>
      </w:tr>
      <w:tr w:rsidR="00AB6955" w:rsidRPr="00921B96" w:rsidTr="00CD5099">
        <w:tc>
          <w:tcPr>
            <w:tcW w:w="3652" w:type="dxa"/>
          </w:tcPr>
          <w:p w:rsidR="00AB6955" w:rsidRDefault="00AB6955" w:rsidP="00AB6955">
            <w:pPr>
              <w:pStyle w:val="Corps"/>
              <w:spacing w:before="60" w:after="60"/>
              <w:ind w:left="0"/>
              <w:rPr>
                <w:rFonts w:ascii="Arial" w:hAnsi="Arial" w:cs="Arial"/>
                <w:sz w:val="20"/>
                <w:lang w:val="en-GB"/>
              </w:rPr>
            </w:pPr>
          </w:p>
        </w:tc>
        <w:tc>
          <w:tcPr>
            <w:tcW w:w="1004" w:type="dxa"/>
          </w:tcPr>
          <w:p w:rsidR="00AB6955" w:rsidRDefault="00AB6955" w:rsidP="00AB6955">
            <w:pPr>
              <w:pStyle w:val="Corps"/>
              <w:spacing w:before="60" w:after="60"/>
              <w:ind w:left="0"/>
              <w:jc w:val="center"/>
              <w:rPr>
                <w:rFonts w:ascii="Arial" w:hAnsi="Arial" w:cs="Arial"/>
                <w:sz w:val="20"/>
                <w:lang w:val="en-GB"/>
              </w:rPr>
            </w:pPr>
          </w:p>
        </w:tc>
        <w:tc>
          <w:tcPr>
            <w:tcW w:w="3161" w:type="dxa"/>
          </w:tcPr>
          <w:p w:rsidR="00AB6955" w:rsidRDefault="00CD5099" w:rsidP="00AB6955">
            <w:pPr>
              <w:pStyle w:val="Corps"/>
              <w:spacing w:before="60" w:after="60"/>
              <w:ind w:left="0"/>
              <w:rPr>
                <w:rFonts w:ascii="Arial" w:hAnsi="Arial" w:cs="Arial"/>
                <w:sz w:val="20"/>
                <w:lang w:val="en-GB"/>
              </w:rPr>
            </w:pPr>
            <w:proofErr w:type="spellStart"/>
            <w:r>
              <w:rPr>
                <w:rFonts w:ascii="Arial" w:hAnsi="Arial" w:cs="Arial"/>
                <w:sz w:val="20"/>
                <w:lang w:val="en-GB"/>
              </w:rPr>
              <w:t>EnergyLevel</w:t>
            </w:r>
            <w:proofErr w:type="spellEnd"/>
            <w:r>
              <w:rPr>
                <w:rFonts w:ascii="Arial" w:hAnsi="Arial" w:cs="Arial"/>
                <w:sz w:val="20"/>
                <w:lang w:val="en-GB"/>
              </w:rPr>
              <w:t>(</w:t>
            </w:r>
            <w:proofErr w:type="spellStart"/>
            <w:r w:rsidR="00945BE4">
              <w:rPr>
                <w:rFonts w:ascii="Arial" w:hAnsi="Arial" w:cs="Arial"/>
                <w:sz w:val="20"/>
                <w:lang w:val="en-GB"/>
              </w:rPr>
              <w:t>float.</w:t>
            </w:r>
            <w:r>
              <w:rPr>
                <w:rFonts w:ascii="Arial" w:hAnsi="Arial" w:cs="Arial"/>
                <w:sz w:val="20"/>
                <w:lang w:val="en-GB"/>
              </w:rPr>
              <w:t>J</w:t>
            </w:r>
            <w:proofErr w:type="spellEnd"/>
            <w:r>
              <w:rPr>
                <w:rFonts w:ascii="Arial" w:hAnsi="Arial" w:cs="Arial"/>
                <w:sz w:val="20"/>
                <w:lang w:val="en-GB"/>
              </w:rPr>
              <w:t>)</w:t>
            </w:r>
          </w:p>
        </w:tc>
        <w:tc>
          <w:tcPr>
            <w:tcW w:w="1328" w:type="dxa"/>
          </w:tcPr>
          <w:p w:rsidR="00AB6955" w:rsidRDefault="00CD5099" w:rsidP="00AB6955">
            <w:pPr>
              <w:pStyle w:val="Corps"/>
              <w:spacing w:before="60" w:after="60"/>
              <w:ind w:left="0"/>
              <w:rPr>
                <w:rFonts w:ascii="Arial" w:hAnsi="Arial" w:cs="Arial"/>
                <w:sz w:val="20"/>
                <w:lang w:val="en-GB"/>
              </w:rPr>
            </w:pPr>
            <w:r>
              <w:rPr>
                <w:rFonts w:ascii="Arial" w:hAnsi="Arial" w:cs="Arial"/>
                <w:sz w:val="20"/>
                <w:lang w:val="en-GB"/>
              </w:rPr>
              <w:t>F_PT.F_MM</w:t>
            </w:r>
          </w:p>
        </w:tc>
      </w:tr>
    </w:tbl>
    <w:p w:rsidR="00AB6955" w:rsidRDefault="00AB6955" w:rsidP="00AB6955">
      <w:pPr>
        <w:pStyle w:val="Heading5"/>
        <w:rPr>
          <w:lang w:val="en-GB"/>
        </w:rPr>
      </w:pPr>
      <w:r>
        <w:rPr>
          <w:lang w:val="en-GB"/>
        </w:rPr>
        <w:t>Design Rational</w:t>
      </w:r>
    </w:p>
    <w:p w:rsidR="00AB6955" w:rsidRDefault="00833DF6" w:rsidP="00AB6955">
      <w:pPr>
        <w:pStyle w:val="Corps"/>
        <w:rPr>
          <w:rFonts w:ascii="Arial" w:hAnsi="Arial" w:cs="Arial"/>
          <w:sz w:val="20"/>
          <w:lang w:val="en-GB"/>
        </w:rPr>
      </w:pPr>
      <w:r>
        <w:rPr>
          <w:rFonts w:ascii="Arial" w:hAnsi="Arial" w:cs="Arial"/>
          <w:sz w:val="20"/>
          <w:lang w:val="en-GB"/>
        </w:rPr>
        <w:t>AV.</w:t>
      </w:r>
      <w:r w:rsidR="00945BE4">
        <w:rPr>
          <w:rFonts w:ascii="Arial" w:hAnsi="Arial" w:cs="Arial"/>
          <w:sz w:val="20"/>
          <w:lang w:val="en-GB"/>
        </w:rPr>
        <w:t>F_PT.F_E</w:t>
      </w:r>
      <w:r w:rsidR="00945BE4" w:rsidRPr="00983732">
        <w:rPr>
          <w:rFonts w:ascii="Arial" w:hAnsi="Arial" w:cs="Arial"/>
          <w:sz w:val="20"/>
          <w:lang w:val="en-GB"/>
        </w:rPr>
        <w:t>M</w:t>
      </w:r>
      <w:r w:rsidR="00945BE4">
        <w:rPr>
          <w:rFonts w:ascii="Arial" w:hAnsi="Arial" w:cs="Arial"/>
          <w:sz w:val="20"/>
          <w:lang w:val="en-GB"/>
        </w:rPr>
        <w:t xml:space="preserve"> </w:t>
      </w:r>
      <w:r w:rsidR="00945BE4" w:rsidRPr="00945BE4">
        <w:rPr>
          <w:lang w:val="en-GB"/>
        </w:rPr>
        <w:t>uses</w:t>
      </w:r>
      <w:r w:rsidR="00945BE4">
        <w:rPr>
          <w:rFonts w:ascii="Arial" w:hAnsi="Arial" w:cs="Arial"/>
          <w:sz w:val="20"/>
          <w:lang w:val="en-GB"/>
        </w:rPr>
        <w:t xml:space="preserve"> </w:t>
      </w:r>
      <w:r w:rsidR="00945BE4" w:rsidRPr="004111AB">
        <w:rPr>
          <w:lang w:val="en-GB"/>
        </w:rPr>
        <w:t xml:space="preserve">two internal </w:t>
      </w:r>
      <w:proofErr w:type="spellStart"/>
      <w:r w:rsidR="00945BE4" w:rsidRPr="004111AB">
        <w:rPr>
          <w:lang w:val="en-GB"/>
        </w:rPr>
        <w:t>informations</w:t>
      </w:r>
      <w:proofErr w:type="spellEnd"/>
      <w:r w:rsidR="00945BE4">
        <w:rPr>
          <w:rFonts w:ascii="Arial" w:hAnsi="Arial" w:cs="Arial"/>
          <w:sz w:val="20"/>
          <w:lang w:val="en-GB"/>
        </w:rPr>
        <w:t>:</w:t>
      </w:r>
    </w:p>
    <w:p w:rsidR="00945BE4" w:rsidRPr="004111AB" w:rsidRDefault="004111AB" w:rsidP="0094001A">
      <w:pPr>
        <w:pStyle w:val="Corps"/>
        <w:numPr>
          <w:ilvl w:val="0"/>
          <w:numId w:val="56"/>
        </w:numPr>
        <w:spacing w:before="60"/>
        <w:ind w:hanging="357"/>
        <w:rPr>
          <w:lang w:val="en-GB"/>
        </w:rPr>
      </w:pPr>
      <w:proofErr w:type="spellStart"/>
      <w:r>
        <w:rPr>
          <w:rFonts w:ascii="Arial" w:hAnsi="Arial" w:cs="Arial"/>
          <w:sz w:val="20"/>
          <w:lang w:val="en-GB"/>
        </w:rPr>
        <w:t>Primary</w:t>
      </w:r>
      <w:r w:rsidR="00945BE4">
        <w:rPr>
          <w:rFonts w:ascii="Arial" w:hAnsi="Arial" w:cs="Arial"/>
          <w:sz w:val="20"/>
          <w:lang w:val="en-GB"/>
        </w:rPr>
        <w:t>EnergyLevel</w:t>
      </w:r>
      <w:proofErr w:type="spellEnd"/>
      <w:r w:rsidR="00945BE4">
        <w:rPr>
          <w:rFonts w:ascii="Arial" w:hAnsi="Arial" w:cs="Arial"/>
          <w:sz w:val="20"/>
          <w:lang w:val="en-GB"/>
        </w:rPr>
        <w:t>(</w:t>
      </w:r>
      <w:proofErr w:type="spellStart"/>
      <w:r>
        <w:rPr>
          <w:rFonts w:ascii="Arial" w:hAnsi="Arial" w:cs="Arial"/>
          <w:sz w:val="20"/>
          <w:lang w:val="en-GB"/>
        </w:rPr>
        <w:t>float.</w:t>
      </w:r>
      <w:r w:rsidR="00945BE4">
        <w:rPr>
          <w:rFonts w:ascii="Arial" w:hAnsi="Arial" w:cs="Arial"/>
          <w:sz w:val="20"/>
          <w:lang w:val="en-GB"/>
        </w:rPr>
        <w:t>J</w:t>
      </w:r>
      <w:proofErr w:type="spellEnd"/>
      <w:r w:rsidR="00945BE4">
        <w:rPr>
          <w:rFonts w:ascii="Arial" w:hAnsi="Arial" w:cs="Arial"/>
          <w:sz w:val="20"/>
          <w:lang w:val="en-GB"/>
        </w:rPr>
        <w:t>)</w:t>
      </w:r>
    </w:p>
    <w:p w:rsidR="004111AB" w:rsidRPr="00B04C33" w:rsidRDefault="004111AB" w:rsidP="0094001A">
      <w:pPr>
        <w:pStyle w:val="Corps"/>
        <w:numPr>
          <w:ilvl w:val="0"/>
          <w:numId w:val="56"/>
        </w:numPr>
        <w:spacing w:before="60"/>
        <w:ind w:hanging="357"/>
        <w:rPr>
          <w:lang w:val="en-GB"/>
        </w:rPr>
      </w:pPr>
      <w:proofErr w:type="spellStart"/>
      <w:r>
        <w:rPr>
          <w:rFonts w:ascii="Arial" w:hAnsi="Arial" w:cs="Arial"/>
          <w:sz w:val="20"/>
          <w:lang w:val="en-GB"/>
        </w:rPr>
        <w:t>SecondaryEnergyLevel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p w:rsidR="003A436E" w:rsidRDefault="00B04C33" w:rsidP="00B04C33">
      <w:pPr>
        <w:pStyle w:val="Corps"/>
        <w:spacing w:before="60"/>
        <w:rPr>
          <w:szCs w:val="24"/>
          <w:lang w:val="en-GB"/>
        </w:rPr>
      </w:pPr>
      <w:r>
        <w:rPr>
          <w:szCs w:val="24"/>
          <w:lang w:val="en-GB"/>
        </w:rPr>
        <w:t xml:space="preserve">Energy management is so abstracted that one can only add the two capacities. </w:t>
      </w:r>
    </w:p>
    <w:p w:rsidR="00B04C33" w:rsidRPr="003A436E" w:rsidRDefault="00B04C33" w:rsidP="003A436E">
      <w:pPr>
        <w:pStyle w:val="Corps"/>
        <w:spacing w:before="120"/>
        <w:rPr>
          <w:szCs w:val="24"/>
          <w:lang w:val="en-GB"/>
        </w:rPr>
      </w:pPr>
      <w:r>
        <w:rPr>
          <w:szCs w:val="24"/>
          <w:lang w:val="en-GB"/>
        </w:rPr>
        <w:t xml:space="preserve">At lower levels the two sources appear with different </w:t>
      </w:r>
      <w:r w:rsidR="00013A10">
        <w:rPr>
          <w:szCs w:val="24"/>
          <w:lang w:val="en-GB"/>
        </w:rPr>
        <w:t>response profiles: the primary is energy oriented (slow, not very powerful but lasting) while the second</w:t>
      </w:r>
      <w:r w:rsidR="003A436E">
        <w:rPr>
          <w:szCs w:val="24"/>
          <w:lang w:val="en-GB"/>
        </w:rPr>
        <w:t>ary</w:t>
      </w:r>
      <w:r w:rsidR="00AE7029">
        <w:rPr>
          <w:szCs w:val="24"/>
          <w:lang w:val="en-GB"/>
        </w:rPr>
        <w:t xml:space="preserve"> is power oriented (responsive, </w:t>
      </w:r>
      <w:r w:rsidR="00013A10">
        <w:rPr>
          <w:szCs w:val="24"/>
          <w:lang w:val="en-GB"/>
        </w:rPr>
        <w:t xml:space="preserve">powerful but quickly exhausted). </w:t>
      </w:r>
      <w:r w:rsidR="003A436E">
        <w:rPr>
          <w:szCs w:val="24"/>
          <w:lang w:val="en-GB"/>
        </w:rPr>
        <w:t xml:space="preserve">They act in a joint way. </w:t>
      </w:r>
      <w:r w:rsidR="00013A10">
        <w:rPr>
          <w:szCs w:val="24"/>
          <w:lang w:val="en-GB"/>
        </w:rPr>
        <w:t>The aggregation law of their</w:t>
      </w:r>
      <w:r w:rsidR="003A436E">
        <w:rPr>
          <w:szCs w:val="24"/>
          <w:lang w:val="en-GB"/>
        </w:rPr>
        <w:t xml:space="preserve"> respective capacities </w:t>
      </w:r>
      <w:r w:rsidR="00AE7029">
        <w:rPr>
          <w:szCs w:val="24"/>
          <w:lang w:val="en-GB"/>
        </w:rPr>
        <w:t>is</w:t>
      </w:r>
      <w:r w:rsidR="003A436E">
        <w:rPr>
          <w:szCs w:val="24"/>
          <w:lang w:val="en-GB"/>
        </w:rPr>
        <w:t xml:space="preserve"> more complex </w:t>
      </w:r>
      <w:r w:rsidR="00AE7029">
        <w:rPr>
          <w:szCs w:val="24"/>
          <w:lang w:val="en-GB"/>
        </w:rPr>
        <w:t>than F_PT.F_MM’s mere addition.</w:t>
      </w:r>
    </w:p>
    <w:p w:rsidR="00AB6955" w:rsidRDefault="00AB6955" w:rsidP="00AB6955">
      <w:pPr>
        <w:pStyle w:val="Heading5"/>
        <w:rPr>
          <w:lang w:val="en-GB"/>
        </w:rPr>
      </w:pPr>
      <w:r>
        <w:rPr>
          <w:lang w:val="en-GB"/>
        </w:rPr>
        <w:t>Declarative part</w:t>
      </w:r>
    </w:p>
    <w:p w:rsidR="00AB6955" w:rsidRDefault="00CC0F1D" w:rsidP="00CC0F1D">
      <w:pPr>
        <w:pStyle w:val="Heading6"/>
        <w:rPr>
          <w:lang w:val="en-GB"/>
        </w:rPr>
      </w:pPr>
      <w:r>
        <w:rPr>
          <w:lang w:val="en-GB"/>
        </w:rPr>
        <w:t>Assumptions</w:t>
      </w:r>
    </w:p>
    <w:p w:rsidR="00243E1A" w:rsidRPr="00243E1A" w:rsidRDefault="00243E1A" w:rsidP="0094001A">
      <w:pPr>
        <w:pStyle w:val="Corps"/>
        <w:numPr>
          <w:ilvl w:val="0"/>
          <w:numId w:val="57"/>
        </w:numPr>
        <w:rPr>
          <w:szCs w:val="24"/>
          <w:lang w:val="en-GB"/>
        </w:rPr>
      </w:pPr>
      <w:proofErr w:type="spellStart"/>
      <w:r>
        <w:rPr>
          <w:rFonts w:ascii="Arial" w:hAnsi="Arial" w:cs="Arial"/>
          <w:sz w:val="20"/>
          <w:lang w:val="en-GB"/>
        </w:rPr>
        <w:t>PrimaryEnergyLevel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 xml:space="preserve">) </w:t>
      </w:r>
      <w:r w:rsidRPr="00243E1A">
        <w:rPr>
          <w:szCs w:val="24"/>
          <w:lang w:val="en-GB"/>
        </w:rPr>
        <w:t xml:space="preserve">is accurate or conservative (at most by 10% at 95% </w:t>
      </w:r>
      <w:r w:rsidR="002D5BE9">
        <w:rPr>
          <w:szCs w:val="24"/>
          <w:lang w:val="en-GB"/>
        </w:rPr>
        <w:t>CL</w:t>
      </w:r>
      <w:r w:rsidRPr="00243E1A">
        <w:rPr>
          <w:szCs w:val="24"/>
          <w:lang w:val="en-GB"/>
        </w:rPr>
        <w:t>)</w:t>
      </w:r>
    </w:p>
    <w:p w:rsidR="00243E1A" w:rsidRPr="00243E1A" w:rsidRDefault="00243E1A" w:rsidP="0094001A">
      <w:pPr>
        <w:pStyle w:val="Corps"/>
        <w:numPr>
          <w:ilvl w:val="0"/>
          <w:numId w:val="57"/>
        </w:numPr>
        <w:rPr>
          <w:szCs w:val="24"/>
          <w:lang w:val="en-GB"/>
        </w:rPr>
      </w:pPr>
      <w:proofErr w:type="spellStart"/>
      <w:r>
        <w:rPr>
          <w:rFonts w:ascii="Arial" w:hAnsi="Arial" w:cs="Arial"/>
          <w:sz w:val="20"/>
          <w:lang w:val="en-GB"/>
        </w:rPr>
        <w:t>SecondaryEnergyLevel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 xml:space="preserve">) </w:t>
      </w:r>
      <w:r w:rsidRPr="00243E1A">
        <w:rPr>
          <w:szCs w:val="24"/>
          <w:lang w:val="en-GB"/>
        </w:rPr>
        <w:t>is accurate or conservative (at mos</w:t>
      </w:r>
      <w:r w:rsidR="002D5BE9">
        <w:rPr>
          <w:szCs w:val="24"/>
          <w:lang w:val="en-GB"/>
        </w:rPr>
        <w:t>t by 20% at 95% CL</w:t>
      </w:r>
      <w:r w:rsidRPr="00243E1A">
        <w:rPr>
          <w:szCs w:val="24"/>
          <w:lang w:val="en-GB"/>
        </w:rPr>
        <w:t>)</w:t>
      </w:r>
    </w:p>
    <w:p w:rsidR="00CC0F1D" w:rsidRDefault="00CC0F1D" w:rsidP="004E6EEE">
      <w:pPr>
        <w:pStyle w:val="Heading6"/>
        <w:spacing w:after="120"/>
        <w:rPr>
          <w:lang w:val="en-GB"/>
        </w:rPr>
      </w:pPr>
      <w:r>
        <w:rPr>
          <w:lang w:val="en-GB"/>
        </w:rPr>
        <w:t>Guarantees</w:t>
      </w:r>
    </w:p>
    <w:p w:rsidR="004E6EEE" w:rsidRPr="00243E1A" w:rsidRDefault="004E6EEE" w:rsidP="004E6EEE">
      <w:pPr>
        <w:pStyle w:val="Corps"/>
        <w:ind w:left="1429"/>
        <w:rPr>
          <w:szCs w:val="24"/>
          <w:lang w:val="en-GB"/>
        </w:rPr>
      </w:pPr>
      <w:proofErr w:type="spellStart"/>
      <w:proofErr w:type="gramStart"/>
      <w:r>
        <w:rPr>
          <w:rFonts w:ascii="Arial" w:hAnsi="Arial" w:cs="Arial"/>
          <w:sz w:val="20"/>
          <w:lang w:val="en-GB"/>
        </w:rPr>
        <w:lastRenderedPageBreak/>
        <w:t>EnergyLevel</w:t>
      </w:r>
      <w:proofErr w:type="spellEnd"/>
      <w:r>
        <w:rPr>
          <w:rFonts w:ascii="Arial" w:hAnsi="Arial" w:cs="Arial"/>
          <w:sz w:val="20"/>
          <w:lang w:val="en-GB"/>
        </w:rPr>
        <w:t>(</w:t>
      </w:r>
      <w:proofErr w:type="spellStart"/>
      <w:proofErr w:type="gramEnd"/>
      <w:r>
        <w:rPr>
          <w:rFonts w:ascii="Arial" w:hAnsi="Arial" w:cs="Arial"/>
          <w:sz w:val="20"/>
          <w:lang w:val="en-GB"/>
        </w:rPr>
        <w:t>float.J</w:t>
      </w:r>
      <w:proofErr w:type="spellEnd"/>
      <w:r>
        <w:rPr>
          <w:rFonts w:ascii="Arial" w:hAnsi="Arial" w:cs="Arial"/>
          <w:sz w:val="20"/>
          <w:lang w:val="en-GB"/>
        </w:rPr>
        <w:t xml:space="preserve">) </w:t>
      </w:r>
      <w:r w:rsidRPr="00243E1A">
        <w:rPr>
          <w:szCs w:val="24"/>
          <w:lang w:val="en-GB"/>
        </w:rPr>
        <w:t xml:space="preserve">is accurate or conservative </w:t>
      </w:r>
      <w:r w:rsidR="002641D5">
        <w:rPr>
          <w:szCs w:val="24"/>
          <w:lang w:val="en-GB"/>
        </w:rPr>
        <w:t>(at most by 20% at 95% CL</w:t>
      </w:r>
      <w:r w:rsidRPr="00243E1A">
        <w:rPr>
          <w:szCs w:val="24"/>
          <w:lang w:val="en-GB"/>
        </w:rPr>
        <w:t>)</w:t>
      </w:r>
    </w:p>
    <w:p w:rsidR="00AB6955" w:rsidRDefault="00AB6955" w:rsidP="00AB6955">
      <w:pPr>
        <w:pStyle w:val="Heading5"/>
        <w:rPr>
          <w:lang w:val="en-GB"/>
        </w:rPr>
      </w:pPr>
      <w:r>
        <w:rPr>
          <w:lang w:val="en-GB"/>
        </w:rPr>
        <w:t>Constructive part</w:t>
      </w:r>
    </w:p>
    <w:p w:rsidR="00AB6955" w:rsidRPr="009E572D" w:rsidRDefault="00364167" w:rsidP="00AB6955">
      <w:pPr>
        <w:pStyle w:val="Corps"/>
        <w:rPr>
          <w:lang w:val="en-GB"/>
        </w:rPr>
      </w:pPr>
      <w:r>
        <w:rPr>
          <w:lang w:val="en-GB"/>
        </w:rPr>
        <w:t>As no information is available, s</w:t>
      </w:r>
      <w:r w:rsidR="004E6EEE">
        <w:rPr>
          <w:lang w:val="en-GB"/>
        </w:rPr>
        <w:t>ummation of the two capacities.</w:t>
      </w:r>
    </w:p>
    <w:p w:rsidR="00581FE4" w:rsidRPr="00AB6955" w:rsidRDefault="00581FE4" w:rsidP="00AB6955">
      <w:pPr>
        <w:pStyle w:val="Heading4"/>
      </w:pPr>
      <w:r w:rsidRPr="00AB6955">
        <w:t>Communication Management</w:t>
      </w:r>
      <w:r w:rsidR="00AB6955" w:rsidRPr="00AB6955">
        <w:t xml:space="preserve"> (F_PT.F_CM)</w:t>
      </w:r>
    </w:p>
    <w:p w:rsidR="00AB6955" w:rsidRDefault="00AB6955" w:rsidP="00AB6955">
      <w:pPr>
        <w:pStyle w:val="Heading5"/>
        <w:spacing w:after="120"/>
        <w:rPr>
          <w:lang w:val="en-GB"/>
        </w:rPr>
      </w:pPr>
      <w:r>
        <w:rPr>
          <w:lang w:val="en-GB"/>
        </w:rPr>
        <w:t>Interface</w:t>
      </w:r>
    </w:p>
    <w:p w:rsidR="00716733" w:rsidRDefault="00BE3EA0" w:rsidP="00716733">
      <w:pPr>
        <w:pStyle w:val="Corps"/>
        <w:rPr>
          <w:lang w:val="en-GB"/>
        </w:rPr>
      </w:pPr>
      <w:r>
        <w:rPr>
          <w:lang w:val="en-GB"/>
        </w:rPr>
        <w:t>At AV functional level</w:t>
      </w:r>
      <w:r w:rsidR="00715FA3">
        <w:rPr>
          <w:lang w:val="en-GB"/>
        </w:rPr>
        <w:t xml:space="preserve"> (AV like a black box)</w:t>
      </w:r>
      <w:proofErr w:type="gramStart"/>
      <w:r w:rsidR="00715FA3">
        <w:rPr>
          <w:lang w:val="en-GB"/>
        </w:rPr>
        <w:t>,</w:t>
      </w:r>
      <w:proofErr w:type="gramEnd"/>
      <w:r>
        <w:rPr>
          <w:lang w:val="en-GB"/>
        </w:rPr>
        <w:t xml:space="preserve"> there is no awareness of system-to-system communications. Communications between the three functions are “for free”. </w:t>
      </w:r>
    </w:p>
    <w:p w:rsidR="00BE3EA0" w:rsidRDefault="00BE3EA0" w:rsidP="00DB5978">
      <w:pPr>
        <w:pStyle w:val="Corps"/>
        <w:spacing w:after="240"/>
        <w:rPr>
          <w:lang w:val="en-GB"/>
        </w:rPr>
      </w:pPr>
      <w:r>
        <w:rPr>
          <w:lang w:val="en-GB"/>
        </w:rPr>
        <w:t xml:space="preserve">Following the operator’s standpoint, the communications considered are that with </w:t>
      </w:r>
      <w:r w:rsidR="00DB5978">
        <w:rPr>
          <w:lang w:val="en-GB"/>
        </w:rPr>
        <w:t>the external devices: GS and CP. From the point of view of the three functions, CP is regarded as a peripheral device.</w:t>
      </w:r>
    </w:p>
    <w:tbl>
      <w:tblPr>
        <w:tblStyle w:val="TableGrid"/>
        <w:tblW w:w="0" w:type="auto"/>
        <w:tblInd w:w="709" w:type="dxa"/>
        <w:tblLayout w:type="fixed"/>
        <w:tblLook w:val="04A0" w:firstRow="1" w:lastRow="0" w:firstColumn="1" w:lastColumn="0" w:noHBand="0" w:noVBand="1"/>
      </w:tblPr>
      <w:tblGrid>
        <w:gridCol w:w="3085"/>
        <w:gridCol w:w="1238"/>
        <w:gridCol w:w="3865"/>
        <w:gridCol w:w="957"/>
      </w:tblGrid>
      <w:tr w:rsidR="00AB6955" w:rsidRPr="00BE3EA0" w:rsidTr="008A3F56">
        <w:tc>
          <w:tcPr>
            <w:tcW w:w="3085"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38"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865"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57"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AB6955" w:rsidRPr="00BE3EA0" w:rsidTr="008A3F56">
        <w:tc>
          <w:tcPr>
            <w:tcW w:w="3085" w:type="dxa"/>
          </w:tcPr>
          <w:p w:rsidR="00480F83" w:rsidRDefault="001C0F5E" w:rsidP="001C0F5E">
            <w:pPr>
              <w:pStyle w:val="Corps"/>
              <w:spacing w:before="0"/>
              <w:ind w:left="0"/>
              <w:rPr>
                <w:rFonts w:ascii="Arial" w:hAnsi="Arial" w:cs="Arial"/>
                <w:sz w:val="20"/>
                <w:lang w:val="en-GB"/>
              </w:rPr>
            </w:pPr>
            <w:proofErr w:type="spellStart"/>
            <w:r w:rsidRPr="008A3F56">
              <w:rPr>
                <w:rFonts w:ascii="Arial" w:hAnsi="Arial" w:cs="Arial"/>
                <w:sz w:val="20"/>
                <w:lang w:val="en-GB"/>
              </w:rPr>
              <w:t>GS_MissionSetUp</w:t>
            </w:r>
            <w:proofErr w:type="spellEnd"/>
            <w:r w:rsidRPr="008A3F56">
              <w:rPr>
                <w:rFonts w:ascii="Arial" w:hAnsi="Arial" w:cs="Arial"/>
                <w:sz w:val="20"/>
                <w:lang w:val="en-GB"/>
              </w:rPr>
              <w:t>(</w:t>
            </w:r>
          </w:p>
          <w:p w:rsidR="001C0F5E" w:rsidRPr="008A3F56" w:rsidRDefault="001C0F5E" w:rsidP="001C0F5E">
            <w:pPr>
              <w:pStyle w:val="Corps"/>
              <w:spacing w:before="0"/>
              <w:ind w:left="0"/>
              <w:rPr>
                <w:rFonts w:ascii="Arial" w:hAnsi="Arial" w:cs="Arial"/>
                <w:sz w:val="20"/>
                <w:lang w:val="en-GB"/>
              </w:rPr>
            </w:pPr>
            <w:r w:rsidRPr="008A3F56">
              <w:rPr>
                <w:rFonts w:ascii="Arial" w:hAnsi="Arial" w:cs="Arial"/>
                <w:sz w:val="20"/>
                <w:lang w:val="en-GB"/>
              </w:rPr>
              <w:t>[</w:t>
            </w:r>
            <w:proofErr w:type="spellStart"/>
            <w:r w:rsidRPr="008A3F56">
              <w:rPr>
                <w:rFonts w:ascii="Arial" w:hAnsi="Arial" w:cs="Arial"/>
                <w:sz w:val="20"/>
                <w:lang w:val="en-GB"/>
              </w:rPr>
              <w:t>Distance:float</w:t>
            </w:r>
            <w:proofErr w:type="spellEnd"/>
            <w:r w:rsidRPr="008A3F56">
              <w:rPr>
                <w:rFonts w:ascii="Arial" w:hAnsi="Arial" w:cs="Arial"/>
                <w:sz w:val="20"/>
                <w:lang w:val="en-GB"/>
              </w:rPr>
              <w:t>;</w:t>
            </w:r>
          </w:p>
          <w:p w:rsidR="001C0F5E" w:rsidRPr="008A3F56" w:rsidRDefault="001C0F5E" w:rsidP="001C0F5E">
            <w:pPr>
              <w:pStyle w:val="Corps"/>
              <w:spacing w:before="0"/>
              <w:ind w:left="0"/>
              <w:rPr>
                <w:rFonts w:ascii="Arial" w:hAnsi="Arial" w:cs="Arial"/>
                <w:sz w:val="20"/>
                <w:lang w:val="en-GB"/>
              </w:rPr>
            </w:pPr>
            <w:proofErr w:type="spellStart"/>
            <w:r w:rsidRPr="008A3F56">
              <w:rPr>
                <w:rFonts w:ascii="Arial" w:hAnsi="Arial" w:cs="Arial"/>
                <w:sz w:val="20"/>
                <w:lang w:val="en-GB"/>
              </w:rPr>
              <w:t>Speed:float</w:t>
            </w:r>
            <w:proofErr w:type="spellEnd"/>
            <w:r w:rsidRPr="008A3F56">
              <w:rPr>
                <w:rFonts w:ascii="Arial" w:hAnsi="Arial" w:cs="Arial"/>
                <w:sz w:val="20"/>
                <w:lang w:val="en-GB"/>
              </w:rPr>
              <w:t>;</w:t>
            </w:r>
          </w:p>
          <w:p w:rsidR="00AB6955" w:rsidRDefault="001C0F5E" w:rsidP="001C0F5E">
            <w:pPr>
              <w:pStyle w:val="Corps"/>
              <w:spacing w:before="60" w:after="60"/>
              <w:ind w:left="0"/>
              <w:rPr>
                <w:rFonts w:ascii="Arial" w:hAnsi="Arial" w:cs="Arial"/>
                <w:sz w:val="20"/>
                <w:lang w:val="en-GB"/>
              </w:rPr>
            </w:pPr>
            <w:proofErr w:type="spellStart"/>
            <w:r w:rsidRPr="008A3F56">
              <w:rPr>
                <w:rFonts w:ascii="Arial" w:hAnsi="Arial" w:cs="Arial"/>
                <w:sz w:val="20"/>
                <w:lang w:val="en-GB"/>
              </w:rPr>
              <w:t>Altitude:float</w:t>
            </w:r>
            <w:proofErr w:type="spellEnd"/>
            <w:r w:rsidRPr="008A3F56">
              <w:rPr>
                <w:rFonts w:ascii="Arial" w:hAnsi="Arial" w:cs="Arial"/>
                <w:sz w:val="20"/>
                <w:lang w:val="en-GB"/>
              </w:rPr>
              <w:t>])</w:t>
            </w:r>
          </w:p>
        </w:tc>
        <w:tc>
          <w:tcPr>
            <w:tcW w:w="1238" w:type="dxa"/>
          </w:tcPr>
          <w:p w:rsidR="00AB6955" w:rsidRDefault="00680299"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8A3F56" w:rsidRDefault="00AD07E8" w:rsidP="00AD07E8">
            <w:pPr>
              <w:pStyle w:val="Corps"/>
              <w:spacing w:before="0"/>
              <w:ind w:left="0"/>
              <w:rPr>
                <w:rFonts w:ascii="Arial" w:hAnsi="Arial" w:cs="Arial"/>
                <w:sz w:val="20"/>
                <w:lang w:val="en-GB"/>
              </w:rPr>
            </w:pPr>
            <w:proofErr w:type="spellStart"/>
            <w:r w:rsidRPr="008A3F56">
              <w:rPr>
                <w:rFonts w:ascii="Arial" w:hAnsi="Arial" w:cs="Arial"/>
                <w:sz w:val="20"/>
                <w:lang w:val="en-GB"/>
              </w:rPr>
              <w:t>AV_CP_Displays</w:t>
            </w:r>
            <w:proofErr w:type="spellEnd"/>
            <w:r w:rsidRPr="008A3F56">
              <w:rPr>
                <w:rFonts w:ascii="Arial" w:hAnsi="Arial" w:cs="Arial"/>
                <w:sz w:val="20"/>
                <w:lang w:val="en-GB"/>
              </w:rPr>
              <w:t>(</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w:t>
            </w:r>
            <w:proofErr w:type="spellStart"/>
            <w:r w:rsidRPr="008A3F56">
              <w:rPr>
                <w:rFonts w:ascii="Arial" w:hAnsi="Arial" w:cs="Arial"/>
                <w:sz w:val="20"/>
                <w:lang w:val="en-GB"/>
              </w:rPr>
              <w:t>READY:Boolean</w:t>
            </w:r>
            <w:proofErr w:type="spellEnd"/>
            <w:r w:rsidRPr="008A3F56">
              <w:rPr>
                <w:rFonts w:ascii="Arial" w:hAnsi="Arial" w:cs="Arial"/>
                <w:sz w:val="20"/>
                <w:lang w:val="en-GB"/>
              </w:rPr>
              <w:t>;</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CANCELLED:Boolean</w:t>
            </w:r>
            <w:proofErr w:type="spellEnd"/>
            <w:r w:rsidRPr="008A3F56">
              <w:rPr>
                <w:rFonts w:ascii="Arial" w:hAnsi="Arial" w:cs="Arial"/>
                <w:sz w:val="20"/>
                <w:lang w:val="en-GB"/>
              </w:rPr>
              <w:t>;</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COMPLETE:Boolean</w:t>
            </w:r>
            <w:proofErr w:type="spellEnd"/>
            <w:r w:rsidRPr="008A3F56">
              <w:rPr>
                <w:rFonts w:ascii="Arial" w:hAnsi="Arial" w:cs="Arial"/>
                <w:sz w:val="20"/>
                <w:lang w:val="en-GB"/>
              </w:rPr>
              <w:t>;</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ABORTED:Boolean</w:t>
            </w:r>
            <w:proofErr w:type="spellEnd"/>
            <w:r w:rsidRPr="008A3F56">
              <w:rPr>
                <w:rFonts w:ascii="Arial" w:hAnsi="Arial" w:cs="Arial"/>
                <w:sz w:val="20"/>
                <w:lang w:val="en-GB"/>
              </w:rPr>
              <w:t>;</w:t>
            </w:r>
          </w:p>
          <w:p w:rsidR="00AD07E8" w:rsidRPr="008A3F56" w:rsidRDefault="00943C54" w:rsidP="00AD07E8">
            <w:pPr>
              <w:pStyle w:val="Corps"/>
              <w:spacing w:before="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PSRC</w:t>
            </w:r>
            <w:r w:rsidR="00AD07E8" w:rsidRPr="008A3F56">
              <w:rPr>
                <w:rFonts w:ascii="Arial" w:hAnsi="Arial" w:cs="Arial"/>
                <w:sz w:val="20"/>
                <w:lang w:val="en-GB"/>
              </w:rPr>
              <w:t>_CAPACITY:Integer</w:t>
            </w:r>
            <w:proofErr w:type="spellEnd"/>
            <w:r w:rsidR="00AD07E8" w:rsidRPr="008A3F56">
              <w:rPr>
                <w:rFonts w:ascii="Arial" w:hAnsi="Arial" w:cs="Arial"/>
                <w:sz w:val="20"/>
                <w:lang w:val="en-GB"/>
              </w:rPr>
              <w:t>;</w:t>
            </w:r>
          </w:p>
          <w:p w:rsidR="00AD07E8" w:rsidRPr="008A3F56" w:rsidRDefault="00943C54" w:rsidP="00AD07E8">
            <w:pPr>
              <w:pStyle w:val="Corps"/>
              <w:spacing w:before="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SSRC</w:t>
            </w:r>
            <w:r w:rsidR="00AD07E8" w:rsidRPr="008A3F56">
              <w:rPr>
                <w:rFonts w:ascii="Arial" w:hAnsi="Arial" w:cs="Arial"/>
                <w:sz w:val="20"/>
                <w:lang w:val="en-GB"/>
              </w:rPr>
              <w:t>_CAPACITY:Integer</w:t>
            </w:r>
            <w:proofErr w:type="spellEnd"/>
          </w:p>
          <w:p w:rsidR="00AB6955" w:rsidRDefault="00AD07E8" w:rsidP="00AD07E8">
            <w:pPr>
              <w:pStyle w:val="Corps"/>
              <w:spacing w:before="60" w:after="60"/>
              <w:ind w:left="0"/>
              <w:rPr>
                <w:rFonts w:ascii="Arial" w:hAnsi="Arial" w:cs="Arial"/>
                <w:sz w:val="20"/>
                <w:lang w:val="en-GB"/>
              </w:rPr>
            </w:pPr>
            <w:r w:rsidRPr="008A3F56">
              <w:rPr>
                <w:rFonts w:ascii="Arial" w:hAnsi="Arial" w:cs="Arial"/>
                <w:sz w:val="20"/>
                <w:lang w:val="en-GB"/>
              </w:rPr>
              <w:t xml:space="preserve"> ])</w:t>
            </w:r>
          </w:p>
        </w:tc>
        <w:tc>
          <w:tcPr>
            <w:tcW w:w="957" w:type="dxa"/>
          </w:tcPr>
          <w:p w:rsidR="00AB6955"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CP</w:t>
            </w:r>
          </w:p>
        </w:tc>
      </w:tr>
      <w:tr w:rsidR="00AB6955" w:rsidRPr="00BE3EA0" w:rsidTr="008A3F56">
        <w:tc>
          <w:tcPr>
            <w:tcW w:w="3085" w:type="dxa"/>
          </w:tcPr>
          <w:p w:rsidR="00AB6955" w:rsidRDefault="001C0F5E" w:rsidP="00AB6955">
            <w:pPr>
              <w:pStyle w:val="Corps"/>
              <w:spacing w:before="60" w:after="60"/>
              <w:ind w:left="0"/>
              <w:rPr>
                <w:rFonts w:ascii="Arial" w:hAnsi="Arial" w:cs="Arial"/>
                <w:sz w:val="20"/>
                <w:lang w:val="en-GB"/>
              </w:rPr>
            </w:pPr>
            <w:proofErr w:type="spellStart"/>
            <w:r w:rsidRPr="008A3F56">
              <w:rPr>
                <w:rFonts w:ascii="Arial" w:hAnsi="Arial" w:cs="Arial"/>
                <w:sz w:val="20"/>
                <w:lang w:val="en-GB"/>
              </w:rPr>
              <w:t>GS_NavigationMode</w:t>
            </w:r>
            <w:proofErr w:type="spellEnd"/>
            <w:r w:rsidRPr="008A3F56">
              <w:rPr>
                <w:rFonts w:ascii="Arial" w:hAnsi="Arial" w:cs="Arial"/>
                <w:sz w:val="20"/>
                <w:lang w:val="en-GB"/>
              </w:rPr>
              <w:t>({‘RP’,’A’})</w:t>
            </w:r>
          </w:p>
        </w:tc>
        <w:tc>
          <w:tcPr>
            <w:tcW w:w="1238" w:type="dxa"/>
          </w:tcPr>
          <w:p w:rsidR="00AB6955" w:rsidRDefault="00680299"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B6955" w:rsidRDefault="00AD07E8" w:rsidP="001C0F5E">
            <w:pPr>
              <w:pStyle w:val="Corps"/>
              <w:spacing w:before="60" w:after="60"/>
              <w:ind w:left="0"/>
              <w:rPr>
                <w:rFonts w:ascii="Arial" w:hAnsi="Arial" w:cs="Arial"/>
                <w:sz w:val="20"/>
                <w:lang w:val="en-GB"/>
              </w:rPr>
            </w:pPr>
            <w:r w:rsidRPr="008A3F56">
              <w:rPr>
                <w:rFonts w:ascii="Arial" w:hAnsi="Arial" w:cs="Arial"/>
                <w:sz w:val="20"/>
                <w:lang w:val="en-GB"/>
              </w:rPr>
              <w:t>AV_CP_LEDs(</w:t>
            </w:r>
            <w:proofErr w:type="spellStart"/>
            <w:r w:rsidRPr="008A3F56">
              <w:rPr>
                <w:rFonts w:ascii="Arial" w:hAnsi="Arial" w:cs="Arial"/>
                <w:sz w:val="20"/>
                <w:lang w:val="en-GB"/>
              </w:rPr>
              <w:t>bitarray</w:t>
            </w:r>
            <w:proofErr w:type="spellEnd"/>
            <w:r w:rsidRPr="008A3F56">
              <w:rPr>
                <w:rFonts w:ascii="Arial" w:hAnsi="Arial" w:cs="Arial"/>
                <w:sz w:val="20"/>
                <w:lang w:val="en-GB"/>
              </w:rPr>
              <w:t>[20])</w:t>
            </w:r>
          </w:p>
        </w:tc>
        <w:tc>
          <w:tcPr>
            <w:tcW w:w="957" w:type="dxa"/>
          </w:tcPr>
          <w:p w:rsidR="00AB6955"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CP</w:t>
            </w:r>
          </w:p>
        </w:tc>
      </w:tr>
      <w:tr w:rsidR="00AD07E8" w:rsidRPr="00BE3EA0" w:rsidTr="008A3F56">
        <w:tc>
          <w:tcPr>
            <w:tcW w:w="3085" w:type="dxa"/>
          </w:tcPr>
          <w:p w:rsidR="00AD07E8" w:rsidRDefault="00AD07E8" w:rsidP="00AB6955">
            <w:pPr>
              <w:pStyle w:val="Corps"/>
              <w:spacing w:before="60" w:after="60"/>
              <w:ind w:left="0"/>
              <w:rPr>
                <w:rFonts w:ascii="Arial" w:hAnsi="Arial" w:cs="Arial"/>
                <w:sz w:val="20"/>
                <w:lang w:val="en-GB"/>
              </w:rPr>
            </w:pPr>
            <w:proofErr w:type="spellStart"/>
            <w:r w:rsidRPr="008A3F56">
              <w:rPr>
                <w:rFonts w:ascii="Arial" w:hAnsi="Arial" w:cs="Arial"/>
                <w:sz w:val="20"/>
                <w:lang w:val="en-GB"/>
              </w:rPr>
              <w:t>GS_NavigationOption</w:t>
            </w:r>
            <w:proofErr w:type="spellEnd"/>
            <w:r w:rsidRPr="008A3F56">
              <w:rPr>
                <w:rFonts w:ascii="Arial" w:hAnsi="Arial" w:cs="Arial"/>
                <w:sz w:val="20"/>
                <w:lang w:val="en-GB"/>
              </w:rPr>
              <w:t>({‘SPEED’,’ENERGY’})</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8A3F56" w:rsidRDefault="00AD07E8" w:rsidP="00162F85">
            <w:pPr>
              <w:pStyle w:val="Corps"/>
              <w:spacing w:before="0"/>
              <w:ind w:left="0"/>
              <w:rPr>
                <w:rFonts w:ascii="Arial" w:hAnsi="Arial" w:cs="Arial"/>
                <w:sz w:val="20"/>
                <w:lang w:val="en-GB"/>
              </w:rPr>
            </w:pPr>
            <w:proofErr w:type="spellStart"/>
            <w:r w:rsidRPr="008A3F56">
              <w:rPr>
                <w:rFonts w:ascii="Arial" w:hAnsi="Arial" w:cs="Arial"/>
                <w:sz w:val="20"/>
                <w:lang w:val="en-GB"/>
              </w:rPr>
              <w:t>AV_MissionCompleted</w:t>
            </w:r>
            <w:proofErr w:type="spellEnd"/>
            <w:r w:rsidRPr="008A3F56">
              <w:rPr>
                <w:rFonts w:ascii="Arial" w:hAnsi="Arial" w:cs="Arial"/>
                <w:sz w:val="20"/>
                <w:lang w:val="en-GB"/>
              </w:rPr>
              <w:t>([</w:t>
            </w:r>
            <w:proofErr w:type="spellStart"/>
            <w:r w:rsidRPr="008A3F56">
              <w:rPr>
                <w:rFonts w:ascii="Arial" w:hAnsi="Arial" w:cs="Arial"/>
                <w:sz w:val="20"/>
                <w:lang w:val="en-GB"/>
              </w:rPr>
              <w:t>PRIMARY_SOURCE:Integer</w:t>
            </w:r>
            <w:proofErr w:type="spellEnd"/>
            <w:r w:rsidRPr="008A3F56">
              <w:rPr>
                <w:rFonts w:ascii="Arial" w:hAnsi="Arial" w:cs="Arial"/>
                <w:sz w:val="20"/>
                <w:lang w:val="en-GB"/>
              </w:rPr>
              <w:t>;</w:t>
            </w:r>
          </w:p>
          <w:p w:rsidR="00AD07E8" w:rsidRPr="008A3F56" w:rsidRDefault="00AD07E8" w:rsidP="00162F85">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SECONDARY_SOURCE:Integer</w:t>
            </w:r>
            <w:proofErr w:type="spellEnd"/>
            <w:r w:rsidRPr="008A3F56">
              <w:rPr>
                <w:rFonts w:ascii="Arial" w:hAnsi="Arial" w:cs="Arial"/>
                <w:sz w:val="20"/>
                <w:lang w:val="en-GB"/>
              </w:rPr>
              <w:t>;</w:t>
            </w:r>
          </w:p>
          <w:p w:rsidR="00AD07E8" w:rsidRPr="00230D5F" w:rsidRDefault="00AD07E8" w:rsidP="00162F85">
            <w:pPr>
              <w:pStyle w:val="Corps"/>
              <w:spacing w:before="60" w:after="60"/>
              <w:ind w:left="0"/>
              <w:rPr>
                <w:rFonts w:ascii="Arial" w:hAnsi="Arial" w:cs="Arial"/>
                <w:sz w:val="20"/>
                <w:lang w:val="en-GB"/>
              </w:rPr>
            </w:pPr>
            <w:r w:rsidRPr="008A3F56">
              <w:rPr>
                <w:rFonts w:ascii="Arial" w:hAnsi="Arial" w:cs="Arial"/>
                <w:sz w:val="20"/>
                <w:lang w:val="en-GB"/>
              </w:rPr>
              <w:t xml:space="preserve"> ])</w:t>
            </w:r>
          </w:p>
        </w:tc>
        <w:tc>
          <w:tcPr>
            <w:tcW w:w="957" w:type="dxa"/>
          </w:tcPr>
          <w:p w:rsidR="00AD07E8" w:rsidRPr="00230D5F"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GS</w:t>
            </w:r>
          </w:p>
        </w:tc>
      </w:tr>
      <w:tr w:rsidR="00AD07E8" w:rsidRPr="00BE3EA0" w:rsidTr="008A3F56">
        <w:tc>
          <w:tcPr>
            <w:tcW w:w="3085" w:type="dxa"/>
          </w:tcPr>
          <w:p w:rsidR="00AD07E8" w:rsidRPr="008A3F56" w:rsidRDefault="00AD07E8" w:rsidP="00AB6955">
            <w:pPr>
              <w:pStyle w:val="Corps"/>
              <w:spacing w:before="60" w:after="60"/>
              <w:ind w:left="0"/>
              <w:rPr>
                <w:rFonts w:ascii="Arial" w:hAnsi="Arial" w:cs="Arial"/>
                <w:sz w:val="20"/>
                <w:lang w:val="en-GB"/>
              </w:rPr>
            </w:pPr>
            <w:r w:rsidRPr="008A3F56">
              <w:rPr>
                <w:rFonts w:ascii="Arial" w:hAnsi="Arial" w:cs="Arial"/>
                <w:sz w:val="20"/>
                <w:lang w:val="en-GB"/>
              </w:rPr>
              <w:t>GS_GO</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230D5F" w:rsidRDefault="00AD07E8" w:rsidP="00D32820">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AD07E8" w:rsidRPr="008A3F56" w:rsidRDefault="00AD07E8" w:rsidP="00AB6955">
            <w:pPr>
              <w:pStyle w:val="Corps"/>
              <w:spacing w:before="60" w:after="60"/>
              <w:ind w:left="0"/>
              <w:rPr>
                <w:rFonts w:ascii="Arial" w:hAnsi="Arial" w:cs="Arial"/>
                <w:sz w:val="20"/>
                <w:lang w:val="en-GB"/>
              </w:rPr>
            </w:pPr>
            <w:proofErr w:type="spellStart"/>
            <w:r w:rsidRPr="008A3F56">
              <w:rPr>
                <w:rFonts w:ascii="Arial" w:hAnsi="Arial" w:cs="Arial"/>
                <w:sz w:val="20"/>
                <w:lang w:val="en-GB"/>
              </w:rPr>
              <w:t>GS_EmergencyLanding</w:t>
            </w:r>
            <w:proofErr w:type="spellEnd"/>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F221D8" w:rsidRDefault="00AD07E8" w:rsidP="00DE752A">
            <w:pPr>
              <w:pStyle w:val="Corps"/>
              <w:spacing w:before="0"/>
              <w:ind w:left="0"/>
              <w:rPr>
                <w:rFonts w:ascii="Arial" w:hAnsi="Arial" w:cs="Arial"/>
                <w:sz w:val="20"/>
                <w:lang w:val="en-GB"/>
              </w:rPr>
            </w:pPr>
            <w:proofErr w:type="spellStart"/>
            <w:r w:rsidRPr="008A3F56">
              <w:rPr>
                <w:rFonts w:ascii="Arial" w:hAnsi="Arial" w:cs="Arial"/>
                <w:sz w:val="20"/>
                <w:lang w:val="en-GB"/>
              </w:rPr>
              <w:t>AV_CP_Switches</w:t>
            </w:r>
            <w:proofErr w:type="spellEnd"/>
            <w:r w:rsidRPr="008A3F56">
              <w:rPr>
                <w:rFonts w:ascii="Arial" w:hAnsi="Arial" w:cs="Arial"/>
                <w:sz w:val="20"/>
                <w:lang w:val="en-GB"/>
              </w:rPr>
              <w:t>(</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[Power: Boolean;</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Mode: {‘RP’,’A’};</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Bay:{‘OPEN’,’CLOSED’};</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START:Boolean</w:t>
            </w:r>
            <w:proofErr w:type="spellEnd"/>
            <w:r w:rsidRPr="008A3F56">
              <w:rPr>
                <w:rFonts w:ascii="Arial" w:hAnsi="Arial" w:cs="Arial"/>
                <w:sz w:val="20"/>
                <w:lang w:val="en-GB"/>
              </w:rPr>
              <w:t>;</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Rotactor1:Integer;</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Rotactor2:Integer;}</w:t>
            </w:r>
          </w:p>
          <w:p w:rsidR="00AD07E8" w:rsidRPr="008A3F56" w:rsidRDefault="00AD07E8" w:rsidP="00DE752A">
            <w:pPr>
              <w:pStyle w:val="Corps"/>
              <w:spacing w:before="60" w:after="60"/>
              <w:ind w:left="0"/>
              <w:rPr>
                <w:rFonts w:ascii="Arial" w:hAnsi="Arial" w:cs="Arial"/>
                <w:sz w:val="20"/>
                <w:lang w:val="en-GB"/>
              </w:rPr>
            </w:pPr>
            <w:r w:rsidRPr="008A3F56">
              <w:rPr>
                <w:rFonts w:ascii="Arial" w:hAnsi="Arial" w:cs="Arial"/>
                <w:sz w:val="20"/>
                <w:lang w:val="en-GB"/>
              </w:rPr>
              <w:t>])</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CP</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AD07E8" w:rsidRPr="008A3F56" w:rsidRDefault="00AD07E8" w:rsidP="00DE752A">
            <w:pPr>
              <w:pStyle w:val="Corps"/>
              <w:spacing w:before="0"/>
              <w:ind w:left="0"/>
              <w:rPr>
                <w:rFonts w:ascii="Arial" w:hAnsi="Arial" w:cs="Arial"/>
                <w:sz w:val="20"/>
                <w:lang w:val="en-GB"/>
              </w:rPr>
            </w:pPr>
            <w:r>
              <w:rPr>
                <w:rFonts w:ascii="Arial" w:hAnsi="Arial" w:cs="Arial"/>
                <w:sz w:val="20"/>
                <w:lang w:val="en-GB"/>
              </w:rPr>
              <w:t xml:space="preserve">Analog signals from the three mechanical sensors (p, </w:t>
            </w:r>
            <w:proofErr w:type="spellStart"/>
            <w:r>
              <w:rPr>
                <w:rFonts w:ascii="Arial" w:hAnsi="Arial" w:cs="Arial"/>
                <w:sz w:val="20"/>
                <w:lang w:val="en-GB"/>
              </w:rPr>
              <w:t>pdot</w:t>
            </w:r>
            <w:proofErr w:type="spellEnd"/>
            <w:r>
              <w:rPr>
                <w:rFonts w:ascii="Arial" w:hAnsi="Arial" w:cs="Arial"/>
                <w:sz w:val="20"/>
                <w:lang w:val="en-GB"/>
              </w:rPr>
              <w:t>, q)</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AV</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bl>
    <w:p w:rsidR="00AB6955" w:rsidRDefault="00AB6955" w:rsidP="00AB6955">
      <w:pPr>
        <w:pStyle w:val="Heading5"/>
        <w:rPr>
          <w:lang w:val="en-GB"/>
        </w:rPr>
      </w:pPr>
      <w:r>
        <w:rPr>
          <w:lang w:val="en-GB"/>
        </w:rPr>
        <w:t>Design Rational</w:t>
      </w:r>
    </w:p>
    <w:p w:rsidR="00AB6955" w:rsidRDefault="006816DF" w:rsidP="00AB6955">
      <w:pPr>
        <w:pStyle w:val="Corps"/>
        <w:rPr>
          <w:lang w:val="en-GB"/>
        </w:rPr>
      </w:pPr>
      <w:r>
        <w:rPr>
          <w:lang w:val="en-GB"/>
        </w:rPr>
        <w:t>The use case abstracts the protocol of the data link with the ground station.</w:t>
      </w:r>
    </w:p>
    <w:p w:rsidR="006816DF" w:rsidRDefault="006816DF" w:rsidP="00AB6955">
      <w:pPr>
        <w:pStyle w:val="Corps"/>
        <w:rPr>
          <w:lang w:val="en-GB"/>
        </w:rPr>
      </w:pPr>
      <w:r>
        <w:rPr>
          <w:lang w:val="en-GB"/>
        </w:rPr>
        <w:t xml:space="preserve">The link may fail, but </w:t>
      </w:r>
      <w:r w:rsidR="00F9484C">
        <w:rPr>
          <w:lang w:val="en-GB"/>
        </w:rPr>
        <w:t xml:space="preserve">there is no message loss </w:t>
      </w:r>
      <w:r>
        <w:rPr>
          <w:lang w:val="en-GB"/>
        </w:rPr>
        <w:t>when it works. Communications are event-driven (</w:t>
      </w:r>
      <w:r w:rsidR="00043C1E">
        <w:rPr>
          <w:lang w:val="en-GB"/>
        </w:rPr>
        <w:t xml:space="preserve">i.e. </w:t>
      </w:r>
      <w:r>
        <w:rPr>
          <w:lang w:val="en-GB"/>
        </w:rPr>
        <w:t>on demand, not periodic) with message queuing at both ends (asynchronous communications).</w:t>
      </w:r>
    </w:p>
    <w:p w:rsidR="00AB6955" w:rsidRDefault="00AB6955" w:rsidP="00AB6955">
      <w:pPr>
        <w:pStyle w:val="Heading5"/>
        <w:rPr>
          <w:lang w:val="en-GB"/>
        </w:rPr>
      </w:pPr>
      <w:r>
        <w:rPr>
          <w:lang w:val="en-GB"/>
        </w:rPr>
        <w:lastRenderedPageBreak/>
        <w:t>Declarative part</w:t>
      </w:r>
    </w:p>
    <w:p w:rsidR="00850277" w:rsidRPr="00850277" w:rsidRDefault="00850277" w:rsidP="00850277">
      <w:pPr>
        <w:pStyle w:val="Heading6"/>
        <w:rPr>
          <w:lang w:val="en-GB"/>
        </w:rPr>
      </w:pPr>
      <w:r>
        <w:rPr>
          <w:lang w:val="en-GB"/>
        </w:rPr>
        <w:t>Assumptions</w:t>
      </w:r>
    </w:p>
    <w:p w:rsidR="00AB6955" w:rsidRDefault="00850277" w:rsidP="0094001A">
      <w:pPr>
        <w:pStyle w:val="Corps"/>
        <w:numPr>
          <w:ilvl w:val="0"/>
          <w:numId w:val="62"/>
        </w:numPr>
        <w:spacing w:before="120"/>
        <w:ind w:hanging="357"/>
        <w:rPr>
          <w:lang w:val="en-GB"/>
        </w:rPr>
      </w:pPr>
      <w:r>
        <w:rPr>
          <w:lang w:val="en-GB"/>
        </w:rPr>
        <w:t xml:space="preserve">The data-link is not a </w:t>
      </w:r>
      <w:proofErr w:type="spellStart"/>
      <w:r>
        <w:rPr>
          <w:lang w:val="en-GB"/>
        </w:rPr>
        <w:t>lossy</w:t>
      </w:r>
      <w:proofErr w:type="spellEnd"/>
      <w:r>
        <w:rPr>
          <w:lang w:val="en-GB"/>
        </w:rPr>
        <w:t xml:space="preserve"> channel,</w:t>
      </w:r>
    </w:p>
    <w:p w:rsidR="00850277" w:rsidRDefault="00850277" w:rsidP="0094001A">
      <w:pPr>
        <w:pStyle w:val="Corps"/>
        <w:numPr>
          <w:ilvl w:val="0"/>
          <w:numId w:val="62"/>
        </w:numPr>
        <w:spacing w:before="120"/>
        <w:ind w:hanging="357"/>
        <w:rPr>
          <w:lang w:val="en-GB"/>
        </w:rPr>
      </w:pPr>
      <w:r>
        <w:rPr>
          <w:lang w:val="en-GB"/>
        </w:rPr>
        <w:t>Communication latencies are bounded (2s),</w:t>
      </w:r>
    </w:p>
    <w:p w:rsidR="00850277" w:rsidRDefault="00850277" w:rsidP="0094001A">
      <w:pPr>
        <w:pStyle w:val="Corps"/>
        <w:numPr>
          <w:ilvl w:val="0"/>
          <w:numId w:val="62"/>
        </w:numPr>
        <w:spacing w:before="120"/>
        <w:ind w:hanging="357"/>
        <w:rPr>
          <w:lang w:val="en-GB"/>
        </w:rPr>
      </w:pPr>
      <w:r>
        <w:rPr>
          <w:lang w:val="en-GB"/>
        </w:rPr>
        <w:t>Tra</w:t>
      </w:r>
      <w:r w:rsidR="00E02888">
        <w:rPr>
          <w:lang w:val="en-GB"/>
        </w:rPr>
        <w:t>nsfer preserves integrity of</w:t>
      </w:r>
      <w:r>
        <w:rPr>
          <w:lang w:val="en-GB"/>
        </w:rPr>
        <w:t xml:space="preserve"> content</w:t>
      </w:r>
      <w:r w:rsidR="00E02888">
        <w:rPr>
          <w:lang w:val="en-GB"/>
        </w:rPr>
        <w:t>s</w:t>
      </w:r>
      <w:r>
        <w:rPr>
          <w:lang w:val="en-GB"/>
        </w:rPr>
        <w:t xml:space="preserve"> (error</w:t>
      </w:r>
      <w:r w:rsidR="001D4319">
        <w:rPr>
          <w:lang w:val="en-GB"/>
        </w:rPr>
        <w:t xml:space="preserve"> correcting code</w:t>
      </w:r>
      <w:r w:rsidR="00E02888">
        <w:rPr>
          <w:lang w:val="en-GB"/>
        </w:rPr>
        <w:t>s – no security aspects</w:t>
      </w:r>
      <w:r w:rsidR="001D4319">
        <w:rPr>
          <w:lang w:val="en-GB"/>
        </w:rPr>
        <w:t>)</w:t>
      </w:r>
    </w:p>
    <w:p w:rsidR="00515410" w:rsidRDefault="00515410" w:rsidP="0094001A">
      <w:pPr>
        <w:pStyle w:val="Corps"/>
        <w:numPr>
          <w:ilvl w:val="0"/>
          <w:numId w:val="62"/>
        </w:numPr>
        <w:spacing w:before="120"/>
        <w:ind w:hanging="357"/>
        <w:rPr>
          <w:lang w:val="en-GB"/>
        </w:rPr>
      </w:pPr>
      <w:r>
        <w:rPr>
          <w:lang w:val="en-GB"/>
        </w:rPr>
        <w:t>The hardwired links with the mechanical sensors can’t fail</w:t>
      </w:r>
    </w:p>
    <w:p w:rsidR="00850277" w:rsidRDefault="00850277" w:rsidP="00850277">
      <w:pPr>
        <w:pStyle w:val="Heading6"/>
        <w:rPr>
          <w:lang w:val="en-GB"/>
        </w:rPr>
      </w:pPr>
      <w:r>
        <w:rPr>
          <w:lang w:val="en-GB"/>
        </w:rPr>
        <w:t>Guarantees</w:t>
      </w:r>
    </w:p>
    <w:p w:rsidR="00850277" w:rsidRPr="00850277" w:rsidRDefault="00515410" w:rsidP="00E02888">
      <w:pPr>
        <w:pStyle w:val="Corps"/>
        <w:ind w:firstLine="425"/>
        <w:rPr>
          <w:lang w:val="en-GB"/>
        </w:rPr>
      </w:pPr>
      <w:r>
        <w:rPr>
          <w:lang w:val="en-GB"/>
        </w:rPr>
        <w:t>That of the assumptions (integrity, no loss, bounded delay),</w:t>
      </w:r>
    </w:p>
    <w:p w:rsidR="00AB6955" w:rsidRDefault="00AB6955" w:rsidP="00AB6955">
      <w:pPr>
        <w:pStyle w:val="Heading5"/>
        <w:rPr>
          <w:lang w:val="en-GB"/>
        </w:rPr>
      </w:pPr>
      <w:r>
        <w:rPr>
          <w:lang w:val="en-GB"/>
        </w:rPr>
        <w:t>Constructive part</w:t>
      </w:r>
    </w:p>
    <w:p w:rsidR="00AB6955" w:rsidRDefault="00680299" w:rsidP="00AB6955">
      <w:pPr>
        <w:pStyle w:val="Corps"/>
        <w:rPr>
          <w:lang w:val="en-GB"/>
        </w:rPr>
      </w:pPr>
      <w:r>
        <w:rPr>
          <w:lang w:val="en-GB"/>
        </w:rPr>
        <w:t xml:space="preserve">F_PT.F_CM ensures </w:t>
      </w:r>
      <w:r w:rsidR="00E02888">
        <w:rPr>
          <w:lang w:val="en-GB"/>
        </w:rPr>
        <w:t xml:space="preserve">µXAV’s </w:t>
      </w:r>
      <w:proofErr w:type="gramStart"/>
      <w:r>
        <w:rPr>
          <w:lang w:val="en-GB"/>
        </w:rPr>
        <w:t>send</w:t>
      </w:r>
      <w:proofErr w:type="gramEnd"/>
      <w:r>
        <w:rPr>
          <w:lang w:val="en-GB"/>
        </w:rPr>
        <w:t xml:space="preserve"> and receive operations, in conformance to grouping of data into messages (see Interface).</w:t>
      </w:r>
    </w:p>
    <w:p w:rsidR="00680299" w:rsidRDefault="00680299" w:rsidP="00AB6955">
      <w:pPr>
        <w:pStyle w:val="Corps"/>
        <w:rPr>
          <w:lang w:val="en-GB"/>
        </w:rPr>
      </w:pPr>
      <w:r>
        <w:rPr>
          <w:lang w:val="en-GB"/>
        </w:rPr>
        <w:t>It also performs the digital encoding</w:t>
      </w:r>
      <w:r w:rsidR="00515410">
        <w:rPr>
          <w:lang w:val="en-GB"/>
        </w:rPr>
        <w:t xml:space="preserve"> of the </w:t>
      </w:r>
      <w:r w:rsidR="00D50DCB">
        <w:rPr>
          <w:lang w:val="en-GB"/>
        </w:rPr>
        <w:t xml:space="preserve">sensors’ </w:t>
      </w:r>
      <w:proofErr w:type="spellStart"/>
      <w:r w:rsidR="00515410">
        <w:rPr>
          <w:lang w:val="en-GB"/>
        </w:rPr>
        <w:t>analog</w:t>
      </w:r>
      <w:proofErr w:type="spellEnd"/>
      <w:r w:rsidR="00515410">
        <w:rPr>
          <w:lang w:val="en-GB"/>
        </w:rPr>
        <w:t xml:space="preserve"> values.</w:t>
      </w:r>
    </w:p>
    <w:p w:rsidR="009C48DB" w:rsidRDefault="007A1EAB" w:rsidP="007A1EAB">
      <w:pPr>
        <w:pStyle w:val="Corps"/>
        <w:rPr>
          <w:lang w:val="en-GB"/>
        </w:rPr>
      </w:pPr>
      <w:r>
        <w:rPr>
          <w:lang w:val="en-GB"/>
        </w:rPr>
        <w:t xml:space="preserve">These data are made available for, or read from, F_PT, F_EL, </w:t>
      </w:r>
      <w:proofErr w:type="gramStart"/>
      <w:r>
        <w:rPr>
          <w:lang w:val="en-GB"/>
        </w:rPr>
        <w:t>F</w:t>
      </w:r>
      <w:proofErr w:type="gramEnd"/>
      <w:r>
        <w:rPr>
          <w:lang w:val="en-GB"/>
        </w:rPr>
        <w:t xml:space="preserve">_HM. </w:t>
      </w:r>
    </w:p>
    <w:p w:rsidR="007A1EAB" w:rsidRDefault="007A1EAB" w:rsidP="007A1EAB">
      <w:pPr>
        <w:pStyle w:val="Corps"/>
        <w:rPr>
          <w:lang w:val="en-GB"/>
        </w:rPr>
      </w:pPr>
      <w:r>
        <w:rPr>
          <w:lang w:val="en-GB"/>
        </w:rPr>
        <w:t>F_EL uses only the mechanical sensors</w:t>
      </w:r>
      <w:r w:rsidR="009C48DB">
        <w:rPr>
          <w:lang w:val="en-GB"/>
        </w:rPr>
        <w:t>.</w:t>
      </w:r>
      <w:r>
        <w:rPr>
          <w:lang w:val="en-GB"/>
        </w:rPr>
        <w:t xml:space="preserve"> </w:t>
      </w:r>
      <w:r w:rsidR="009C48DB">
        <w:rPr>
          <w:lang w:val="en-GB"/>
        </w:rPr>
        <w:t>It</w:t>
      </w:r>
      <w:r>
        <w:rPr>
          <w:lang w:val="en-GB"/>
        </w:rPr>
        <w:t xml:space="preserve"> sends no information.</w:t>
      </w:r>
    </w:p>
    <w:p w:rsidR="00515410" w:rsidRPr="008A3F56" w:rsidRDefault="00B72492" w:rsidP="00B72492">
      <w:pPr>
        <w:pStyle w:val="Corps"/>
        <w:spacing w:before="0"/>
        <w:rPr>
          <w:rFonts w:ascii="Arial" w:hAnsi="Arial" w:cs="Arial"/>
          <w:sz w:val="20"/>
          <w:lang w:val="en-GB"/>
        </w:rPr>
      </w:pPr>
      <w:r>
        <w:rPr>
          <w:lang w:val="en-GB"/>
        </w:rPr>
        <w:t>In case of transitioning from F_PT to F_EL, m</w:t>
      </w:r>
      <w:r w:rsidR="00515410">
        <w:rPr>
          <w:lang w:val="en-GB"/>
        </w:rPr>
        <w:t xml:space="preserve">essage </w:t>
      </w:r>
      <w:proofErr w:type="spellStart"/>
      <w:r w:rsidR="00515410" w:rsidRPr="008A3F56">
        <w:rPr>
          <w:rFonts w:ascii="Arial" w:hAnsi="Arial" w:cs="Arial"/>
          <w:sz w:val="20"/>
          <w:lang w:val="en-GB"/>
        </w:rPr>
        <w:t>AV_MissionCompleted</w:t>
      </w:r>
      <w:proofErr w:type="spellEnd"/>
      <w:r w:rsidR="00515410">
        <w:rPr>
          <w:rFonts w:ascii="Arial" w:hAnsi="Arial" w:cs="Arial"/>
          <w:sz w:val="20"/>
          <w:lang w:val="en-GB"/>
        </w:rPr>
        <w:t xml:space="preserve"> </w:t>
      </w:r>
      <w:r>
        <w:rPr>
          <w:lang w:val="en-GB"/>
        </w:rPr>
        <w:t>is sent just before entering F_EL. F_EL is not considered as another phase of the mission, but as termination of the mission in a few seconds (~ [20s, 40s]).</w:t>
      </w:r>
    </w:p>
    <w:p w:rsidR="009158D3" w:rsidRDefault="003E71F3">
      <w:pPr>
        <w:pStyle w:val="Heading3"/>
        <w:rPr>
          <w:lang w:val="en-GB"/>
        </w:rPr>
      </w:pPr>
      <w:bookmarkStart w:id="65" w:name="_Toc462179278"/>
      <w:r>
        <w:rPr>
          <w:lang w:val="en-GB"/>
        </w:rPr>
        <w:t>Emergency Landing</w:t>
      </w:r>
      <w:bookmarkEnd w:id="65"/>
      <w:r w:rsidR="005C7EA3">
        <w:rPr>
          <w:lang w:val="en-GB"/>
        </w:rPr>
        <w:t xml:space="preserve"> </w:t>
      </w:r>
    </w:p>
    <w:p w:rsidR="007C2648" w:rsidRDefault="009A3913">
      <w:pPr>
        <w:pStyle w:val="Corps"/>
        <w:spacing w:before="0"/>
        <w:rPr>
          <w:lang w:val="en-GB"/>
        </w:rPr>
      </w:pPr>
      <w:r>
        <w:rPr>
          <w:lang w:val="en-GB"/>
        </w:rPr>
        <w:t>F_EL is a</w:t>
      </w:r>
      <w:r w:rsidR="00EC5144">
        <w:rPr>
          <w:lang w:val="en-GB"/>
        </w:rPr>
        <w:t xml:space="preserve">lso named “hard landing”. </w:t>
      </w:r>
    </w:p>
    <w:p w:rsidR="009158D3" w:rsidRDefault="008D40B3">
      <w:pPr>
        <w:pStyle w:val="Corps"/>
        <w:spacing w:before="0"/>
        <w:rPr>
          <w:lang w:val="en-GB"/>
        </w:rPr>
      </w:pPr>
      <w:r>
        <w:rPr>
          <w:lang w:val="en-GB"/>
        </w:rPr>
        <w:t>It has to be r</w:t>
      </w:r>
      <w:r w:rsidR="00EC5144">
        <w:rPr>
          <w:lang w:val="en-GB"/>
        </w:rPr>
        <w:t xml:space="preserve">obust </w:t>
      </w:r>
      <w:r w:rsidR="00DA7944">
        <w:rPr>
          <w:lang w:val="en-GB"/>
        </w:rPr>
        <w:t>to complete loss of elect</w:t>
      </w:r>
      <w:r w:rsidR="00EC5144">
        <w:rPr>
          <w:lang w:val="en-GB"/>
        </w:rPr>
        <w:t>rical power, through exclusive</w:t>
      </w:r>
      <w:r w:rsidR="00DA7944">
        <w:rPr>
          <w:lang w:val="en-GB"/>
        </w:rPr>
        <w:t xml:space="preserve"> use of braking actions. </w:t>
      </w:r>
    </w:p>
    <w:p w:rsidR="009158D3" w:rsidRDefault="008D40B3">
      <w:pPr>
        <w:pStyle w:val="Corps"/>
        <w:spacing w:before="0"/>
        <w:rPr>
          <w:lang w:val="en-GB"/>
        </w:rPr>
      </w:pPr>
      <w:r>
        <w:rPr>
          <w:lang w:val="en-GB"/>
        </w:rPr>
        <w:t>AV’s f</w:t>
      </w:r>
      <w:r w:rsidR="00DA7944">
        <w:rPr>
          <w:lang w:val="en-GB"/>
        </w:rPr>
        <w:t xml:space="preserve">inal position may not satisfy p=0, deceleration may be excessive, with possible impact on </w:t>
      </w:r>
      <w:r>
        <w:rPr>
          <w:lang w:val="en-GB"/>
        </w:rPr>
        <w:t xml:space="preserve">the </w:t>
      </w:r>
      <w:r w:rsidR="00DA7944">
        <w:rPr>
          <w:lang w:val="en-GB"/>
        </w:rPr>
        <w:t xml:space="preserve">payload and </w:t>
      </w:r>
      <w:r w:rsidR="00EC5144">
        <w:rPr>
          <w:lang w:val="en-GB"/>
        </w:rPr>
        <w:t>AV</w:t>
      </w:r>
      <w:r>
        <w:rPr>
          <w:lang w:val="en-GB"/>
        </w:rPr>
        <w:t xml:space="preserve">’s </w:t>
      </w:r>
      <w:r w:rsidR="007C2648">
        <w:rPr>
          <w:lang w:val="en-GB"/>
        </w:rPr>
        <w:t xml:space="preserve">airworthiness </w:t>
      </w:r>
      <w:r>
        <w:rPr>
          <w:lang w:val="en-GB"/>
        </w:rPr>
        <w:t>potential</w:t>
      </w:r>
      <w:r w:rsidR="00DA7944">
        <w:rPr>
          <w:lang w:val="en-GB"/>
        </w:rPr>
        <w:t>.</w:t>
      </w:r>
    </w:p>
    <w:p w:rsidR="009158D3" w:rsidRDefault="005F3D48" w:rsidP="00EC5144">
      <w:pPr>
        <w:pStyle w:val="Heading4"/>
        <w:rPr>
          <w:lang w:val="en-GB"/>
        </w:rPr>
      </w:pPr>
      <w:r>
        <w:rPr>
          <w:lang w:val="en-GB"/>
        </w:rPr>
        <w:t>Design Rational</w:t>
      </w:r>
    </w:p>
    <w:p w:rsidR="009158D3" w:rsidRDefault="00501C7A">
      <w:pPr>
        <w:pStyle w:val="Corps"/>
        <w:rPr>
          <w:lang w:val="en-GB"/>
        </w:rPr>
      </w:pPr>
      <w:r>
        <w:rPr>
          <w:lang w:val="en-GB"/>
        </w:rPr>
        <w:t>F_EL degrades AV’</w:t>
      </w:r>
      <w:r w:rsidR="002F5EBB">
        <w:rPr>
          <w:lang w:val="en-GB"/>
        </w:rPr>
        <w:t xml:space="preserve">s </w:t>
      </w:r>
      <w:r w:rsidR="00214BF4">
        <w:rPr>
          <w:lang w:val="en-GB"/>
        </w:rPr>
        <w:t xml:space="preserve">mechanical </w:t>
      </w:r>
      <w:r w:rsidR="002F5EBB">
        <w:rPr>
          <w:lang w:val="en-GB"/>
        </w:rPr>
        <w:t>energy</w:t>
      </w:r>
      <w:r w:rsidR="00214BF4">
        <w:rPr>
          <w:lang w:val="en-GB"/>
        </w:rPr>
        <w:t xml:space="preserve"> (kinetic and potential)</w:t>
      </w:r>
      <w:r w:rsidR="002F5EBB">
        <w:rPr>
          <w:lang w:val="en-GB"/>
        </w:rPr>
        <w:t xml:space="preserve"> as quickly as possible to </w:t>
      </w:r>
      <w:r w:rsidR="00754A33">
        <w:rPr>
          <w:lang w:val="en-GB"/>
        </w:rPr>
        <w:t>zero altitude and zero motion</w:t>
      </w:r>
      <w:r w:rsidR="002F5EBB">
        <w:rPr>
          <w:lang w:val="en-GB"/>
        </w:rPr>
        <w:t>.</w:t>
      </w:r>
    </w:p>
    <w:p w:rsidR="00716733" w:rsidRDefault="00501C7A">
      <w:pPr>
        <w:pStyle w:val="Corps"/>
        <w:spacing w:before="60"/>
        <w:rPr>
          <w:lang w:val="en-GB"/>
        </w:rPr>
      </w:pPr>
      <w:r>
        <w:rPr>
          <w:lang w:val="en-GB"/>
        </w:rPr>
        <w:t xml:space="preserve">F_EL </w:t>
      </w:r>
      <w:r w:rsidR="00754A33">
        <w:rPr>
          <w:lang w:val="en-GB"/>
        </w:rPr>
        <w:t xml:space="preserve">may </w:t>
      </w:r>
      <w:r>
        <w:rPr>
          <w:lang w:val="en-GB"/>
        </w:rPr>
        <w:t>be</w:t>
      </w:r>
      <w:r w:rsidR="00BC557A">
        <w:rPr>
          <w:lang w:val="en-GB"/>
        </w:rPr>
        <w:t xml:space="preserve"> triggered by the three systems</w:t>
      </w:r>
      <w:r>
        <w:rPr>
          <w:lang w:val="en-GB"/>
        </w:rPr>
        <w:t xml:space="preserve"> MMS, EPS and HBS</w:t>
      </w:r>
      <w:r w:rsidR="00BC557A">
        <w:rPr>
          <w:lang w:val="en-GB"/>
        </w:rPr>
        <w:t xml:space="preserve"> </w:t>
      </w:r>
      <w:r w:rsidR="00716733">
        <w:rPr>
          <w:lang w:val="en-GB"/>
        </w:rPr>
        <w:t>(</w:t>
      </w:r>
      <w:r w:rsidR="00BC557A">
        <w:rPr>
          <w:lang w:val="en-GB"/>
        </w:rPr>
        <w:t>depending on the breakdowns</w:t>
      </w:r>
      <w:r w:rsidR="00716733">
        <w:rPr>
          <w:lang w:val="en-GB"/>
        </w:rPr>
        <w:t xml:space="preserve"> or violent gusts)</w:t>
      </w:r>
      <w:r w:rsidR="00BC557A">
        <w:rPr>
          <w:lang w:val="en-GB"/>
        </w:rPr>
        <w:t>, but by only one of them at a given time</w:t>
      </w:r>
      <w:r>
        <w:rPr>
          <w:lang w:val="en-GB"/>
        </w:rPr>
        <w:t xml:space="preserve">. </w:t>
      </w:r>
      <w:r w:rsidR="00BC557A">
        <w:rPr>
          <w:lang w:val="en-GB"/>
        </w:rPr>
        <w:t xml:space="preserve">To this end the three systems </w:t>
      </w:r>
      <w:r>
        <w:rPr>
          <w:lang w:val="en-GB"/>
        </w:rPr>
        <w:t xml:space="preserve">receive the </w:t>
      </w:r>
      <w:proofErr w:type="spellStart"/>
      <w:r>
        <w:rPr>
          <w:lang w:val="en-GB"/>
        </w:rPr>
        <w:t>analog</w:t>
      </w:r>
      <w:proofErr w:type="spellEnd"/>
      <w:r>
        <w:rPr>
          <w:lang w:val="en-GB"/>
        </w:rPr>
        <w:t xml:space="preserve"> </w:t>
      </w:r>
      <w:r w:rsidR="002F5EBB">
        <w:rPr>
          <w:lang w:val="en-GB"/>
        </w:rPr>
        <w:t>and digital</w:t>
      </w:r>
      <w:r>
        <w:rPr>
          <w:lang w:val="en-GB"/>
        </w:rPr>
        <w:t xml:space="preserve"> value</w:t>
      </w:r>
      <w:r w:rsidR="00754A33">
        <w:rPr>
          <w:lang w:val="en-GB"/>
        </w:rPr>
        <w:t>s</w:t>
      </w:r>
      <w:r>
        <w:rPr>
          <w:lang w:val="en-GB"/>
        </w:rPr>
        <w:t xml:space="preserve"> of </w:t>
      </w:r>
      <w:r w:rsidR="006B6EF3">
        <w:rPr>
          <w:lang w:val="en-GB"/>
        </w:rPr>
        <w:t>AV</w:t>
      </w:r>
      <w:r w:rsidR="00BC557A">
        <w:rPr>
          <w:lang w:val="en-GB"/>
        </w:rPr>
        <w:t>’s state vector</w:t>
      </w:r>
      <w:r w:rsidR="00020624">
        <w:rPr>
          <w:lang w:val="en-GB"/>
        </w:rPr>
        <w:t xml:space="preserve"> (p, </w:t>
      </w:r>
      <w:proofErr w:type="spellStart"/>
      <w:r w:rsidR="00020624">
        <w:rPr>
          <w:lang w:val="en-GB"/>
        </w:rPr>
        <w:t>pdot</w:t>
      </w:r>
      <w:proofErr w:type="spellEnd"/>
      <w:r w:rsidR="00020624">
        <w:rPr>
          <w:lang w:val="en-GB"/>
        </w:rPr>
        <w:t xml:space="preserve">, </w:t>
      </w:r>
      <w:proofErr w:type="gramStart"/>
      <w:r w:rsidR="00020624">
        <w:rPr>
          <w:lang w:val="en-GB"/>
        </w:rPr>
        <w:t>q</w:t>
      </w:r>
      <w:proofErr w:type="gramEnd"/>
      <w:r w:rsidR="00020624">
        <w:rPr>
          <w:lang w:val="en-GB"/>
        </w:rPr>
        <w:t xml:space="preserve">, </w:t>
      </w:r>
      <w:proofErr w:type="spellStart"/>
      <w:r w:rsidR="00020624">
        <w:rPr>
          <w:lang w:val="en-GB"/>
        </w:rPr>
        <w:t>qdot</w:t>
      </w:r>
      <w:proofErr w:type="spellEnd"/>
      <w:r w:rsidR="00020624">
        <w:rPr>
          <w:lang w:val="en-GB"/>
        </w:rPr>
        <w:t>)</w:t>
      </w:r>
      <w:r w:rsidR="00BC557A">
        <w:rPr>
          <w:lang w:val="en-GB"/>
        </w:rPr>
        <w:t xml:space="preserve"> to check if it stays</w:t>
      </w:r>
      <w:r w:rsidR="006B6EF3">
        <w:rPr>
          <w:lang w:val="en-GB"/>
        </w:rPr>
        <w:t xml:space="preserve"> in </w:t>
      </w:r>
      <w:r w:rsidR="00BC557A">
        <w:rPr>
          <w:lang w:val="en-GB"/>
        </w:rPr>
        <w:t>its</w:t>
      </w:r>
      <w:r w:rsidR="009A6CC1">
        <w:rPr>
          <w:lang w:val="en-GB"/>
        </w:rPr>
        <w:t xml:space="preserve"> safety</w:t>
      </w:r>
      <w:r w:rsidR="002F5EBB">
        <w:rPr>
          <w:lang w:val="en-GB"/>
        </w:rPr>
        <w:t>-domain</w:t>
      </w:r>
      <w:r w:rsidR="009A6CC1">
        <w:rPr>
          <w:lang w:val="en-GB"/>
        </w:rPr>
        <w:t xml:space="preserve">. </w:t>
      </w:r>
      <w:r w:rsidR="00716733">
        <w:rPr>
          <w:lang w:val="en-GB"/>
        </w:rPr>
        <w:t xml:space="preserve">This hot redundancy is necessitated by </w:t>
      </w:r>
      <w:r w:rsidR="00020624">
        <w:rPr>
          <w:lang w:val="en-GB"/>
        </w:rPr>
        <w:t>seamless</w:t>
      </w:r>
      <w:r w:rsidR="00716733">
        <w:rPr>
          <w:lang w:val="en-GB"/>
        </w:rPr>
        <w:t xml:space="preserve"> FDIR transients</w:t>
      </w:r>
      <w:r w:rsidR="00925B17">
        <w:rPr>
          <w:lang w:val="en-GB"/>
        </w:rPr>
        <w:t xml:space="preserve"> of AV’s dynamics</w:t>
      </w:r>
      <w:r w:rsidR="00716733">
        <w:rPr>
          <w:lang w:val="en-GB"/>
        </w:rPr>
        <w:t>.</w:t>
      </w:r>
    </w:p>
    <w:p w:rsidR="00925B17" w:rsidRDefault="00320720">
      <w:pPr>
        <w:pStyle w:val="Corps"/>
        <w:spacing w:before="60"/>
        <w:rPr>
          <w:lang w:val="en-GB"/>
        </w:rPr>
      </w:pPr>
      <w:r>
        <w:rPr>
          <w:lang w:val="en-GB"/>
        </w:rPr>
        <w:t>As emergency landing is irreversible, t</w:t>
      </w:r>
      <w:r w:rsidR="00BC557A">
        <w:rPr>
          <w:lang w:val="en-GB"/>
        </w:rPr>
        <w:t xml:space="preserve">he three systems cross-check their respective assessments, a 2-over-3 </w:t>
      </w:r>
      <w:r w:rsidR="009A6CC1">
        <w:rPr>
          <w:lang w:val="en-GB"/>
        </w:rPr>
        <w:t xml:space="preserve">consolidation logic is applied </w:t>
      </w:r>
      <w:r w:rsidR="00BC557A">
        <w:rPr>
          <w:lang w:val="en-GB"/>
        </w:rPr>
        <w:t>when all systems are up. When only two are</w:t>
      </w:r>
      <w:r w:rsidR="00925B17">
        <w:rPr>
          <w:lang w:val="en-GB"/>
        </w:rPr>
        <w:t xml:space="preserve"> up</w:t>
      </w:r>
      <w:r>
        <w:rPr>
          <w:lang w:val="en-GB"/>
        </w:rPr>
        <w:t>,</w:t>
      </w:r>
      <w:r w:rsidR="00BC557A">
        <w:rPr>
          <w:lang w:val="en-GB"/>
        </w:rPr>
        <w:t xml:space="preserve"> the master decides (</w:t>
      </w:r>
      <w:r w:rsidR="00925B17">
        <w:rPr>
          <w:lang w:val="en-GB"/>
        </w:rPr>
        <w:t xml:space="preserve">priorities: </w:t>
      </w:r>
      <w:r w:rsidR="00BC557A">
        <w:rPr>
          <w:lang w:val="en-GB"/>
        </w:rPr>
        <w:t xml:space="preserve">MMS &gt; EPS &gt; HBS). </w:t>
      </w:r>
    </w:p>
    <w:p w:rsidR="009158D3" w:rsidRDefault="00BC557A">
      <w:pPr>
        <w:pStyle w:val="Corps"/>
        <w:spacing w:before="60"/>
        <w:rPr>
          <w:lang w:val="en-GB"/>
        </w:rPr>
      </w:pPr>
      <w:r>
        <w:rPr>
          <w:lang w:val="en-GB"/>
        </w:rPr>
        <w:t>For instance</w:t>
      </w:r>
      <w:r w:rsidR="00925B17">
        <w:rPr>
          <w:lang w:val="en-GB"/>
        </w:rPr>
        <w:t>,</w:t>
      </w:r>
      <w:r>
        <w:rPr>
          <w:lang w:val="en-GB"/>
        </w:rPr>
        <w:t xml:space="preserve"> </w:t>
      </w:r>
      <w:r w:rsidR="00320720">
        <w:rPr>
          <w:lang w:val="en-GB"/>
        </w:rPr>
        <w:t>if MMS is down while</w:t>
      </w:r>
      <w:r>
        <w:rPr>
          <w:lang w:val="en-GB"/>
        </w:rPr>
        <w:t xml:space="preserve"> EPS and HBS are operational</w:t>
      </w:r>
      <w:r w:rsidR="00320720">
        <w:rPr>
          <w:lang w:val="en-GB"/>
        </w:rPr>
        <w:t xml:space="preserve"> and</w:t>
      </w:r>
      <w:r>
        <w:rPr>
          <w:lang w:val="en-GB"/>
        </w:rPr>
        <w:t xml:space="preserve"> </w:t>
      </w:r>
      <w:r w:rsidR="00320720">
        <w:rPr>
          <w:lang w:val="en-GB"/>
        </w:rPr>
        <w:t>the two decisions are different, EPS over</w:t>
      </w:r>
      <w:r w:rsidR="00925B17">
        <w:rPr>
          <w:lang w:val="en-GB"/>
        </w:rPr>
        <w:t>rides</w:t>
      </w:r>
      <w:r>
        <w:rPr>
          <w:lang w:val="en-GB"/>
        </w:rPr>
        <w:t xml:space="preserve"> HBS.</w:t>
      </w:r>
    </w:p>
    <w:p w:rsidR="001C7B2F" w:rsidRDefault="002F5EBB" w:rsidP="001C7B2F">
      <w:pPr>
        <w:pStyle w:val="Corps"/>
        <w:rPr>
          <w:lang w:val="en-GB"/>
        </w:rPr>
      </w:pPr>
      <w:r>
        <w:rPr>
          <w:lang w:val="en-GB"/>
        </w:rPr>
        <w:lastRenderedPageBreak/>
        <w:t xml:space="preserve">F_EL </w:t>
      </w:r>
      <w:r w:rsidR="006B6EF3">
        <w:rPr>
          <w:lang w:val="en-GB"/>
        </w:rPr>
        <w:t>has no mode or options</w:t>
      </w:r>
      <w:r>
        <w:rPr>
          <w:lang w:val="en-GB"/>
        </w:rPr>
        <w:t>.</w:t>
      </w:r>
    </w:p>
    <w:p w:rsidR="009158D3" w:rsidRDefault="00A4336F" w:rsidP="00A4336F">
      <w:pPr>
        <w:pStyle w:val="Heading4"/>
        <w:rPr>
          <w:lang w:val="en-GB"/>
        </w:rPr>
      </w:pPr>
      <w:r>
        <w:rPr>
          <w:lang w:val="en-GB"/>
        </w:rPr>
        <w:t>Declarative Part</w:t>
      </w:r>
    </w:p>
    <w:p w:rsidR="00A4336F" w:rsidRDefault="00A4336F" w:rsidP="00A4336F">
      <w:pPr>
        <w:pStyle w:val="Heading5"/>
        <w:rPr>
          <w:lang w:val="en-GB"/>
        </w:rPr>
      </w:pPr>
      <w:r>
        <w:rPr>
          <w:lang w:val="en-GB"/>
        </w:rPr>
        <w:t>Assumptions</w:t>
      </w:r>
    </w:p>
    <w:p w:rsidR="00EB613F" w:rsidRPr="00EB613F" w:rsidRDefault="00F41BFE" w:rsidP="0094001A">
      <w:pPr>
        <w:pStyle w:val="Corps"/>
        <w:numPr>
          <w:ilvl w:val="0"/>
          <w:numId w:val="59"/>
        </w:numPr>
        <w:rPr>
          <w:lang w:val="en-GB"/>
        </w:rPr>
      </w:pPr>
      <w:r>
        <w:rPr>
          <w:lang w:val="en-GB"/>
        </w:rPr>
        <w:t>No assumption</w:t>
      </w:r>
      <w:r w:rsidR="00EB613F">
        <w:rPr>
          <w:lang w:val="en-GB"/>
        </w:rPr>
        <w:t>.</w:t>
      </w:r>
      <w:r w:rsidR="009015A4">
        <w:rPr>
          <w:lang w:val="en-GB"/>
        </w:rPr>
        <w:t xml:space="preserve"> F_EL is the ultimate </w:t>
      </w:r>
      <w:r>
        <w:rPr>
          <w:lang w:val="en-GB"/>
        </w:rPr>
        <w:t>recovery process to avoid crash, its robustness has to be maximal,</w:t>
      </w:r>
    </w:p>
    <w:p w:rsidR="00A4336F" w:rsidRDefault="00A4336F" w:rsidP="00A4336F">
      <w:pPr>
        <w:pStyle w:val="Heading5"/>
        <w:rPr>
          <w:lang w:val="en-GB"/>
        </w:rPr>
      </w:pPr>
      <w:r>
        <w:rPr>
          <w:lang w:val="en-GB"/>
        </w:rPr>
        <w:t>Guarantees</w:t>
      </w:r>
    </w:p>
    <w:p w:rsidR="006A14B9" w:rsidRDefault="006A14B9" w:rsidP="0094001A">
      <w:pPr>
        <w:pStyle w:val="Corps"/>
        <w:numPr>
          <w:ilvl w:val="0"/>
          <w:numId w:val="58"/>
        </w:numPr>
        <w:spacing w:before="120"/>
        <w:rPr>
          <w:lang w:val="en-GB"/>
        </w:rPr>
      </w:pPr>
      <w:r w:rsidRPr="000C7728">
        <w:rPr>
          <w:b/>
          <w:lang w:val="en-GB"/>
        </w:rPr>
        <w:t>No false negative</w:t>
      </w:r>
      <w:r>
        <w:rPr>
          <w:lang w:val="en-GB"/>
        </w:rPr>
        <w:t xml:space="preserve"> of </w:t>
      </w:r>
      <w:r w:rsidR="00F41BFE">
        <w:rPr>
          <w:lang w:val="en-GB"/>
        </w:rPr>
        <w:t>the activation</w:t>
      </w:r>
      <w:r>
        <w:rPr>
          <w:lang w:val="en-GB"/>
        </w:rPr>
        <w:t xml:space="preserve"> logic</w:t>
      </w:r>
      <w:r w:rsidR="00995B0B">
        <w:rPr>
          <w:lang w:val="en-GB"/>
        </w:rPr>
        <w:t xml:space="preserve">, </w:t>
      </w:r>
      <w:r w:rsidR="00043C1E">
        <w:rPr>
          <w:lang w:val="en-GB"/>
        </w:rPr>
        <w:t xml:space="preserve">i.e. </w:t>
      </w:r>
      <w:r>
        <w:rPr>
          <w:lang w:val="en-GB"/>
        </w:rPr>
        <w:t>loss of the AV wh</w:t>
      </w:r>
      <w:r w:rsidR="00190314">
        <w:rPr>
          <w:lang w:val="en-GB"/>
        </w:rPr>
        <w:t xml:space="preserve">ereas anticipation was possible. The trade-off between the success ratio and </w:t>
      </w:r>
      <w:r w:rsidR="00464F13">
        <w:rPr>
          <w:lang w:val="en-GB"/>
        </w:rPr>
        <w:t>the</w:t>
      </w:r>
      <w:r w:rsidR="00190314">
        <w:rPr>
          <w:lang w:val="en-GB"/>
        </w:rPr>
        <w:t xml:space="preserve"> energy margins is at stake here. The lower the margins, the higher the mission success ratio</w:t>
      </w:r>
      <w:r w:rsidR="00464F13">
        <w:rPr>
          <w:lang w:val="en-GB"/>
        </w:rPr>
        <w:t>,</w:t>
      </w:r>
      <w:r w:rsidR="00190314">
        <w:rPr>
          <w:lang w:val="en-GB"/>
        </w:rPr>
        <w:t xml:space="preserve"> </w:t>
      </w:r>
      <w:r w:rsidR="00F41BFE" w:rsidRPr="00F41BFE">
        <w:rPr>
          <w:lang w:val="en-GB"/>
        </w:rPr>
        <w:t>and</w:t>
      </w:r>
      <w:r w:rsidR="00F41BFE">
        <w:rPr>
          <w:lang w:val="en-GB"/>
        </w:rPr>
        <w:t xml:space="preserve"> the risk</w:t>
      </w:r>
      <w:r w:rsidR="00190314">
        <w:rPr>
          <w:lang w:val="en-GB"/>
        </w:rPr>
        <w:t xml:space="preserve"> of catastrophic events,</w:t>
      </w:r>
    </w:p>
    <w:p w:rsidR="006A14B9" w:rsidRDefault="006A14B9" w:rsidP="0094001A">
      <w:pPr>
        <w:pStyle w:val="Corps"/>
        <w:numPr>
          <w:ilvl w:val="0"/>
          <w:numId w:val="58"/>
        </w:numPr>
        <w:spacing w:before="120"/>
        <w:rPr>
          <w:lang w:val="en-GB"/>
        </w:rPr>
      </w:pPr>
      <w:r w:rsidRPr="000C7728">
        <w:rPr>
          <w:b/>
          <w:lang w:val="en-GB"/>
        </w:rPr>
        <w:t>No false positive</w:t>
      </w:r>
      <w:r>
        <w:rPr>
          <w:lang w:val="en-GB"/>
        </w:rPr>
        <w:t xml:space="preserve"> of the </w:t>
      </w:r>
      <w:r w:rsidR="000C7728">
        <w:rPr>
          <w:lang w:val="en-GB"/>
        </w:rPr>
        <w:t>activation</w:t>
      </w:r>
      <w:r>
        <w:rPr>
          <w:lang w:val="en-GB"/>
        </w:rPr>
        <w:t xml:space="preserve"> logic, or </w:t>
      </w:r>
      <w:r w:rsidR="000C7728">
        <w:rPr>
          <w:lang w:val="en-GB"/>
        </w:rPr>
        <w:t xml:space="preserve">more likely </w:t>
      </w:r>
      <w:r>
        <w:rPr>
          <w:lang w:val="en-GB"/>
        </w:rPr>
        <w:t xml:space="preserve">a </w:t>
      </w:r>
      <w:r w:rsidR="000C7728">
        <w:rPr>
          <w:lang w:val="en-GB"/>
        </w:rPr>
        <w:t>ratio</w:t>
      </w:r>
      <w:r>
        <w:rPr>
          <w:lang w:val="en-GB"/>
        </w:rPr>
        <w:t xml:space="preserve"> </w:t>
      </w:r>
      <w:r w:rsidR="000C7728">
        <w:rPr>
          <w:lang w:val="en-GB"/>
        </w:rPr>
        <w:t>that complies</w:t>
      </w:r>
      <w:r w:rsidR="00190314">
        <w:rPr>
          <w:lang w:val="en-GB"/>
        </w:rPr>
        <w:t xml:space="preserve"> with the </w:t>
      </w:r>
      <w:r w:rsidR="00FC3C29">
        <w:rPr>
          <w:lang w:val="en-GB"/>
        </w:rPr>
        <w:t>prescribed success ratio,</w:t>
      </w:r>
    </w:p>
    <w:p w:rsidR="00EB613F" w:rsidRPr="00EB613F" w:rsidRDefault="000C7728" w:rsidP="0094001A">
      <w:pPr>
        <w:pStyle w:val="Corps"/>
        <w:numPr>
          <w:ilvl w:val="0"/>
          <w:numId w:val="58"/>
        </w:numPr>
        <w:spacing w:before="120"/>
        <w:rPr>
          <w:lang w:val="en-GB"/>
        </w:rPr>
      </w:pPr>
      <w:r>
        <w:rPr>
          <w:lang w:val="en-GB"/>
        </w:rPr>
        <w:t>Under assumptions of enough left energy and SWC, n</w:t>
      </w:r>
      <w:r w:rsidR="00EB613F">
        <w:rPr>
          <w:lang w:val="en-GB"/>
        </w:rPr>
        <w:t xml:space="preserve">o damage to the AV </w:t>
      </w:r>
      <w:r w:rsidR="002A7ECA">
        <w:rPr>
          <w:lang w:val="en-GB"/>
        </w:rPr>
        <w:t>(</w:t>
      </w:r>
      <w:r>
        <w:rPr>
          <w:lang w:val="en-GB"/>
        </w:rPr>
        <w:t xml:space="preserve">specified as dynamic </w:t>
      </w:r>
      <w:r w:rsidR="002A7ECA">
        <w:rPr>
          <w:lang w:val="en-GB"/>
        </w:rPr>
        <w:t>constraints on the state vector</w:t>
      </w:r>
      <w:r>
        <w:rPr>
          <w:lang w:val="en-GB"/>
        </w:rPr>
        <w:t>)</w:t>
      </w:r>
      <w:r w:rsidR="00EB613F">
        <w:rPr>
          <w:lang w:val="en-GB"/>
        </w:rPr>
        <w:t>.</w:t>
      </w:r>
    </w:p>
    <w:p w:rsidR="00A4336F" w:rsidRDefault="00A4336F" w:rsidP="00A4336F">
      <w:pPr>
        <w:pStyle w:val="Heading4"/>
        <w:rPr>
          <w:lang w:val="en-GB"/>
        </w:rPr>
      </w:pPr>
      <w:r>
        <w:rPr>
          <w:lang w:val="en-GB"/>
        </w:rPr>
        <w:t>Constructive Part</w:t>
      </w:r>
    </w:p>
    <w:p w:rsidR="00EB613F" w:rsidRPr="00EB613F" w:rsidRDefault="00EB613F" w:rsidP="0023241C">
      <w:pPr>
        <w:pStyle w:val="Corps"/>
        <w:spacing w:before="120"/>
        <w:rPr>
          <w:lang w:val="en-GB"/>
        </w:rPr>
      </w:pPr>
      <w:r>
        <w:rPr>
          <w:lang w:val="en-GB"/>
        </w:rPr>
        <w:t>An optimal control algorithm</w:t>
      </w:r>
      <w:r w:rsidR="005F06AE">
        <w:rPr>
          <w:lang w:val="en-GB"/>
        </w:rPr>
        <w:t xml:space="preserve">: fastest descent </w:t>
      </w:r>
      <w:r w:rsidR="00A1131C">
        <w:rPr>
          <w:lang w:val="en-GB"/>
        </w:rPr>
        <w:t>compatible with the flight envelope, at</w:t>
      </w:r>
      <w:r w:rsidR="005F06AE">
        <w:rPr>
          <w:lang w:val="en-GB"/>
        </w:rPr>
        <w:t xml:space="preserve"> </w:t>
      </w:r>
      <w:r w:rsidR="00A1131C">
        <w:rPr>
          <w:lang w:val="en-GB"/>
        </w:rPr>
        <w:t>minimal</w:t>
      </w:r>
      <w:r w:rsidR="005F06AE">
        <w:rPr>
          <w:lang w:val="en-GB"/>
        </w:rPr>
        <w:t xml:space="preserve"> </w:t>
      </w:r>
      <w:r w:rsidR="00A1131C">
        <w:rPr>
          <w:lang w:val="en-GB"/>
        </w:rPr>
        <w:t xml:space="preserve">hydraulic </w:t>
      </w:r>
      <w:r w:rsidR="005F06AE">
        <w:rPr>
          <w:lang w:val="en-GB"/>
        </w:rPr>
        <w:t xml:space="preserve">energy </w:t>
      </w:r>
      <w:r w:rsidR="00A1131C">
        <w:rPr>
          <w:lang w:val="en-GB"/>
        </w:rPr>
        <w:t>consumption</w:t>
      </w:r>
      <w:r w:rsidR="005F06AE">
        <w:rPr>
          <w:lang w:val="en-GB"/>
        </w:rPr>
        <w:t>.</w:t>
      </w:r>
    </w:p>
    <w:p w:rsidR="009158D3" w:rsidRDefault="00A96DB5">
      <w:pPr>
        <w:pStyle w:val="Heading3"/>
        <w:rPr>
          <w:lang w:val="en-GB"/>
        </w:rPr>
      </w:pPr>
      <w:bookmarkStart w:id="66" w:name="_Toc462179279"/>
      <w:r>
        <w:rPr>
          <w:lang w:val="en-GB"/>
        </w:rPr>
        <w:t>Health</w:t>
      </w:r>
      <w:r w:rsidR="006B6EF3">
        <w:rPr>
          <w:lang w:val="en-GB"/>
        </w:rPr>
        <w:t xml:space="preserve"> Management</w:t>
      </w:r>
      <w:bookmarkEnd w:id="66"/>
    </w:p>
    <w:p w:rsidR="006003C7" w:rsidRDefault="006003C7" w:rsidP="00E176F1">
      <w:pPr>
        <w:pStyle w:val="Heading4"/>
        <w:spacing w:after="120"/>
        <w:rPr>
          <w:lang w:val="en-GB"/>
        </w:rPr>
      </w:pPr>
      <w:r>
        <w:rPr>
          <w:lang w:val="en-GB"/>
        </w:rPr>
        <w:t>Interface</w:t>
      </w:r>
    </w:p>
    <w:tbl>
      <w:tblPr>
        <w:tblStyle w:val="TableGrid"/>
        <w:tblW w:w="0" w:type="auto"/>
        <w:tblInd w:w="709" w:type="dxa"/>
        <w:tblLayout w:type="fixed"/>
        <w:tblLook w:val="04A0" w:firstRow="1" w:lastRow="0" w:firstColumn="1" w:lastColumn="0" w:noHBand="0" w:noVBand="1"/>
      </w:tblPr>
      <w:tblGrid>
        <w:gridCol w:w="3510"/>
        <w:gridCol w:w="1418"/>
        <w:gridCol w:w="2551"/>
        <w:gridCol w:w="1666"/>
      </w:tblGrid>
      <w:tr w:rsidR="00C462F5" w:rsidRPr="008A3F56" w:rsidTr="00C462F5">
        <w:tc>
          <w:tcPr>
            <w:tcW w:w="3510"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462F5" w:rsidTr="00C462F5">
        <w:tc>
          <w:tcPr>
            <w:tcW w:w="3510" w:type="dxa"/>
          </w:tcPr>
          <w:p w:rsidR="00E176F1" w:rsidRDefault="00E176F1" w:rsidP="00162F85">
            <w:pPr>
              <w:pStyle w:val="Corps"/>
              <w:spacing w:before="60" w:after="60"/>
              <w:ind w:left="0"/>
              <w:rPr>
                <w:rFonts w:ascii="Arial" w:hAnsi="Arial" w:cs="Arial"/>
                <w:sz w:val="20"/>
                <w:lang w:val="en-GB"/>
              </w:rPr>
            </w:pPr>
            <w:proofErr w:type="spellStart"/>
            <w:r>
              <w:rPr>
                <w:rFonts w:ascii="Arial" w:hAnsi="Arial" w:cs="Arial"/>
                <w:sz w:val="20"/>
                <w:lang w:val="en-GB"/>
              </w:rPr>
              <w:t>Propulsion</w:t>
            </w:r>
            <w:del w:id="67" w:author="Duncan Brown" w:date="2016-10-19T15:36:00Z">
              <w:r w:rsidDel="00E7526D">
                <w:rPr>
                  <w:rFonts w:ascii="Arial" w:hAnsi="Arial" w:cs="Arial"/>
                  <w:sz w:val="20"/>
                  <w:lang w:val="en-GB"/>
                </w:rPr>
                <w:delText>Ressources</w:delText>
              </w:r>
            </w:del>
            <w:ins w:id="68" w:author="Duncan Brown" w:date="2016-10-19T15:36:00Z">
              <w:r w:rsidR="00E7526D">
                <w:rPr>
                  <w:rFonts w:ascii="Arial" w:hAnsi="Arial" w:cs="Arial"/>
                  <w:sz w:val="20"/>
                  <w:lang w:val="en-GB"/>
                </w:rPr>
                <w:t>Resources</w:t>
              </w:r>
            </w:ins>
            <w:r>
              <w:rPr>
                <w:rFonts w:ascii="Arial" w:hAnsi="Arial" w:cs="Arial"/>
                <w:sz w:val="20"/>
                <w:lang w:val="en-GB"/>
              </w:rPr>
              <w:t>OK</w:t>
            </w:r>
            <w:proofErr w:type="spellEnd"/>
            <w:r>
              <w:rPr>
                <w:rFonts w:ascii="Arial" w:hAnsi="Arial" w:cs="Arial"/>
                <w:sz w:val="20"/>
                <w:lang w:val="en-GB"/>
              </w:rPr>
              <w:t>(Boolean)</w:t>
            </w:r>
          </w:p>
        </w:tc>
        <w:tc>
          <w:tcPr>
            <w:tcW w:w="1418" w:type="dxa"/>
          </w:tcPr>
          <w:p w:rsidR="00E176F1" w:rsidRDefault="00E176F1" w:rsidP="00162F85">
            <w:pPr>
              <w:pStyle w:val="Corps"/>
              <w:spacing w:before="60" w:after="60"/>
              <w:ind w:left="0"/>
              <w:jc w:val="center"/>
              <w:rPr>
                <w:rFonts w:ascii="Arial" w:hAnsi="Arial" w:cs="Arial"/>
                <w:sz w:val="20"/>
                <w:lang w:val="en-GB"/>
              </w:rPr>
            </w:pPr>
            <w:r>
              <w:rPr>
                <w:rFonts w:ascii="Arial" w:hAnsi="Arial" w:cs="Arial"/>
                <w:sz w:val="20"/>
                <w:lang w:val="en-GB"/>
              </w:rPr>
              <w:t>EPS</w:t>
            </w:r>
          </w:p>
        </w:tc>
        <w:tc>
          <w:tcPr>
            <w:tcW w:w="2551" w:type="dxa"/>
          </w:tcPr>
          <w:p w:rsidR="00E176F1" w:rsidRDefault="00E176F1" w:rsidP="00162F85">
            <w:pPr>
              <w:pStyle w:val="Corps"/>
              <w:spacing w:before="60" w:after="60"/>
              <w:ind w:left="0"/>
              <w:rPr>
                <w:rFonts w:ascii="Arial" w:hAnsi="Arial" w:cs="Arial"/>
                <w:sz w:val="20"/>
                <w:lang w:val="en-GB"/>
              </w:rPr>
            </w:pPr>
            <w:del w:id="69" w:author="Duncan Brown" w:date="2016-10-19T15:36:00Z">
              <w:r w:rsidDel="00E7526D">
                <w:rPr>
                  <w:rFonts w:ascii="Arial" w:hAnsi="Arial" w:cs="Arial"/>
                  <w:sz w:val="20"/>
                  <w:lang w:val="en-GB"/>
                </w:rPr>
                <w:delText>Ressources</w:delText>
              </w:r>
            </w:del>
            <w:proofErr w:type="spellStart"/>
            <w:ins w:id="70" w:author="Duncan Brown" w:date="2016-10-19T15:36:00Z">
              <w:r w:rsidR="00E7526D">
                <w:rPr>
                  <w:rFonts w:ascii="Arial" w:hAnsi="Arial" w:cs="Arial"/>
                  <w:sz w:val="20"/>
                  <w:lang w:val="en-GB"/>
                </w:rPr>
                <w:t>Resources</w:t>
              </w:r>
            </w:ins>
            <w:r>
              <w:rPr>
                <w:rFonts w:ascii="Arial" w:hAnsi="Arial" w:cs="Arial"/>
                <w:sz w:val="20"/>
                <w:lang w:val="en-GB"/>
              </w:rPr>
              <w:t>OK</w:t>
            </w:r>
            <w:proofErr w:type="spellEnd"/>
            <w:r>
              <w:rPr>
                <w:rFonts w:ascii="Arial" w:hAnsi="Arial" w:cs="Arial"/>
                <w:sz w:val="20"/>
                <w:lang w:val="en-GB"/>
              </w:rPr>
              <w:t>(Boolean)</w:t>
            </w:r>
          </w:p>
        </w:tc>
        <w:tc>
          <w:tcPr>
            <w:tcW w:w="1666" w:type="dxa"/>
          </w:tcPr>
          <w:p w:rsidR="00E176F1" w:rsidRDefault="00E176F1" w:rsidP="00162F85">
            <w:pPr>
              <w:pStyle w:val="Corps"/>
              <w:spacing w:before="60" w:after="60"/>
              <w:ind w:left="0"/>
              <w:jc w:val="center"/>
              <w:rPr>
                <w:rFonts w:ascii="Arial" w:hAnsi="Arial" w:cs="Arial"/>
                <w:sz w:val="20"/>
                <w:lang w:val="en-GB"/>
              </w:rPr>
            </w:pPr>
            <w:r>
              <w:rPr>
                <w:rFonts w:ascii="Arial" w:hAnsi="Arial" w:cs="Arial"/>
                <w:sz w:val="20"/>
                <w:lang w:val="en-GB"/>
              </w:rPr>
              <w:t>F_PT.F_MM</w:t>
            </w:r>
          </w:p>
        </w:tc>
      </w:tr>
      <w:tr w:rsidR="00E176F1" w:rsidTr="00C462F5">
        <w:tc>
          <w:tcPr>
            <w:tcW w:w="3510" w:type="dxa"/>
          </w:tcPr>
          <w:p w:rsidR="00E176F1" w:rsidRDefault="00EC3566" w:rsidP="00162F85">
            <w:pPr>
              <w:pStyle w:val="Corps"/>
              <w:spacing w:before="60" w:after="60"/>
              <w:ind w:left="0"/>
              <w:rPr>
                <w:rFonts w:ascii="Arial" w:hAnsi="Arial" w:cs="Arial"/>
                <w:sz w:val="20"/>
                <w:lang w:val="en-GB"/>
              </w:rPr>
            </w:pPr>
            <w:proofErr w:type="spellStart"/>
            <w:r>
              <w:rPr>
                <w:rFonts w:ascii="Arial" w:hAnsi="Arial" w:cs="Arial"/>
                <w:sz w:val="20"/>
                <w:lang w:val="en-GB"/>
              </w:rPr>
              <w:t>Braking</w:t>
            </w:r>
            <w:del w:id="71" w:author="Duncan Brown" w:date="2016-10-19T15:36:00Z">
              <w:r w:rsidDel="00E7526D">
                <w:rPr>
                  <w:rFonts w:ascii="Arial" w:hAnsi="Arial" w:cs="Arial"/>
                  <w:sz w:val="20"/>
                  <w:lang w:val="en-GB"/>
                </w:rPr>
                <w:delText>Ressources</w:delText>
              </w:r>
            </w:del>
            <w:ins w:id="72" w:author="Duncan Brown" w:date="2016-10-19T15:36:00Z">
              <w:r w:rsidR="00E7526D">
                <w:rPr>
                  <w:rFonts w:ascii="Arial" w:hAnsi="Arial" w:cs="Arial"/>
                  <w:sz w:val="20"/>
                  <w:lang w:val="en-GB"/>
                </w:rPr>
                <w:t>Resources</w:t>
              </w:r>
            </w:ins>
            <w:r>
              <w:rPr>
                <w:rFonts w:ascii="Arial" w:hAnsi="Arial" w:cs="Arial"/>
                <w:sz w:val="20"/>
                <w:lang w:val="en-GB"/>
              </w:rPr>
              <w:t>OK</w:t>
            </w:r>
            <w:proofErr w:type="spellEnd"/>
            <w:r>
              <w:rPr>
                <w:rFonts w:ascii="Arial" w:hAnsi="Arial" w:cs="Arial"/>
                <w:sz w:val="20"/>
                <w:lang w:val="en-GB"/>
              </w:rPr>
              <w:t>(Boolean)</w:t>
            </w:r>
          </w:p>
        </w:tc>
        <w:tc>
          <w:tcPr>
            <w:tcW w:w="1418" w:type="dxa"/>
          </w:tcPr>
          <w:p w:rsidR="00E176F1" w:rsidRDefault="00EC3566" w:rsidP="00162F85">
            <w:pPr>
              <w:pStyle w:val="Corps"/>
              <w:spacing w:before="60" w:after="60"/>
              <w:ind w:left="0"/>
              <w:jc w:val="center"/>
              <w:rPr>
                <w:rFonts w:ascii="Arial" w:hAnsi="Arial" w:cs="Arial"/>
                <w:sz w:val="20"/>
                <w:lang w:val="en-GB"/>
              </w:rPr>
            </w:pPr>
            <w:r>
              <w:rPr>
                <w:rFonts w:ascii="Arial" w:hAnsi="Arial" w:cs="Arial"/>
                <w:sz w:val="20"/>
                <w:lang w:val="en-GB"/>
              </w:rPr>
              <w:t>HBS</w:t>
            </w:r>
          </w:p>
        </w:tc>
        <w:tc>
          <w:tcPr>
            <w:tcW w:w="2551" w:type="dxa"/>
          </w:tcPr>
          <w:p w:rsidR="00E176F1" w:rsidRDefault="00E176F1" w:rsidP="00162F85">
            <w:pPr>
              <w:pStyle w:val="Corps"/>
              <w:spacing w:before="60" w:after="60"/>
              <w:ind w:left="0"/>
              <w:rPr>
                <w:rFonts w:ascii="Arial" w:hAnsi="Arial" w:cs="Arial"/>
                <w:sz w:val="20"/>
                <w:lang w:val="en-GB"/>
              </w:rPr>
            </w:pPr>
          </w:p>
        </w:tc>
        <w:tc>
          <w:tcPr>
            <w:tcW w:w="1666" w:type="dxa"/>
          </w:tcPr>
          <w:p w:rsidR="00E176F1" w:rsidRDefault="00E176F1" w:rsidP="00162F85">
            <w:pPr>
              <w:pStyle w:val="Corps"/>
              <w:spacing w:before="60" w:after="60"/>
              <w:ind w:left="0"/>
              <w:jc w:val="center"/>
              <w:rPr>
                <w:rFonts w:ascii="Arial" w:hAnsi="Arial" w:cs="Arial"/>
                <w:sz w:val="20"/>
                <w:lang w:val="en-GB"/>
              </w:rPr>
            </w:pPr>
          </w:p>
        </w:tc>
      </w:tr>
      <w:tr w:rsidR="00EC3566" w:rsidTr="00C462F5">
        <w:tc>
          <w:tcPr>
            <w:tcW w:w="3510" w:type="dxa"/>
          </w:tcPr>
          <w:p w:rsidR="00EC3566" w:rsidRDefault="00C462F5" w:rsidP="00162F85">
            <w:pPr>
              <w:pStyle w:val="Corps"/>
              <w:spacing w:before="60" w:after="60"/>
              <w:ind w:left="0"/>
              <w:rPr>
                <w:rFonts w:ascii="Arial" w:hAnsi="Arial" w:cs="Arial"/>
                <w:sz w:val="20"/>
                <w:lang w:val="en-GB"/>
              </w:rPr>
            </w:pPr>
            <w:proofErr w:type="spellStart"/>
            <w:r>
              <w:rPr>
                <w:rFonts w:ascii="Arial" w:hAnsi="Arial" w:cs="Arial"/>
                <w:sz w:val="20"/>
                <w:lang w:val="en-GB"/>
              </w:rPr>
              <w:t>MissionManagement</w:t>
            </w:r>
            <w:del w:id="73" w:author="Duncan Brown" w:date="2016-10-19T15:36:00Z">
              <w:r w:rsidR="00EC3566" w:rsidDel="00E7526D">
                <w:rPr>
                  <w:rFonts w:ascii="Arial" w:hAnsi="Arial" w:cs="Arial"/>
                  <w:sz w:val="20"/>
                  <w:lang w:val="en-GB"/>
                </w:rPr>
                <w:delText>Ressources</w:delText>
              </w:r>
            </w:del>
            <w:ins w:id="74" w:author="Duncan Brown" w:date="2016-10-19T15:36:00Z">
              <w:r w:rsidR="00E7526D">
                <w:rPr>
                  <w:rFonts w:ascii="Arial" w:hAnsi="Arial" w:cs="Arial"/>
                  <w:sz w:val="20"/>
                  <w:lang w:val="en-GB"/>
                </w:rPr>
                <w:t>Resources</w:t>
              </w:r>
            </w:ins>
            <w:r w:rsidR="00EC3566">
              <w:rPr>
                <w:rFonts w:ascii="Arial" w:hAnsi="Arial" w:cs="Arial"/>
                <w:sz w:val="20"/>
                <w:lang w:val="en-GB"/>
              </w:rPr>
              <w:t>OK</w:t>
            </w:r>
            <w:proofErr w:type="spellEnd"/>
            <w:r w:rsidR="00EC3566">
              <w:rPr>
                <w:rFonts w:ascii="Arial" w:hAnsi="Arial" w:cs="Arial"/>
                <w:sz w:val="20"/>
                <w:lang w:val="en-GB"/>
              </w:rPr>
              <w:t>(Boolean)</w:t>
            </w:r>
          </w:p>
        </w:tc>
        <w:tc>
          <w:tcPr>
            <w:tcW w:w="1418" w:type="dxa"/>
          </w:tcPr>
          <w:p w:rsidR="00EC3566" w:rsidRDefault="00EC3566" w:rsidP="00162F85">
            <w:pPr>
              <w:pStyle w:val="Corps"/>
              <w:spacing w:before="60" w:after="60"/>
              <w:ind w:left="0"/>
              <w:jc w:val="center"/>
              <w:rPr>
                <w:rFonts w:ascii="Arial" w:hAnsi="Arial" w:cs="Arial"/>
                <w:sz w:val="20"/>
                <w:lang w:val="en-GB"/>
              </w:rPr>
            </w:pPr>
            <w:r>
              <w:rPr>
                <w:rFonts w:ascii="Arial" w:hAnsi="Arial" w:cs="Arial"/>
                <w:sz w:val="20"/>
                <w:lang w:val="en-GB"/>
              </w:rPr>
              <w:t>MMS</w:t>
            </w:r>
          </w:p>
        </w:tc>
        <w:tc>
          <w:tcPr>
            <w:tcW w:w="2551" w:type="dxa"/>
          </w:tcPr>
          <w:p w:rsidR="00EC3566" w:rsidRDefault="00EC3566" w:rsidP="00162F85">
            <w:pPr>
              <w:pStyle w:val="Corps"/>
              <w:spacing w:before="60" w:after="60"/>
              <w:ind w:left="0"/>
              <w:rPr>
                <w:rFonts w:ascii="Arial" w:hAnsi="Arial" w:cs="Arial"/>
                <w:sz w:val="20"/>
                <w:lang w:val="en-GB"/>
              </w:rPr>
            </w:pPr>
          </w:p>
        </w:tc>
        <w:tc>
          <w:tcPr>
            <w:tcW w:w="1666" w:type="dxa"/>
          </w:tcPr>
          <w:p w:rsidR="00EC3566" w:rsidRDefault="00EC3566" w:rsidP="00162F85">
            <w:pPr>
              <w:pStyle w:val="Corps"/>
              <w:spacing w:before="60" w:after="60"/>
              <w:ind w:left="0"/>
              <w:jc w:val="center"/>
              <w:rPr>
                <w:rFonts w:ascii="Arial" w:hAnsi="Arial" w:cs="Arial"/>
                <w:sz w:val="20"/>
                <w:lang w:val="en-GB"/>
              </w:rPr>
            </w:pPr>
          </w:p>
        </w:tc>
      </w:tr>
    </w:tbl>
    <w:p w:rsidR="009158D3" w:rsidRDefault="0083471E">
      <w:pPr>
        <w:pStyle w:val="Heading4"/>
        <w:spacing w:after="120"/>
        <w:rPr>
          <w:lang w:val="en-GB"/>
        </w:rPr>
      </w:pPr>
      <w:r>
        <w:rPr>
          <w:lang w:val="en-GB"/>
        </w:rPr>
        <w:t>Design Rational</w:t>
      </w:r>
    </w:p>
    <w:p w:rsidR="00DF0CF6" w:rsidRDefault="00DF0CF6" w:rsidP="00DF0CF6">
      <w:pPr>
        <w:pStyle w:val="Corps"/>
        <w:spacing w:after="240"/>
        <w:rPr>
          <w:lang w:val="en-GB"/>
        </w:rPr>
      </w:pPr>
      <w:r>
        <w:rPr>
          <w:lang w:val="en-GB"/>
        </w:rPr>
        <w:t xml:space="preserve">At AV level the internal structure of the systems (pumps, ECUs, battery etc.) is abstracted. So the behaviour of the function is restricted to the synthesis part that computes </w:t>
      </w:r>
      <w:del w:id="75" w:author="Duncan Brown" w:date="2016-10-19T15:36:00Z">
        <w:r w:rsidRPr="00573F53" w:rsidDel="00E7526D">
          <w:rPr>
            <w:rFonts w:ascii="Arial" w:hAnsi="Arial" w:cs="Arial"/>
            <w:sz w:val="20"/>
            <w:lang w:val="en-GB"/>
          </w:rPr>
          <w:delText>Ressources</w:delText>
        </w:r>
      </w:del>
      <w:proofErr w:type="spellStart"/>
      <w:proofErr w:type="gramStart"/>
      <w:ins w:id="76" w:author="Duncan Brown" w:date="2016-10-19T15:36:00Z">
        <w:r w:rsidR="00E7526D">
          <w:rPr>
            <w:rFonts w:ascii="Arial" w:hAnsi="Arial" w:cs="Arial"/>
            <w:sz w:val="20"/>
            <w:lang w:val="en-GB"/>
          </w:rPr>
          <w:t>Resources</w:t>
        </w:r>
      </w:ins>
      <w:r w:rsidRPr="00573F53">
        <w:rPr>
          <w:rFonts w:ascii="Arial" w:hAnsi="Arial" w:cs="Arial"/>
          <w:sz w:val="20"/>
          <w:lang w:val="en-GB"/>
        </w:rPr>
        <w:t>OK</w:t>
      </w:r>
      <w:proofErr w:type="spellEnd"/>
      <w:r w:rsidRPr="00573F53">
        <w:rPr>
          <w:rFonts w:ascii="Arial" w:hAnsi="Arial" w:cs="Arial"/>
          <w:sz w:val="20"/>
          <w:lang w:val="en-GB"/>
        </w:rPr>
        <w:t>(</w:t>
      </w:r>
      <w:proofErr w:type="gramEnd"/>
      <w:r w:rsidRPr="00573F53">
        <w:rPr>
          <w:rFonts w:ascii="Arial" w:hAnsi="Arial" w:cs="Arial"/>
          <w:sz w:val="20"/>
          <w:lang w:val="en-GB"/>
        </w:rPr>
        <w:t>Boolean)</w:t>
      </w:r>
      <w:r>
        <w:rPr>
          <w:lang w:val="en-GB"/>
        </w:rPr>
        <w:t xml:space="preserve"> for F_PT.F_MM.</w:t>
      </w:r>
    </w:p>
    <w:p w:rsidR="009158D3" w:rsidRDefault="00F77E07">
      <w:pPr>
        <w:pStyle w:val="Corps"/>
        <w:rPr>
          <w:lang w:val="en-GB"/>
        </w:rPr>
      </w:pPr>
      <w:r>
        <w:rPr>
          <w:lang w:val="en-GB"/>
        </w:rPr>
        <w:t>There are two kinds of data sc</w:t>
      </w:r>
      <w:r w:rsidR="007725F1">
        <w:rPr>
          <w:lang w:val="en-GB"/>
        </w:rPr>
        <w:t xml:space="preserve">anned and </w:t>
      </w:r>
      <w:r w:rsidR="00BD26B1">
        <w:rPr>
          <w:lang w:val="en-GB"/>
        </w:rPr>
        <w:t>processed</w:t>
      </w:r>
      <w:r w:rsidR="007725F1">
        <w:rPr>
          <w:lang w:val="en-GB"/>
        </w:rPr>
        <w:t xml:space="preserve"> by F_HM</w:t>
      </w:r>
      <w:r>
        <w:rPr>
          <w:lang w:val="en-GB"/>
        </w:rPr>
        <w:t>:</w:t>
      </w:r>
    </w:p>
    <w:p w:rsidR="009158D3" w:rsidRDefault="00CB16C3" w:rsidP="002F5640">
      <w:pPr>
        <w:pStyle w:val="Corps"/>
        <w:numPr>
          <w:ilvl w:val="0"/>
          <w:numId w:val="15"/>
        </w:numPr>
        <w:spacing w:before="60"/>
        <w:ind w:hanging="357"/>
        <w:rPr>
          <w:lang w:val="en-GB"/>
        </w:rPr>
      </w:pPr>
      <w:r>
        <w:rPr>
          <w:lang w:val="en-GB"/>
        </w:rPr>
        <w:t>The f</w:t>
      </w:r>
      <w:r w:rsidR="00F77E07">
        <w:rPr>
          <w:lang w:val="en-GB"/>
        </w:rPr>
        <w:t>ailure status</w:t>
      </w:r>
      <w:r>
        <w:rPr>
          <w:lang w:val="en-GB"/>
        </w:rPr>
        <w:t>es</w:t>
      </w:r>
      <w:r w:rsidR="00221C68">
        <w:rPr>
          <w:lang w:val="en-GB"/>
        </w:rPr>
        <w:t xml:space="preserve"> sent by the computerized items</w:t>
      </w:r>
      <w:r w:rsidR="00BD26B1">
        <w:rPr>
          <w:lang w:val="en-GB"/>
        </w:rPr>
        <w:t xml:space="preserve"> (MMS.ECU (x2)</w:t>
      </w:r>
      <w:r w:rsidR="00221C68">
        <w:rPr>
          <w:lang w:val="en-GB"/>
        </w:rPr>
        <w:t>,</w:t>
      </w:r>
      <w:r w:rsidR="00BD26B1">
        <w:rPr>
          <w:lang w:val="en-GB"/>
        </w:rPr>
        <w:t xml:space="preserve"> EPS.ECU (x2), HBS.ECU (x2)), </w:t>
      </w:r>
    </w:p>
    <w:p w:rsidR="00221C68" w:rsidRDefault="00CB16C3" w:rsidP="002F5640">
      <w:pPr>
        <w:pStyle w:val="Corps"/>
        <w:numPr>
          <w:ilvl w:val="0"/>
          <w:numId w:val="15"/>
        </w:numPr>
        <w:spacing w:before="60"/>
        <w:ind w:hanging="357"/>
        <w:rPr>
          <w:lang w:val="en-GB"/>
        </w:rPr>
      </w:pPr>
      <w:r>
        <w:rPr>
          <w:lang w:val="en-GB"/>
        </w:rPr>
        <w:t xml:space="preserve">The </w:t>
      </w:r>
      <w:proofErr w:type="spellStart"/>
      <w:r>
        <w:rPr>
          <w:lang w:val="en-GB"/>
        </w:rPr>
        <w:t>a</w:t>
      </w:r>
      <w:r w:rsidR="00F77E07">
        <w:rPr>
          <w:lang w:val="en-GB"/>
        </w:rPr>
        <w:t>nalog</w:t>
      </w:r>
      <w:proofErr w:type="spellEnd"/>
      <w:r w:rsidR="00F77E07">
        <w:rPr>
          <w:lang w:val="en-GB"/>
        </w:rPr>
        <w:t xml:space="preserve"> signals </w:t>
      </w:r>
      <w:r>
        <w:rPr>
          <w:lang w:val="en-GB"/>
        </w:rPr>
        <w:t>that carry</w:t>
      </w:r>
      <w:r w:rsidR="00F77E07">
        <w:rPr>
          <w:lang w:val="en-GB"/>
        </w:rPr>
        <w:t xml:space="preserve"> physical measurements</w:t>
      </w:r>
      <w:r w:rsidR="000E42C8">
        <w:rPr>
          <w:lang w:val="en-GB"/>
        </w:rPr>
        <w:t xml:space="preserve"> (mechanical, electrical, </w:t>
      </w:r>
      <w:r w:rsidR="00974970">
        <w:rPr>
          <w:lang w:val="en-GB"/>
        </w:rPr>
        <w:t>hydraulic</w:t>
      </w:r>
      <w:r w:rsidR="000E42C8">
        <w:rPr>
          <w:lang w:val="en-GB"/>
        </w:rPr>
        <w:t xml:space="preserve"> sensors)</w:t>
      </w:r>
      <w:r w:rsidR="00BD26B1">
        <w:rPr>
          <w:lang w:val="en-GB"/>
        </w:rPr>
        <w:t xml:space="preserve"> or discrete states (</w:t>
      </w:r>
      <w:r w:rsidR="00043C1E">
        <w:rPr>
          <w:lang w:val="en-GB"/>
        </w:rPr>
        <w:t xml:space="preserve">e.g. </w:t>
      </w:r>
      <w:r w:rsidR="00BD26B1">
        <w:rPr>
          <w:lang w:val="en-GB"/>
        </w:rPr>
        <w:t>CP)</w:t>
      </w:r>
      <w:r w:rsidR="00221C68">
        <w:rPr>
          <w:lang w:val="en-GB"/>
        </w:rPr>
        <w:t>.</w:t>
      </w:r>
    </w:p>
    <w:p w:rsidR="00BD26B1" w:rsidRDefault="00A15DD1" w:rsidP="008408A1">
      <w:pPr>
        <w:pStyle w:val="Corps"/>
        <w:rPr>
          <w:lang w:val="en-GB"/>
        </w:rPr>
      </w:pPr>
      <w:r>
        <w:rPr>
          <w:lang w:val="en-GB"/>
        </w:rPr>
        <w:lastRenderedPageBreak/>
        <w:t xml:space="preserve">The outputs </w:t>
      </w:r>
      <w:r w:rsidR="00221C68">
        <w:rPr>
          <w:lang w:val="en-GB"/>
        </w:rPr>
        <w:t xml:space="preserve">of the function </w:t>
      </w:r>
      <w:r>
        <w:rPr>
          <w:lang w:val="en-GB"/>
        </w:rPr>
        <w:t xml:space="preserve">are high level </w:t>
      </w:r>
      <w:r w:rsidRPr="00BD26B1">
        <w:rPr>
          <w:i/>
          <w:lang w:val="en-GB"/>
        </w:rPr>
        <w:t>functionalized</w:t>
      </w:r>
      <w:r>
        <w:rPr>
          <w:lang w:val="en-GB"/>
        </w:rPr>
        <w:t xml:space="preserve"> failure statuses</w:t>
      </w:r>
      <w:r w:rsidR="008408A1">
        <w:rPr>
          <w:lang w:val="en-GB"/>
        </w:rPr>
        <w:t>. Functionalized means that F_HM gives to MMS</w:t>
      </w:r>
      <w:r w:rsidR="000E42C8">
        <w:rPr>
          <w:lang w:val="en-GB"/>
        </w:rPr>
        <w:t xml:space="preserve"> the</w:t>
      </w:r>
      <w:r w:rsidR="008408A1">
        <w:rPr>
          <w:lang w:val="en-GB"/>
        </w:rPr>
        <w:t xml:space="preserve"> functions</w:t>
      </w:r>
      <w:r w:rsidR="000E42C8">
        <w:rPr>
          <w:lang w:val="en-GB"/>
        </w:rPr>
        <w:t xml:space="preserve"> that are lost</w:t>
      </w:r>
      <w:r w:rsidR="00BD26B1">
        <w:rPr>
          <w:lang w:val="en-GB"/>
        </w:rPr>
        <w:t>:</w:t>
      </w:r>
    </w:p>
    <w:p w:rsidR="00BD26B1" w:rsidRDefault="00DF0CF6" w:rsidP="0094001A">
      <w:pPr>
        <w:pStyle w:val="Corps"/>
        <w:numPr>
          <w:ilvl w:val="0"/>
          <w:numId w:val="49"/>
        </w:numPr>
        <w:spacing w:before="60"/>
        <w:ind w:left="1485" w:hanging="357"/>
        <w:rPr>
          <w:lang w:val="en-GB"/>
        </w:rPr>
      </w:pPr>
      <w:r>
        <w:rPr>
          <w:lang w:val="en-GB"/>
        </w:rPr>
        <w:t xml:space="preserve">Payload transport </w:t>
      </w:r>
      <w:r w:rsidR="00BD26B1">
        <w:rPr>
          <w:lang w:val="en-GB"/>
        </w:rPr>
        <w:t>at AV level</w:t>
      </w:r>
      <w:r>
        <w:rPr>
          <w:lang w:val="en-GB"/>
        </w:rPr>
        <w:t>,</w:t>
      </w:r>
    </w:p>
    <w:p w:rsidR="00221C68" w:rsidRDefault="0023241C" w:rsidP="0094001A">
      <w:pPr>
        <w:pStyle w:val="Corps"/>
        <w:numPr>
          <w:ilvl w:val="0"/>
          <w:numId w:val="49"/>
        </w:numPr>
        <w:spacing w:before="60"/>
        <w:ind w:left="1485" w:hanging="357"/>
        <w:rPr>
          <w:lang w:val="en-GB"/>
        </w:rPr>
      </w:pPr>
      <w:r>
        <w:rPr>
          <w:lang w:val="en-GB"/>
        </w:rPr>
        <w:t>Propulsion</w:t>
      </w:r>
      <w:r w:rsidR="008408A1">
        <w:rPr>
          <w:lang w:val="en-GB"/>
        </w:rPr>
        <w:t xml:space="preserve">, braking, </w:t>
      </w:r>
      <w:r w:rsidR="00C462F5">
        <w:rPr>
          <w:lang w:val="en-GB"/>
        </w:rPr>
        <w:t xml:space="preserve">mission </w:t>
      </w:r>
      <w:r w:rsidR="00DF0CF6">
        <w:rPr>
          <w:lang w:val="en-GB"/>
        </w:rPr>
        <w:t>control</w:t>
      </w:r>
      <w:r w:rsidR="00BD26B1">
        <w:rPr>
          <w:lang w:val="en-GB"/>
        </w:rPr>
        <w:t xml:space="preserve"> at system level</w:t>
      </w:r>
      <w:r w:rsidR="00DF0CF6">
        <w:rPr>
          <w:lang w:val="en-GB"/>
        </w:rPr>
        <w:t>.</w:t>
      </w:r>
    </w:p>
    <w:p w:rsidR="009158D3" w:rsidRDefault="0048649B" w:rsidP="0023241C">
      <w:pPr>
        <w:pStyle w:val="Corps"/>
        <w:spacing w:before="0" w:after="240"/>
        <w:rPr>
          <w:lang w:val="en-GB"/>
        </w:rPr>
      </w:pPr>
      <w:r>
        <w:rPr>
          <w:lang w:val="en-GB"/>
        </w:rPr>
        <w:t xml:space="preserve">Health management does not address </w:t>
      </w:r>
      <w:r w:rsidR="00B43873">
        <w:rPr>
          <w:lang w:val="en-GB"/>
        </w:rPr>
        <w:t xml:space="preserve">energy </w:t>
      </w:r>
      <w:r w:rsidR="00D553FF">
        <w:rPr>
          <w:lang w:val="en-GB"/>
        </w:rPr>
        <w:t>level</w:t>
      </w:r>
      <w:r w:rsidR="002A03B2">
        <w:rPr>
          <w:lang w:val="en-GB"/>
        </w:rPr>
        <w:t xml:space="preserve"> issues.</w:t>
      </w:r>
    </w:p>
    <w:p w:rsidR="008408A1" w:rsidRDefault="008408A1" w:rsidP="008408A1">
      <w:pPr>
        <w:pStyle w:val="Heading4"/>
        <w:rPr>
          <w:lang w:val="en-GB"/>
        </w:rPr>
      </w:pPr>
      <w:r>
        <w:rPr>
          <w:lang w:val="en-GB"/>
        </w:rPr>
        <w:t>Declarative Part</w:t>
      </w:r>
    </w:p>
    <w:p w:rsidR="00BE50DD" w:rsidRDefault="00BE50DD" w:rsidP="0023241C">
      <w:pPr>
        <w:pStyle w:val="Heading5"/>
        <w:spacing w:before="120"/>
        <w:rPr>
          <w:lang w:val="en-GB"/>
        </w:rPr>
      </w:pPr>
      <w:r>
        <w:rPr>
          <w:lang w:val="en-GB"/>
        </w:rPr>
        <w:t>Assumptions</w:t>
      </w:r>
    </w:p>
    <w:p w:rsidR="001B5550" w:rsidRDefault="001B5550" w:rsidP="0094001A">
      <w:pPr>
        <w:pStyle w:val="Corps"/>
        <w:numPr>
          <w:ilvl w:val="0"/>
          <w:numId w:val="60"/>
        </w:numPr>
        <w:spacing w:before="60"/>
        <w:rPr>
          <w:lang w:val="en-GB"/>
        </w:rPr>
      </w:pPr>
      <w:r w:rsidRPr="00E55524">
        <w:rPr>
          <w:i/>
          <w:lang w:val="en-GB"/>
        </w:rPr>
        <w:t>Sensors are ideal</w:t>
      </w:r>
      <w:r w:rsidR="000D313A">
        <w:rPr>
          <w:lang w:val="en-GB"/>
        </w:rPr>
        <w:t>. In later versions the sensors will include fault models (bias, noise, lag) to deal with robustness analysis at AV and system level,</w:t>
      </w:r>
    </w:p>
    <w:p w:rsidR="000D313A" w:rsidRDefault="001B5550" w:rsidP="0094001A">
      <w:pPr>
        <w:pStyle w:val="Corps"/>
        <w:numPr>
          <w:ilvl w:val="0"/>
          <w:numId w:val="60"/>
        </w:numPr>
        <w:spacing w:before="60"/>
        <w:rPr>
          <w:lang w:val="en-GB"/>
        </w:rPr>
      </w:pPr>
      <w:r w:rsidRPr="00E55524">
        <w:rPr>
          <w:i/>
          <w:lang w:val="en-GB"/>
        </w:rPr>
        <w:t>Actuators are ideal</w:t>
      </w:r>
      <w:r w:rsidR="000D313A">
        <w:rPr>
          <w:lang w:val="en-GB"/>
        </w:rPr>
        <w:t xml:space="preserve">. Similarly in later versions the </w:t>
      </w:r>
      <w:r w:rsidR="00F5447B">
        <w:rPr>
          <w:lang w:val="en-GB"/>
        </w:rPr>
        <w:t>actuators</w:t>
      </w:r>
      <w:r w:rsidR="000D313A">
        <w:rPr>
          <w:lang w:val="en-GB"/>
        </w:rPr>
        <w:t xml:space="preserve"> will </w:t>
      </w:r>
      <w:r w:rsidR="00F5447B">
        <w:rPr>
          <w:lang w:val="en-GB"/>
        </w:rPr>
        <w:t xml:space="preserve">be </w:t>
      </w:r>
      <w:r w:rsidR="000D313A">
        <w:rPr>
          <w:lang w:val="en-GB"/>
        </w:rPr>
        <w:t>bias</w:t>
      </w:r>
      <w:r w:rsidR="00F5447B">
        <w:rPr>
          <w:lang w:val="en-GB"/>
        </w:rPr>
        <w:t>ed and lagging</w:t>
      </w:r>
      <w:r w:rsidR="000D313A">
        <w:rPr>
          <w:lang w:val="en-GB"/>
        </w:rPr>
        <w:t>,</w:t>
      </w:r>
    </w:p>
    <w:p w:rsidR="001B5550" w:rsidRDefault="002D655B" w:rsidP="0094001A">
      <w:pPr>
        <w:pStyle w:val="Corps"/>
        <w:numPr>
          <w:ilvl w:val="0"/>
          <w:numId w:val="60"/>
        </w:numPr>
        <w:spacing w:before="60"/>
        <w:rPr>
          <w:lang w:val="en-GB"/>
        </w:rPr>
      </w:pPr>
      <w:r>
        <w:rPr>
          <w:lang w:val="en-GB"/>
        </w:rPr>
        <w:t xml:space="preserve">Some item level components have no failure modes (mechanical parts, wiring, </w:t>
      </w:r>
      <w:r w:rsidR="001B6717">
        <w:rPr>
          <w:lang w:val="en-GB"/>
        </w:rPr>
        <w:t xml:space="preserve">pipes, </w:t>
      </w:r>
      <w:r>
        <w:rPr>
          <w:lang w:val="en-GB"/>
        </w:rPr>
        <w:t xml:space="preserve">see Architecting), </w:t>
      </w:r>
    </w:p>
    <w:p w:rsidR="00C07056" w:rsidRPr="001B5550" w:rsidRDefault="00C07056" w:rsidP="0094001A">
      <w:pPr>
        <w:pStyle w:val="Corps"/>
        <w:numPr>
          <w:ilvl w:val="0"/>
          <w:numId w:val="60"/>
        </w:numPr>
        <w:spacing w:before="60"/>
        <w:rPr>
          <w:lang w:val="en-GB"/>
        </w:rPr>
      </w:pPr>
      <w:r>
        <w:rPr>
          <w:lang w:val="en-GB"/>
        </w:rPr>
        <w:t xml:space="preserve">The synthesis information from EPS, HBS, MMS are accurate </w:t>
      </w:r>
      <w:r w:rsidRPr="00EF39B6">
        <w:rPr>
          <w:b/>
          <w:lang w:val="en-GB"/>
        </w:rPr>
        <w:t>or conservative</w:t>
      </w:r>
      <w:r w:rsidR="001B6717">
        <w:rPr>
          <w:lang w:val="en-GB"/>
        </w:rPr>
        <w:t>. Conservative means that if</w:t>
      </w:r>
      <w:r w:rsidR="00743653">
        <w:rPr>
          <w:lang w:val="en-GB"/>
        </w:rPr>
        <w:t xml:space="preserve"> wrong, it is in a way that does not compromise safety. </w:t>
      </w:r>
      <w:proofErr w:type="spellStart"/>
      <w:proofErr w:type="gramStart"/>
      <w:r w:rsidR="001B6717">
        <w:rPr>
          <w:lang w:val="en-GB"/>
        </w:rPr>
        <w:t>xxxx</w:t>
      </w:r>
      <w:r w:rsidR="00743653">
        <w:rPr>
          <w:lang w:val="en-GB"/>
        </w:rPr>
        <w:t>OK</w:t>
      </w:r>
      <w:proofErr w:type="spellEnd"/>
      <w:r w:rsidR="00743653">
        <w:rPr>
          <w:lang w:val="en-GB"/>
        </w:rPr>
        <w:t>(</w:t>
      </w:r>
      <w:proofErr w:type="gramEnd"/>
      <w:r w:rsidR="00743653">
        <w:rPr>
          <w:lang w:val="en-GB"/>
        </w:rPr>
        <w:t xml:space="preserve">false) while everything is </w:t>
      </w:r>
      <w:r w:rsidR="00C70D5F">
        <w:rPr>
          <w:lang w:val="en-GB"/>
        </w:rPr>
        <w:t xml:space="preserve">yet </w:t>
      </w:r>
      <w:r w:rsidR="00743653">
        <w:rPr>
          <w:lang w:val="en-GB"/>
        </w:rPr>
        <w:t>OK lead</w:t>
      </w:r>
      <w:r w:rsidR="00C70D5F">
        <w:rPr>
          <w:lang w:val="en-GB"/>
        </w:rPr>
        <w:t>s</w:t>
      </w:r>
      <w:r w:rsidR="00743653">
        <w:rPr>
          <w:lang w:val="en-GB"/>
        </w:rPr>
        <w:t xml:space="preserve"> to unnecessary grounding of µXAV. It should happen only on </w:t>
      </w:r>
      <w:r w:rsidR="00C70D5F">
        <w:rPr>
          <w:lang w:val="en-GB"/>
        </w:rPr>
        <w:t xml:space="preserve">rare </w:t>
      </w:r>
      <w:r w:rsidR="001B6717">
        <w:rPr>
          <w:lang w:val="en-GB"/>
        </w:rPr>
        <w:t>situations unavoidable by design</w:t>
      </w:r>
      <w:r w:rsidR="00C70D5F">
        <w:rPr>
          <w:lang w:val="en-GB"/>
        </w:rPr>
        <w:t xml:space="preserve"> at reasonable cost</w:t>
      </w:r>
      <w:r w:rsidR="001B6717">
        <w:rPr>
          <w:lang w:val="en-GB"/>
        </w:rPr>
        <w:t>.</w:t>
      </w:r>
      <w:r w:rsidR="00162F85">
        <w:rPr>
          <w:lang w:val="en-GB"/>
        </w:rPr>
        <w:t xml:space="preserve"> </w:t>
      </w:r>
      <w:r w:rsidR="00C12D82">
        <w:rPr>
          <w:lang w:val="en-GB"/>
        </w:rPr>
        <w:t xml:space="preserve">So </w:t>
      </w:r>
      <w:r w:rsidR="00C12D82" w:rsidRPr="00EF39B6">
        <w:rPr>
          <w:u w:val="single"/>
          <w:lang w:val="en-GB"/>
        </w:rPr>
        <w:t>wrongness</w:t>
      </w:r>
      <w:r w:rsidR="00EF39B6">
        <w:rPr>
          <w:lang w:val="en-GB"/>
        </w:rPr>
        <w:t>, provided it is mastered</w:t>
      </w:r>
      <w:r w:rsidR="00592C24">
        <w:rPr>
          <w:lang w:val="en-GB"/>
        </w:rPr>
        <w:t xml:space="preserve"> by design</w:t>
      </w:r>
      <w:r w:rsidR="00EF39B6">
        <w:rPr>
          <w:lang w:val="en-GB"/>
        </w:rPr>
        <w:t>,</w:t>
      </w:r>
      <w:r w:rsidR="00C12D82">
        <w:rPr>
          <w:lang w:val="en-GB"/>
        </w:rPr>
        <w:t xml:space="preserve"> </w:t>
      </w:r>
      <w:r w:rsidR="00C12D82" w:rsidRPr="00EF39B6">
        <w:rPr>
          <w:u w:val="single"/>
          <w:lang w:val="en-GB"/>
        </w:rPr>
        <w:t>may be correct</w:t>
      </w:r>
      <w:r w:rsidR="00C12D82">
        <w:rPr>
          <w:lang w:val="en-GB"/>
        </w:rPr>
        <w:t xml:space="preserve"> as far as </w:t>
      </w:r>
      <w:r w:rsidR="00C12D82" w:rsidRPr="00906ED4">
        <w:rPr>
          <w:b/>
          <w:lang w:val="en-GB"/>
        </w:rPr>
        <w:t>OP Correctness</w:t>
      </w:r>
      <w:r w:rsidR="00C12D82">
        <w:rPr>
          <w:lang w:val="en-GB"/>
        </w:rPr>
        <w:t xml:space="preserve"> is concerned.</w:t>
      </w:r>
      <w:r w:rsidR="00B43FF6">
        <w:rPr>
          <w:lang w:val="en-GB"/>
        </w:rPr>
        <w:t xml:space="preserve"> This kind of situation may happen </w:t>
      </w:r>
      <w:r w:rsidR="00592C24">
        <w:rPr>
          <w:lang w:val="en-GB"/>
        </w:rPr>
        <w:t xml:space="preserve">for instance </w:t>
      </w:r>
      <w:r w:rsidR="00C26085">
        <w:rPr>
          <w:lang w:val="en-GB"/>
        </w:rPr>
        <w:t>during</w:t>
      </w:r>
      <w:r w:rsidR="00B43FF6">
        <w:rPr>
          <w:lang w:val="en-GB"/>
        </w:rPr>
        <w:t xml:space="preserve"> transients </w:t>
      </w:r>
      <w:r w:rsidR="00C26085">
        <w:rPr>
          <w:lang w:val="en-GB"/>
        </w:rPr>
        <w:t xml:space="preserve">(mode switches, failures, gusts) </w:t>
      </w:r>
      <w:r w:rsidR="00B43FF6">
        <w:rPr>
          <w:lang w:val="en-GB"/>
        </w:rPr>
        <w:t xml:space="preserve">where sensors lag </w:t>
      </w:r>
      <w:r w:rsidR="00C26085">
        <w:rPr>
          <w:lang w:val="en-GB"/>
        </w:rPr>
        <w:t>.wt. actual physics</w:t>
      </w:r>
      <w:r w:rsidR="00592C24">
        <w:rPr>
          <w:lang w:val="en-GB"/>
        </w:rPr>
        <w:t xml:space="preserve">, </w:t>
      </w:r>
      <w:r w:rsidR="00B43FF6">
        <w:rPr>
          <w:lang w:val="en-GB"/>
        </w:rPr>
        <w:t>lead</w:t>
      </w:r>
      <w:r w:rsidR="00592C24">
        <w:rPr>
          <w:lang w:val="en-GB"/>
        </w:rPr>
        <w:t>ing</w:t>
      </w:r>
      <w:r w:rsidR="00B43FF6">
        <w:rPr>
          <w:lang w:val="en-GB"/>
        </w:rPr>
        <w:t xml:space="preserve"> to </w:t>
      </w:r>
      <w:r w:rsidR="00C26085">
        <w:rPr>
          <w:lang w:val="en-GB"/>
        </w:rPr>
        <w:t xml:space="preserve">inconsistent diagnostics and consequent </w:t>
      </w:r>
      <w:r w:rsidR="00C70D5F">
        <w:rPr>
          <w:lang w:val="en-GB"/>
        </w:rPr>
        <w:t xml:space="preserve">inappropriate </w:t>
      </w:r>
      <w:r w:rsidR="00C26085">
        <w:rPr>
          <w:lang w:val="en-GB"/>
        </w:rPr>
        <w:t>decisions</w:t>
      </w:r>
      <w:r w:rsidR="00B43FF6">
        <w:rPr>
          <w:lang w:val="en-GB"/>
        </w:rPr>
        <w:t>.</w:t>
      </w:r>
    </w:p>
    <w:p w:rsidR="00BE50DD" w:rsidRDefault="00BE50DD" w:rsidP="00BE50DD">
      <w:pPr>
        <w:pStyle w:val="Heading5"/>
        <w:rPr>
          <w:lang w:val="en-GB"/>
        </w:rPr>
      </w:pPr>
      <w:r>
        <w:rPr>
          <w:lang w:val="en-GB"/>
        </w:rPr>
        <w:t>Guarantees</w:t>
      </w:r>
    </w:p>
    <w:p w:rsidR="001B5550" w:rsidRPr="001B5550" w:rsidRDefault="001B5550" w:rsidP="0094001A">
      <w:pPr>
        <w:pStyle w:val="Corps"/>
        <w:numPr>
          <w:ilvl w:val="0"/>
          <w:numId w:val="61"/>
        </w:numPr>
        <w:spacing w:before="60"/>
        <w:rPr>
          <w:lang w:val="en-GB"/>
        </w:rPr>
      </w:pPr>
      <w:r w:rsidRPr="00E55524">
        <w:rPr>
          <w:b/>
          <w:lang w:val="en-GB"/>
        </w:rPr>
        <w:t>No false negatives</w:t>
      </w:r>
      <w:r>
        <w:rPr>
          <w:lang w:val="en-GB"/>
        </w:rPr>
        <w:t xml:space="preserve"> (safety critical)</w:t>
      </w:r>
      <w:r w:rsidR="00C055AF">
        <w:rPr>
          <w:lang w:val="en-GB"/>
        </w:rPr>
        <w:t xml:space="preserve">. The drone cannot be dispatched in case of </w:t>
      </w:r>
      <w:r w:rsidR="002C0EA9">
        <w:rPr>
          <w:lang w:val="en-GB"/>
        </w:rPr>
        <w:t xml:space="preserve">known </w:t>
      </w:r>
      <w:r w:rsidR="00C055AF">
        <w:rPr>
          <w:lang w:val="en-GB"/>
        </w:rPr>
        <w:t xml:space="preserve">unrepaired components. </w:t>
      </w:r>
      <w:r w:rsidR="002C0EA9">
        <w:rPr>
          <w:lang w:val="en-GB"/>
        </w:rPr>
        <w:t>This is because the architecture is only 2-redundant. In case of latent failure</w:t>
      </w:r>
      <w:r w:rsidR="00440F88">
        <w:rPr>
          <w:lang w:val="en-GB"/>
        </w:rPr>
        <w:t>s</w:t>
      </w:r>
      <w:r w:rsidR="002C0EA9">
        <w:rPr>
          <w:lang w:val="en-GB"/>
        </w:rPr>
        <w:t xml:space="preserve"> at take-off, a single in flight additional failure may lead to a catastrophic event, which is banned by the regulation.</w:t>
      </w:r>
    </w:p>
    <w:p w:rsidR="001B5550" w:rsidRDefault="001B5550" w:rsidP="0094001A">
      <w:pPr>
        <w:pStyle w:val="Corps"/>
        <w:numPr>
          <w:ilvl w:val="0"/>
          <w:numId w:val="61"/>
        </w:numPr>
        <w:spacing w:before="60"/>
        <w:rPr>
          <w:lang w:val="en-GB"/>
        </w:rPr>
      </w:pPr>
      <w:r w:rsidRPr="00E55524">
        <w:rPr>
          <w:b/>
          <w:lang w:val="en-GB"/>
        </w:rPr>
        <w:t>No false positives</w:t>
      </w:r>
      <w:r>
        <w:rPr>
          <w:lang w:val="en-GB"/>
        </w:rPr>
        <w:t xml:space="preserve"> (mission critical)</w:t>
      </w:r>
      <w:r w:rsidR="006B7DD5">
        <w:rPr>
          <w:lang w:val="en-GB"/>
        </w:rPr>
        <w:t xml:space="preserve">. </w:t>
      </w:r>
      <w:r w:rsidR="00440F88">
        <w:rPr>
          <w:lang w:val="en-GB"/>
        </w:rPr>
        <w:t>Nice to have, though c</w:t>
      </w:r>
      <w:r w:rsidR="006B7DD5">
        <w:rPr>
          <w:lang w:val="en-GB"/>
        </w:rPr>
        <w:t>lassified minor</w:t>
      </w:r>
      <w:r w:rsidR="00440F88">
        <w:rPr>
          <w:lang w:val="en-GB"/>
        </w:rPr>
        <w:t xml:space="preserve"> by FHA (</w:t>
      </w:r>
      <w:r w:rsidR="004746E7">
        <w:rPr>
          <w:lang w:val="en-GB"/>
        </w:rPr>
        <w:t>bears</w:t>
      </w:r>
      <w:r w:rsidR="006B7DD5">
        <w:rPr>
          <w:lang w:val="en-GB"/>
        </w:rPr>
        <w:t xml:space="preserve"> </w:t>
      </w:r>
      <w:r w:rsidR="002F08F1">
        <w:rPr>
          <w:lang w:val="en-GB"/>
        </w:rPr>
        <w:t xml:space="preserve">only </w:t>
      </w:r>
      <w:r w:rsidR="004746E7">
        <w:rPr>
          <w:lang w:val="en-GB"/>
        </w:rPr>
        <w:t xml:space="preserve">on </w:t>
      </w:r>
      <w:r w:rsidR="006B7DD5">
        <w:rPr>
          <w:lang w:val="en-GB"/>
        </w:rPr>
        <w:t>availability</w:t>
      </w:r>
      <w:r w:rsidR="00440F88">
        <w:rPr>
          <w:lang w:val="en-GB"/>
        </w:rPr>
        <w:t>)</w:t>
      </w:r>
      <w:r w:rsidR="006B7DD5">
        <w:rPr>
          <w:lang w:val="en-GB"/>
        </w:rPr>
        <w:t>.</w:t>
      </w:r>
    </w:p>
    <w:p w:rsidR="00C07056" w:rsidRDefault="00C07056" w:rsidP="0094001A">
      <w:pPr>
        <w:pStyle w:val="Corps"/>
        <w:numPr>
          <w:ilvl w:val="0"/>
          <w:numId w:val="61"/>
        </w:numPr>
        <w:spacing w:before="60"/>
        <w:rPr>
          <w:lang w:val="en-GB"/>
        </w:rPr>
      </w:pPr>
      <w:del w:id="77" w:author="Duncan Brown" w:date="2016-10-19T15:36:00Z">
        <w:r w:rsidRPr="00743653" w:rsidDel="00E7526D">
          <w:rPr>
            <w:rFonts w:ascii="Arial" w:hAnsi="Arial" w:cs="Arial"/>
            <w:sz w:val="20"/>
            <w:lang w:val="en-GB"/>
          </w:rPr>
          <w:delText>Ressources</w:delText>
        </w:r>
      </w:del>
      <w:proofErr w:type="spellStart"/>
      <w:ins w:id="78" w:author="Duncan Brown" w:date="2016-10-19T15:36:00Z">
        <w:r w:rsidR="00E7526D">
          <w:rPr>
            <w:rFonts w:ascii="Arial" w:hAnsi="Arial" w:cs="Arial"/>
            <w:sz w:val="20"/>
            <w:lang w:val="en-GB"/>
          </w:rPr>
          <w:t>Resources</w:t>
        </w:r>
      </w:ins>
      <w:r w:rsidRPr="00743653">
        <w:rPr>
          <w:rFonts w:ascii="Arial" w:hAnsi="Arial" w:cs="Arial"/>
          <w:sz w:val="20"/>
          <w:lang w:val="en-GB"/>
        </w:rPr>
        <w:t>OK</w:t>
      </w:r>
      <w:proofErr w:type="spellEnd"/>
      <w:r>
        <w:rPr>
          <w:lang w:val="en-GB"/>
        </w:rPr>
        <w:t xml:space="preserve"> is accurate or conservative.</w:t>
      </w:r>
    </w:p>
    <w:p w:rsidR="008408A1" w:rsidRDefault="008408A1" w:rsidP="008408A1">
      <w:pPr>
        <w:pStyle w:val="Heading4"/>
        <w:rPr>
          <w:lang w:val="en-GB"/>
        </w:rPr>
      </w:pPr>
      <w:r>
        <w:rPr>
          <w:lang w:val="en-GB"/>
        </w:rPr>
        <w:t>Constructive Part</w:t>
      </w:r>
    </w:p>
    <w:p w:rsidR="00817E98" w:rsidRDefault="00B715E9" w:rsidP="00B715E9">
      <w:pPr>
        <w:pStyle w:val="Corps"/>
        <w:spacing w:before="120"/>
        <w:rPr>
          <w:lang w:val="en-GB"/>
        </w:rPr>
      </w:pPr>
      <w:r w:rsidRPr="00B715E9">
        <w:rPr>
          <w:lang w:val="en-GB"/>
        </w:rPr>
        <w:t xml:space="preserve">F_PT </w:t>
      </w:r>
      <w:del w:id="79" w:author="Duncan Brown" w:date="2016-10-19T15:36:00Z">
        <w:r w:rsidRPr="00B715E9" w:rsidDel="00E7526D">
          <w:rPr>
            <w:lang w:val="en-GB"/>
          </w:rPr>
          <w:delText>ressources</w:delText>
        </w:r>
      </w:del>
      <w:ins w:id="80" w:author="Duncan Brown" w:date="2016-10-19T15:36:00Z">
        <w:r w:rsidR="00E7526D">
          <w:rPr>
            <w:lang w:val="en-GB"/>
          </w:rPr>
          <w:t>resources</w:t>
        </w:r>
      </w:ins>
      <w:r w:rsidRPr="00B715E9">
        <w:rPr>
          <w:lang w:val="en-GB"/>
        </w:rPr>
        <w:t xml:space="preserve"> are OK as long as propulsion, braking and mission management resources are OK. </w:t>
      </w:r>
    </w:p>
    <w:p w:rsidR="00817E98" w:rsidRDefault="00817E98">
      <w:pPr>
        <w:rPr>
          <w:lang w:val="en-GB"/>
        </w:rPr>
      </w:pPr>
      <w:r>
        <w:rPr>
          <w:lang w:val="en-GB"/>
        </w:rPr>
        <w:br w:type="page"/>
      </w:r>
    </w:p>
    <w:p w:rsidR="00E176F1" w:rsidRPr="00E176F1" w:rsidRDefault="00E176F1" w:rsidP="00B715E9">
      <w:pPr>
        <w:pStyle w:val="Corps"/>
        <w:spacing w:before="120"/>
        <w:rPr>
          <w:lang w:val="en-GB"/>
        </w:rPr>
      </w:pPr>
    </w:p>
    <w:p w:rsidR="00EA1A2E" w:rsidRDefault="00EA1A2E" w:rsidP="00EA1A2E">
      <w:pPr>
        <w:pStyle w:val="Heading2"/>
        <w:rPr>
          <w:lang w:val="en-GB"/>
        </w:rPr>
      </w:pPr>
      <w:bookmarkStart w:id="81" w:name="_Toc462179280"/>
      <w:r>
        <w:rPr>
          <w:lang w:val="en-GB"/>
        </w:rPr>
        <w:t>System Level</w:t>
      </w:r>
      <w:bookmarkEnd w:id="81"/>
    </w:p>
    <w:p w:rsidR="00B715E9" w:rsidRDefault="00B715E9" w:rsidP="00B715E9">
      <w:pPr>
        <w:pStyle w:val="Heading3"/>
        <w:rPr>
          <w:lang w:val="en-GB"/>
        </w:rPr>
      </w:pPr>
      <w:bookmarkStart w:id="82" w:name="_Toc462179281"/>
      <w:r>
        <w:rPr>
          <w:lang w:val="en-GB"/>
        </w:rPr>
        <w:t>Introduction</w:t>
      </w:r>
      <w:bookmarkEnd w:id="82"/>
    </w:p>
    <w:p w:rsidR="00E84F1F" w:rsidRDefault="00E84F1F" w:rsidP="00A45A79">
      <w:pPr>
        <w:pStyle w:val="Corps"/>
        <w:rPr>
          <w:lang w:val="en-GB"/>
        </w:rPr>
      </w:pPr>
      <w:r>
        <w:rPr>
          <w:lang w:val="en-GB"/>
        </w:rPr>
        <w:t xml:space="preserve">Two systems are pure software systems hosted in the same computer (MMS and MS), and two systems are CPS, </w:t>
      </w:r>
      <w:r w:rsidR="00043C1E">
        <w:rPr>
          <w:lang w:val="en-GB"/>
        </w:rPr>
        <w:t xml:space="preserve">i.e. </w:t>
      </w:r>
      <w:r>
        <w:rPr>
          <w:lang w:val="en-GB"/>
        </w:rPr>
        <w:t>controlled physics (EPS and HBS).</w:t>
      </w:r>
      <w:r w:rsidR="00230E85">
        <w:rPr>
          <w:lang w:val="en-GB"/>
        </w:rPr>
        <w:t xml:space="preserve"> In all cases</w:t>
      </w:r>
      <w:r w:rsidR="00A45A79">
        <w:rPr>
          <w:lang w:val="en-GB"/>
        </w:rPr>
        <w:t xml:space="preserve"> there is only one “smart unit” </w:t>
      </w:r>
      <w:r w:rsidR="003263A0">
        <w:rPr>
          <w:lang w:val="en-GB"/>
        </w:rPr>
        <w:t>(</w:t>
      </w:r>
      <w:r w:rsidR="0095605A">
        <w:rPr>
          <w:lang w:val="en-GB"/>
        </w:rPr>
        <w:t xml:space="preserve">or </w:t>
      </w:r>
      <w:r w:rsidR="003263A0">
        <w:rPr>
          <w:lang w:val="en-GB"/>
        </w:rPr>
        <w:t>ECU) that</w:t>
      </w:r>
      <w:r w:rsidR="0095605A">
        <w:rPr>
          <w:lang w:val="en-GB"/>
        </w:rPr>
        <w:t xml:space="preserve"> contains </w:t>
      </w:r>
      <w:r w:rsidR="004A397F">
        <w:rPr>
          <w:lang w:val="en-GB"/>
        </w:rPr>
        <w:t>“intelligence”</w:t>
      </w:r>
      <w:r w:rsidR="0095605A">
        <w:rPr>
          <w:lang w:val="en-GB"/>
        </w:rPr>
        <w:t xml:space="preserve"> and implements</w:t>
      </w:r>
      <w:r w:rsidR="00A45A79">
        <w:rPr>
          <w:lang w:val="en-GB"/>
        </w:rPr>
        <w:t xml:space="preserve"> the </w:t>
      </w:r>
      <w:r w:rsidR="004A397F">
        <w:rPr>
          <w:lang w:val="en-GB"/>
        </w:rPr>
        <w:t xml:space="preserve">control </w:t>
      </w:r>
      <w:r w:rsidR="00A45A79">
        <w:rPr>
          <w:lang w:val="en-GB"/>
        </w:rPr>
        <w:t xml:space="preserve">behaviour </w:t>
      </w:r>
      <w:r w:rsidR="0095605A">
        <w:rPr>
          <w:lang w:val="en-GB"/>
        </w:rPr>
        <w:t>specified</w:t>
      </w:r>
      <w:r w:rsidR="00A45A79">
        <w:rPr>
          <w:lang w:val="en-GB"/>
        </w:rPr>
        <w:t xml:space="preserve"> as </w:t>
      </w:r>
      <w:r w:rsidR="004A397F">
        <w:rPr>
          <w:lang w:val="en-GB"/>
        </w:rPr>
        <w:t>‘</w:t>
      </w:r>
      <w:r w:rsidR="00A45A79">
        <w:rPr>
          <w:lang w:val="en-GB"/>
        </w:rPr>
        <w:t>DIF</w:t>
      </w:r>
      <w:r w:rsidR="004A397F">
        <w:rPr>
          <w:lang w:val="en-GB"/>
        </w:rPr>
        <w:t>’</w:t>
      </w:r>
      <w:r w:rsidR="00A45A79">
        <w:rPr>
          <w:lang w:val="en-GB"/>
        </w:rPr>
        <w:t>.</w:t>
      </w:r>
    </w:p>
    <w:p w:rsidR="000539AB" w:rsidRDefault="003263A0" w:rsidP="00A45A79">
      <w:pPr>
        <w:pStyle w:val="Corps"/>
        <w:rPr>
          <w:lang w:val="en-GB"/>
        </w:rPr>
      </w:pPr>
      <w:r>
        <w:rPr>
          <w:lang w:val="en-GB"/>
        </w:rPr>
        <w:t>P</w:t>
      </w:r>
      <w:r w:rsidR="002619D0">
        <w:rPr>
          <w:lang w:val="en-GB"/>
        </w:rPr>
        <w:t xml:space="preserve">roceeding in the functional refinement of µXAV, there is no ambiguity in structuring the DIF </w:t>
      </w:r>
      <w:r>
        <w:rPr>
          <w:lang w:val="en-GB"/>
        </w:rPr>
        <w:t>as</w:t>
      </w:r>
      <w:r w:rsidR="002619D0">
        <w:rPr>
          <w:lang w:val="en-GB"/>
        </w:rPr>
        <w:t>:</w:t>
      </w:r>
    </w:p>
    <w:p w:rsidR="002619D0" w:rsidRDefault="002619D0" w:rsidP="0094001A">
      <w:pPr>
        <w:pStyle w:val="Corps"/>
        <w:numPr>
          <w:ilvl w:val="0"/>
          <w:numId w:val="65"/>
        </w:numPr>
        <w:spacing w:before="60"/>
        <w:ind w:hanging="357"/>
        <w:rPr>
          <w:lang w:val="en-GB"/>
        </w:rPr>
      </w:pPr>
      <w:r>
        <w:rPr>
          <w:lang w:val="en-GB"/>
        </w:rPr>
        <w:t>EPS.F_PT.</w:t>
      </w:r>
      <w:r w:rsidRPr="00E4750E">
        <w:rPr>
          <w:b/>
          <w:lang w:val="en-GB"/>
        </w:rPr>
        <w:t>F_PC</w:t>
      </w:r>
      <w:r w:rsidR="000E5264">
        <w:rPr>
          <w:b/>
          <w:lang w:val="en-GB"/>
        </w:rPr>
        <w:t xml:space="preserve"> </w:t>
      </w:r>
      <w:r w:rsidR="00230E85">
        <w:rPr>
          <w:b/>
          <w:lang w:val="en-GB"/>
        </w:rPr>
        <w:t xml:space="preserve">: </w:t>
      </w:r>
      <w:r w:rsidR="00230E85">
        <w:rPr>
          <w:lang w:val="en-GB"/>
        </w:rPr>
        <w:t>Propulsion Control</w:t>
      </w:r>
    </w:p>
    <w:p w:rsidR="002619D0" w:rsidRDefault="002619D0" w:rsidP="0094001A">
      <w:pPr>
        <w:pStyle w:val="Corps"/>
        <w:numPr>
          <w:ilvl w:val="0"/>
          <w:numId w:val="65"/>
        </w:numPr>
        <w:spacing w:before="60"/>
        <w:ind w:hanging="357"/>
        <w:rPr>
          <w:lang w:val="en-GB"/>
        </w:rPr>
      </w:pPr>
      <w:r>
        <w:rPr>
          <w:lang w:val="en-GB"/>
        </w:rPr>
        <w:t>EPS.F_PT.F_EM</w:t>
      </w:r>
      <w:r w:rsidR="000E5264">
        <w:rPr>
          <w:lang w:val="en-GB"/>
        </w:rPr>
        <w:t xml:space="preserve"> </w:t>
      </w:r>
      <w:r w:rsidR="00230E85">
        <w:rPr>
          <w:lang w:val="en-GB"/>
        </w:rPr>
        <w:t>: Energy Management</w:t>
      </w:r>
    </w:p>
    <w:p w:rsidR="002619D0" w:rsidRDefault="002619D0" w:rsidP="0094001A">
      <w:pPr>
        <w:pStyle w:val="Corps"/>
        <w:numPr>
          <w:ilvl w:val="0"/>
          <w:numId w:val="65"/>
        </w:numPr>
        <w:spacing w:before="60"/>
        <w:ind w:hanging="357"/>
        <w:rPr>
          <w:lang w:val="en-GB"/>
        </w:rPr>
      </w:pPr>
      <w:r>
        <w:rPr>
          <w:lang w:val="en-GB"/>
        </w:rPr>
        <w:t>EPS.F_PT.F_CM</w:t>
      </w:r>
      <w:r w:rsidR="000E5264">
        <w:rPr>
          <w:lang w:val="en-GB"/>
        </w:rPr>
        <w:t xml:space="preserve"> </w:t>
      </w:r>
      <w:r w:rsidR="00230E85">
        <w:rPr>
          <w:lang w:val="en-GB"/>
        </w:rPr>
        <w:t>: Communication Management</w:t>
      </w:r>
    </w:p>
    <w:p w:rsidR="000E5264" w:rsidRDefault="000E5264" w:rsidP="0094001A">
      <w:pPr>
        <w:pStyle w:val="Corps"/>
        <w:numPr>
          <w:ilvl w:val="0"/>
          <w:numId w:val="65"/>
        </w:numPr>
        <w:spacing w:before="60"/>
        <w:ind w:hanging="357"/>
        <w:rPr>
          <w:lang w:val="en-GB"/>
        </w:rPr>
      </w:pPr>
      <w:r>
        <w:rPr>
          <w:lang w:val="en-GB"/>
        </w:rPr>
        <w:t>EPS.F_HM</w:t>
      </w:r>
      <w:r w:rsidR="00230E85">
        <w:rPr>
          <w:lang w:val="en-GB"/>
        </w:rPr>
        <w:t xml:space="preserve"> : Health Monitoring</w:t>
      </w:r>
    </w:p>
    <w:p w:rsidR="002619D0" w:rsidRDefault="002619D0" w:rsidP="0094001A">
      <w:pPr>
        <w:pStyle w:val="Corps"/>
        <w:numPr>
          <w:ilvl w:val="0"/>
          <w:numId w:val="65"/>
        </w:numPr>
        <w:spacing w:before="60"/>
        <w:ind w:hanging="357"/>
        <w:rPr>
          <w:lang w:val="en-GB"/>
        </w:rPr>
      </w:pPr>
      <w:r>
        <w:rPr>
          <w:lang w:val="en-GB"/>
        </w:rPr>
        <w:t>HBS.F_PT.</w:t>
      </w:r>
      <w:r w:rsidRPr="00E4750E">
        <w:rPr>
          <w:b/>
          <w:lang w:val="en-GB"/>
        </w:rPr>
        <w:t>F_BC</w:t>
      </w:r>
      <w:r w:rsidR="00230E85">
        <w:rPr>
          <w:b/>
          <w:lang w:val="en-GB"/>
        </w:rPr>
        <w:t xml:space="preserve">: </w:t>
      </w:r>
      <w:r w:rsidR="00230E85">
        <w:rPr>
          <w:lang w:val="en-GB"/>
        </w:rPr>
        <w:t xml:space="preserve">speed Braking </w:t>
      </w:r>
      <w:r w:rsidR="004A397F">
        <w:rPr>
          <w:lang w:val="en-GB"/>
        </w:rPr>
        <w:t>Control</w:t>
      </w:r>
    </w:p>
    <w:p w:rsidR="002619D0" w:rsidRDefault="002619D0" w:rsidP="0094001A">
      <w:pPr>
        <w:pStyle w:val="Corps"/>
        <w:numPr>
          <w:ilvl w:val="0"/>
          <w:numId w:val="65"/>
        </w:numPr>
        <w:spacing w:before="60"/>
        <w:ind w:hanging="357"/>
        <w:rPr>
          <w:lang w:val="en-GB"/>
        </w:rPr>
      </w:pPr>
      <w:r>
        <w:rPr>
          <w:lang w:val="en-GB"/>
        </w:rPr>
        <w:t>HBS.F_PT.F_EM</w:t>
      </w:r>
      <w:r w:rsidR="00230E85">
        <w:rPr>
          <w:lang w:val="en-GB"/>
        </w:rPr>
        <w:t>: Energy Management</w:t>
      </w:r>
    </w:p>
    <w:p w:rsidR="002619D0" w:rsidRDefault="002619D0" w:rsidP="0094001A">
      <w:pPr>
        <w:pStyle w:val="Corps"/>
        <w:numPr>
          <w:ilvl w:val="0"/>
          <w:numId w:val="65"/>
        </w:numPr>
        <w:spacing w:before="60"/>
        <w:ind w:hanging="357"/>
        <w:rPr>
          <w:lang w:val="en-GB"/>
        </w:rPr>
      </w:pPr>
      <w:r>
        <w:rPr>
          <w:lang w:val="en-GB"/>
        </w:rPr>
        <w:t>HBS.F_PT.F_CM</w:t>
      </w:r>
      <w:r w:rsidR="00230E85">
        <w:rPr>
          <w:lang w:val="en-GB"/>
        </w:rPr>
        <w:t>: Communication Management</w:t>
      </w:r>
    </w:p>
    <w:p w:rsidR="002619D0" w:rsidRDefault="002619D0" w:rsidP="0094001A">
      <w:pPr>
        <w:pStyle w:val="Corps"/>
        <w:numPr>
          <w:ilvl w:val="0"/>
          <w:numId w:val="65"/>
        </w:numPr>
        <w:spacing w:before="60"/>
        <w:ind w:hanging="357"/>
        <w:rPr>
          <w:lang w:val="en-GB"/>
        </w:rPr>
      </w:pPr>
      <w:r>
        <w:rPr>
          <w:lang w:val="en-GB"/>
        </w:rPr>
        <w:t>HBS.F_EL</w:t>
      </w:r>
      <w:r w:rsidR="00230E85">
        <w:rPr>
          <w:lang w:val="en-GB"/>
        </w:rPr>
        <w:t>: Emergency Landing (also called hard landing)</w:t>
      </w:r>
    </w:p>
    <w:p w:rsidR="000E5264" w:rsidRDefault="000E5264" w:rsidP="0094001A">
      <w:pPr>
        <w:pStyle w:val="Corps"/>
        <w:numPr>
          <w:ilvl w:val="0"/>
          <w:numId w:val="65"/>
        </w:numPr>
        <w:spacing w:before="60"/>
        <w:ind w:hanging="357"/>
        <w:rPr>
          <w:lang w:val="en-GB"/>
        </w:rPr>
      </w:pPr>
      <w:r>
        <w:rPr>
          <w:lang w:val="en-GB"/>
        </w:rPr>
        <w:t>HBS.F_HM</w:t>
      </w:r>
      <w:r w:rsidR="009E5D73">
        <w:rPr>
          <w:lang w:val="en-GB"/>
        </w:rPr>
        <w:t>: Health Moni</w:t>
      </w:r>
      <w:r w:rsidR="00230E85">
        <w:rPr>
          <w:lang w:val="en-GB"/>
        </w:rPr>
        <w:t>toring</w:t>
      </w:r>
    </w:p>
    <w:p w:rsidR="002619D0" w:rsidRDefault="002619D0" w:rsidP="0094001A">
      <w:pPr>
        <w:pStyle w:val="Corps"/>
        <w:numPr>
          <w:ilvl w:val="0"/>
          <w:numId w:val="65"/>
        </w:numPr>
        <w:spacing w:before="60"/>
        <w:ind w:hanging="357"/>
        <w:rPr>
          <w:lang w:val="en-GB"/>
        </w:rPr>
      </w:pPr>
      <w:r>
        <w:rPr>
          <w:lang w:val="en-GB"/>
        </w:rPr>
        <w:t>MMS.F_PT.F_MM</w:t>
      </w:r>
      <w:r w:rsidR="00230E85">
        <w:rPr>
          <w:lang w:val="en-GB"/>
        </w:rPr>
        <w:t>: Mission Management (includes GNC aspects)</w:t>
      </w:r>
    </w:p>
    <w:p w:rsidR="002619D0" w:rsidRDefault="002619D0" w:rsidP="0094001A">
      <w:pPr>
        <w:pStyle w:val="Corps"/>
        <w:numPr>
          <w:ilvl w:val="0"/>
          <w:numId w:val="65"/>
        </w:numPr>
        <w:spacing w:before="60"/>
        <w:ind w:hanging="357"/>
        <w:rPr>
          <w:lang w:val="en-GB"/>
        </w:rPr>
      </w:pPr>
      <w:r>
        <w:rPr>
          <w:lang w:val="en-GB"/>
        </w:rPr>
        <w:t>MMS.F_PT.F_EM</w:t>
      </w:r>
      <w:r w:rsidR="00230E85">
        <w:rPr>
          <w:lang w:val="en-GB"/>
        </w:rPr>
        <w:t>: Energy Management</w:t>
      </w:r>
    </w:p>
    <w:p w:rsidR="002619D0" w:rsidRPr="00230E85" w:rsidRDefault="002619D0" w:rsidP="0094001A">
      <w:pPr>
        <w:pStyle w:val="Corps"/>
        <w:numPr>
          <w:ilvl w:val="0"/>
          <w:numId w:val="65"/>
        </w:numPr>
        <w:spacing w:before="60"/>
        <w:ind w:hanging="357"/>
      </w:pPr>
      <w:r w:rsidRPr="00230E85">
        <w:t>MMS.F_PT.F_CM</w:t>
      </w:r>
      <w:r w:rsidR="00230E85" w:rsidRPr="00230E85">
        <w:t>: Communication Management</w:t>
      </w:r>
    </w:p>
    <w:p w:rsidR="0017456D" w:rsidRDefault="0017456D" w:rsidP="0094001A">
      <w:pPr>
        <w:pStyle w:val="Corps"/>
        <w:numPr>
          <w:ilvl w:val="0"/>
          <w:numId w:val="65"/>
        </w:numPr>
        <w:spacing w:before="60"/>
        <w:ind w:hanging="357"/>
        <w:rPr>
          <w:lang w:val="en-GB"/>
        </w:rPr>
      </w:pPr>
      <w:r>
        <w:rPr>
          <w:lang w:val="en-GB"/>
        </w:rPr>
        <w:t>MMS.F_HM</w:t>
      </w:r>
      <w:r w:rsidR="00230E85">
        <w:rPr>
          <w:lang w:val="en-GB"/>
        </w:rPr>
        <w:t>: Health Monitoring</w:t>
      </w:r>
    </w:p>
    <w:p w:rsidR="00230E85" w:rsidRDefault="00230E85" w:rsidP="0094001A">
      <w:pPr>
        <w:pStyle w:val="Corps"/>
        <w:numPr>
          <w:ilvl w:val="0"/>
          <w:numId w:val="65"/>
        </w:numPr>
        <w:spacing w:before="60"/>
        <w:ind w:hanging="357"/>
        <w:rPr>
          <w:lang w:val="en-GB"/>
        </w:rPr>
      </w:pPr>
      <w:r>
        <w:rPr>
          <w:lang w:val="en-GB"/>
        </w:rPr>
        <w:t>MS.F_HM: Health Monitoring</w:t>
      </w:r>
    </w:p>
    <w:p w:rsidR="00E4750E" w:rsidRDefault="00E4750E" w:rsidP="00E4750E">
      <w:pPr>
        <w:pStyle w:val="Corps"/>
        <w:spacing w:before="60"/>
        <w:rPr>
          <w:lang w:val="en-GB"/>
        </w:rPr>
      </w:pPr>
      <w:r>
        <w:rPr>
          <w:lang w:val="en-GB"/>
        </w:rPr>
        <w:t xml:space="preserve">The reason </w:t>
      </w:r>
      <w:r w:rsidR="004A0C32">
        <w:rPr>
          <w:lang w:val="en-GB"/>
        </w:rPr>
        <w:t xml:space="preserve">for </w:t>
      </w:r>
      <w:r w:rsidR="009264A8">
        <w:rPr>
          <w:lang w:val="en-GB"/>
        </w:rPr>
        <w:t>unambiguous</w:t>
      </w:r>
      <w:r w:rsidR="0005211B">
        <w:rPr>
          <w:lang w:val="en-GB"/>
        </w:rPr>
        <w:t xml:space="preserve"> mapping </w:t>
      </w:r>
      <w:r w:rsidR="009264A8">
        <w:rPr>
          <w:lang w:val="en-GB"/>
        </w:rPr>
        <w:t xml:space="preserve">of </w:t>
      </w:r>
      <w:r w:rsidR="0053434E">
        <w:rPr>
          <w:lang w:val="en-GB"/>
        </w:rPr>
        <w:t xml:space="preserve">these </w:t>
      </w:r>
      <w:r w:rsidR="009264A8">
        <w:rPr>
          <w:lang w:val="en-GB"/>
        </w:rPr>
        <w:t xml:space="preserve">functions on </w:t>
      </w:r>
      <w:r w:rsidR="0053434E">
        <w:rPr>
          <w:lang w:val="en-GB"/>
        </w:rPr>
        <w:t xml:space="preserve">the </w:t>
      </w:r>
      <w:r w:rsidR="009264A8">
        <w:rPr>
          <w:lang w:val="en-GB"/>
        </w:rPr>
        <w:t>systems’ components</w:t>
      </w:r>
      <w:r w:rsidR="0005211B">
        <w:rPr>
          <w:lang w:val="en-GB"/>
        </w:rPr>
        <w:t xml:space="preserve"> is</w:t>
      </w:r>
      <w:r>
        <w:rPr>
          <w:lang w:val="en-GB"/>
        </w:rPr>
        <w:t xml:space="preserve"> that </w:t>
      </w:r>
      <w:r w:rsidR="009264A8">
        <w:rPr>
          <w:lang w:val="en-GB"/>
        </w:rPr>
        <w:t>they are</w:t>
      </w:r>
      <w:r w:rsidR="004A0C32">
        <w:rPr>
          <w:lang w:val="en-GB"/>
        </w:rPr>
        <w:t xml:space="preserve"> </w:t>
      </w:r>
      <w:r>
        <w:rPr>
          <w:lang w:val="en-GB"/>
        </w:rPr>
        <w:t xml:space="preserve">mapped on the unique </w:t>
      </w:r>
      <w:r w:rsidR="0053434E">
        <w:rPr>
          <w:lang w:val="en-GB"/>
        </w:rPr>
        <w:t>‘smart unit’</w:t>
      </w:r>
      <w:r>
        <w:rPr>
          <w:lang w:val="en-GB"/>
        </w:rPr>
        <w:t xml:space="preserve"> </w:t>
      </w:r>
      <w:r w:rsidR="0053434E">
        <w:rPr>
          <w:lang w:val="en-GB"/>
        </w:rPr>
        <w:t>contained by</w:t>
      </w:r>
      <w:r>
        <w:rPr>
          <w:lang w:val="en-GB"/>
        </w:rPr>
        <w:t xml:space="preserve"> </w:t>
      </w:r>
      <w:r w:rsidR="009264A8">
        <w:rPr>
          <w:lang w:val="en-GB"/>
        </w:rPr>
        <w:t>the</w:t>
      </w:r>
      <w:r>
        <w:rPr>
          <w:lang w:val="en-GB"/>
        </w:rPr>
        <w:t xml:space="preserve"> system</w:t>
      </w:r>
      <w:r w:rsidR="009264A8">
        <w:rPr>
          <w:lang w:val="en-GB"/>
        </w:rPr>
        <w:t xml:space="preserve"> they are mapped on</w:t>
      </w:r>
      <w:r>
        <w:rPr>
          <w:lang w:val="en-GB"/>
        </w:rPr>
        <w:t>.</w:t>
      </w:r>
    </w:p>
    <w:p w:rsidR="00E4750E" w:rsidRDefault="00236B4C" w:rsidP="003479A6">
      <w:pPr>
        <w:pStyle w:val="Corps"/>
        <w:rPr>
          <w:lang w:val="en-GB"/>
        </w:rPr>
      </w:pPr>
      <w:r>
        <w:rPr>
          <w:lang w:val="en-GB"/>
        </w:rPr>
        <w:t>T</w:t>
      </w:r>
      <w:r w:rsidR="00E4750E">
        <w:rPr>
          <w:lang w:val="en-GB"/>
        </w:rPr>
        <w:t xml:space="preserve">wo functions are not </w:t>
      </w:r>
      <w:r w:rsidR="00672199">
        <w:rPr>
          <w:lang w:val="en-GB"/>
        </w:rPr>
        <w:t>visible at</w:t>
      </w:r>
      <w:r w:rsidR="00E4750E">
        <w:rPr>
          <w:lang w:val="en-GB"/>
        </w:rPr>
        <w:t xml:space="preserve"> AV level</w:t>
      </w:r>
      <w:r w:rsidR="003201BF">
        <w:rPr>
          <w:lang w:val="en-GB"/>
        </w:rPr>
        <w:t>,</w:t>
      </w:r>
      <w:r w:rsidR="005A0848">
        <w:rPr>
          <w:lang w:val="en-GB"/>
        </w:rPr>
        <w:t xml:space="preserve"> and appear at system level</w:t>
      </w:r>
      <w:r w:rsidR="003201BF">
        <w:rPr>
          <w:lang w:val="en-GB"/>
        </w:rPr>
        <w:t xml:space="preserve"> (internal view of the systems, located in them)</w:t>
      </w:r>
      <w:r w:rsidR="00E4750E">
        <w:rPr>
          <w:lang w:val="en-GB"/>
        </w:rPr>
        <w:t>:</w:t>
      </w:r>
    </w:p>
    <w:p w:rsidR="00AD494E" w:rsidRDefault="00AD494E" w:rsidP="0094001A">
      <w:pPr>
        <w:pStyle w:val="Corps"/>
        <w:numPr>
          <w:ilvl w:val="0"/>
          <w:numId w:val="66"/>
        </w:numPr>
        <w:spacing w:before="60"/>
        <w:rPr>
          <w:lang w:val="en-GB"/>
        </w:rPr>
      </w:pPr>
      <w:r w:rsidRPr="00236B4C">
        <w:rPr>
          <w:b/>
          <w:lang w:val="en-GB"/>
        </w:rPr>
        <w:t>F_PC</w:t>
      </w:r>
      <w:r>
        <w:rPr>
          <w:lang w:val="en-GB"/>
        </w:rPr>
        <w:t xml:space="preserve">, the Propulsion Control Function </w:t>
      </w:r>
      <w:r w:rsidR="00C76106">
        <w:rPr>
          <w:lang w:val="en-GB"/>
        </w:rPr>
        <w:t>specific to</w:t>
      </w:r>
      <w:r>
        <w:rPr>
          <w:lang w:val="en-GB"/>
        </w:rPr>
        <w:t xml:space="preserve"> EPS’ controller,</w:t>
      </w:r>
    </w:p>
    <w:p w:rsidR="00AD494E" w:rsidRDefault="00AD494E" w:rsidP="0094001A">
      <w:pPr>
        <w:pStyle w:val="Corps"/>
        <w:numPr>
          <w:ilvl w:val="0"/>
          <w:numId w:val="66"/>
        </w:numPr>
        <w:spacing w:before="60"/>
        <w:rPr>
          <w:lang w:val="en-GB"/>
        </w:rPr>
      </w:pPr>
      <w:r w:rsidRPr="00236B4C">
        <w:rPr>
          <w:b/>
          <w:lang w:val="en-GB"/>
        </w:rPr>
        <w:t>F_BC</w:t>
      </w:r>
      <w:r>
        <w:rPr>
          <w:lang w:val="en-GB"/>
        </w:rPr>
        <w:t>, the</w:t>
      </w:r>
      <w:r w:rsidR="00236B4C">
        <w:rPr>
          <w:lang w:val="en-GB"/>
        </w:rPr>
        <w:t xml:space="preserve"> speed</w:t>
      </w:r>
      <w:r>
        <w:rPr>
          <w:lang w:val="en-GB"/>
        </w:rPr>
        <w:t xml:space="preserve"> Braking Control Function </w:t>
      </w:r>
      <w:r w:rsidR="00C76106">
        <w:rPr>
          <w:lang w:val="en-GB"/>
        </w:rPr>
        <w:t>specific to</w:t>
      </w:r>
      <w:r>
        <w:rPr>
          <w:lang w:val="en-GB"/>
        </w:rPr>
        <w:t xml:space="preserve"> HBS’ con</w:t>
      </w:r>
      <w:r w:rsidR="00C76106">
        <w:rPr>
          <w:lang w:val="en-GB"/>
        </w:rPr>
        <w:t>troller</w:t>
      </w:r>
      <w:r>
        <w:rPr>
          <w:lang w:val="en-GB"/>
        </w:rPr>
        <w:t>.</w:t>
      </w:r>
    </w:p>
    <w:p w:rsidR="000E5264" w:rsidRDefault="00236B4C" w:rsidP="00ED1328">
      <w:pPr>
        <w:pStyle w:val="Corps"/>
        <w:rPr>
          <w:lang w:val="en-GB"/>
        </w:rPr>
      </w:pPr>
      <w:r>
        <w:rPr>
          <w:lang w:val="en-GB"/>
        </w:rPr>
        <w:t>MS (Maintenance System) is composed</w:t>
      </w:r>
      <w:r w:rsidR="0017456D">
        <w:rPr>
          <w:lang w:val="en-GB"/>
        </w:rPr>
        <w:t xml:space="preserve"> of EPS.F_HM + HBS.F_HM + MMS.F_HM.</w:t>
      </w:r>
    </w:p>
    <w:p w:rsidR="00AD494E" w:rsidRDefault="00236B4C" w:rsidP="0017456D">
      <w:pPr>
        <w:pStyle w:val="Corps"/>
        <w:rPr>
          <w:lang w:val="en-GB"/>
        </w:rPr>
      </w:pPr>
      <w:r>
        <w:rPr>
          <w:lang w:val="en-GB"/>
        </w:rPr>
        <w:t>The DIF</w:t>
      </w:r>
      <w:r w:rsidR="0017456D">
        <w:rPr>
          <w:lang w:val="en-GB"/>
        </w:rPr>
        <w:t xml:space="preserve"> </w:t>
      </w:r>
      <w:r w:rsidR="00ED1328">
        <w:rPr>
          <w:lang w:val="en-GB"/>
        </w:rPr>
        <w:t xml:space="preserve">descriptions </w:t>
      </w:r>
      <w:r w:rsidR="00465091">
        <w:rPr>
          <w:lang w:val="en-GB"/>
        </w:rPr>
        <w:t>of these 14</w:t>
      </w:r>
      <w:r>
        <w:rPr>
          <w:lang w:val="en-GB"/>
        </w:rPr>
        <w:t xml:space="preserve"> functions</w:t>
      </w:r>
      <w:r w:rsidR="00AD494E">
        <w:rPr>
          <w:lang w:val="en-GB"/>
        </w:rPr>
        <w:t xml:space="preserve"> </w:t>
      </w:r>
      <w:r w:rsidR="00465091">
        <w:rPr>
          <w:lang w:val="en-GB"/>
        </w:rPr>
        <w:t>are</w:t>
      </w:r>
      <w:r>
        <w:rPr>
          <w:lang w:val="en-GB"/>
        </w:rPr>
        <w:t xml:space="preserve"> structured like </w:t>
      </w:r>
      <w:r w:rsidR="00ED1328">
        <w:rPr>
          <w:lang w:val="en-GB"/>
        </w:rPr>
        <w:t xml:space="preserve">the </w:t>
      </w:r>
      <w:r>
        <w:rPr>
          <w:lang w:val="en-GB"/>
        </w:rPr>
        <w:t>AV level DIFs.</w:t>
      </w:r>
    </w:p>
    <w:p w:rsidR="0015668D" w:rsidRDefault="0015668D">
      <w:pPr>
        <w:rPr>
          <w:lang w:val="en-GB"/>
        </w:rPr>
      </w:pPr>
      <w:r>
        <w:rPr>
          <w:lang w:val="en-GB"/>
        </w:rPr>
        <w:br w:type="page"/>
      </w:r>
    </w:p>
    <w:p w:rsidR="0015668D" w:rsidRDefault="0015668D" w:rsidP="0017456D">
      <w:pPr>
        <w:pStyle w:val="Corps"/>
        <w:rPr>
          <w:lang w:val="en-GB"/>
        </w:rPr>
      </w:pPr>
    </w:p>
    <w:p w:rsidR="00EA1A2E" w:rsidRDefault="00EA1A2E" w:rsidP="00EA1A2E">
      <w:pPr>
        <w:pStyle w:val="Heading3"/>
        <w:rPr>
          <w:lang w:val="en-GB"/>
        </w:rPr>
      </w:pPr>
      <w:bookmarkStart w:id="83" w:name="_Toc462179282"/>
      <w:r>
        <w:rPr>
          <w:lang w:val="en-GB"/>
        </w:rPr>
        <w:t>EPS</w:t>
      </w:r>
      <w:r w:rsidR="008150D5">
        <w:rPr>
          <w:lang w:val="en-GB"/>
        </w:rPr>
        <w:t>’ Functions</w:t>
      </w:r>
      <w:bookmarkEnd w:id="83"/>
    </w:p>
    <w:p w:rsidR="00B715E9" w:rsidRDefault="000E5264" w:rsidP="000E5264">
      <w:pPr>
        <w:pStyle w:val="Heading4"/>
        <w:rPr>
          <w:b w:val="0"/>
          <w:lang w:val="en-GB"/>
        </w:rPr>
      </w:pPr>
      <w:r>
        <w:rPr>
          <w:lang w:val="en-GB"/>
        </w:rPr>
        <w:t>Propulsion Control (EPS.F_PT.</w:t>
      </w:r>
      <w:r w:rsidRPr="000E5264">
        <w:rPr>
          <w:lang w:val="en-GB"/>
        </w:rPr>
        <w:t>F_PC</w:t>
      </w:r>
      <w:r>
        <w:rPr>
          <w:b w:val="0"/>
          <w:lang w:val="en-GB"/>
        </w:rPr>
        <w:t>)</w:t>
      </w:r>
    </w:p>
    <w:p w:rsidR="00104DC9" w:rsidRDefault="00104DC9" w:rsidP="00104DC9">
      <w:pPr>
        <w:pStyle w:val="Heading5"/>
        <w:rPr>
          <w:lang w:val="en-GB"/>
        </w:rPr>
      </w:pPr>
      <w:r>
        <w:rPr>
          <w:lang w:val="en-GB"/>
        </w:rPr>
        <w:t>Interface</w:t>
      </w:r>
    </w:p>
    <w:p w:rsidR="00164591" w:rsidRDefault="00515ACA" w:rsidP="00BF2718">
      <w:pPr>
        <w:pStyle w:val="Corps"/>
        <w:spacing w:before="120" w:after="240"/>
        <w:rPr>
          <w:lang w:val="en-GB"/>
        </w:rPr>
      </w:pPr>
      <w:r>
        <w:rPr>
          <w:lang w:val="en-GB"/>
        </w:rPr>
        <w:t xml:space="preserve">EPS’ ECU has both </w:t>
      </w:r>
      <w:proofErr w:type="spellStart"/>
      <w:r>
        <w:rPr>
          <w:lang w:val="en-GB"/>
        </w:rPr>
        <w:t>analog</w:t>
      </w:r>
      <w:proofErr w:type="spellEnd"/>
      <w:r>
        <w:rPr>
          <w:lang w:val="en-GB"/>
        </w:rPr>
        <w:t xml:space="preserve"> and digital links handled by F_CM. </w:t>
      </w:r>
      <w:r w:rsidR="00164591">
        <w:rPr>
          <w:lang w:val="en-GB"/>
        </w:rPr>
        <w:t xml:space="preserve">Analog links are never power links, they are informational links </w:t>
      </w:r>
      <w:r w:rsidR="002B256F">
        <w:rPr>
          <w:lang w:val="en-GB"/>
        </w:rPr>
        <w:t xml:space="preserve">intended to be </w:t>
      </w:r>
      <w:r w:rsidR="00164591">
        <w:rPr>
          <w:lang w:val="en-GB"/>
        </w:rPr>
        <w:t>resilient to MMS losses</w:t>
      </w:r>
      <w:r w:rsidR="002B256F">
        <w:rPr>
          <w:lang w:val="en-GB"/>
        </w:rPr>
        <w:t xml:space="preserve"> (</w:t>
      </w:r>
      <w:r w:rsidR="00043C1E">
        <w:rPr>
          <w:lang w:val="en-GB"/>
        </w:rPr>
        <w:t xml:space="preserve">e.g. </w:t>
      </w:r>
      <w:r w:rsidR="002B256F">
        <w:rPr>
          <w:lang w:val="en-GB"/>
        </w:rPr>
        <w:t>soft landing mode)</w:t>
      </w:r>
      <w:r w:rsidR="00164591">
        <w:rPr>
          <w:lang w:val="en-GB"/>
        </w:rPr>
        <w:t>.</w:t>
      </w:r>
    </w:p>
    <w:p w:rsidR="00CF0A95" w:rsidRDefault="002B256F" w:rsidP="00BF2718">
      <w:pPr>
        <w:pStyle w:val="Corps"/>
        <w:spacing w:before="120" w:after="240"/>
        <w:rPr>
          <w:lang w:val="en-GB"/>
        </w:rPr>
      </w:pPr>
      <w:r>
        <w:rPr>
          <w:lang w:val="en-GB"/>
        </w:rPr>
        <w:t>F_PC communicates through the</w:t>
      </w:r>
      <w:r w:rsidR="00515ACA">
        <w:rPr>
          <w:lang w:val="en-GB"/>
        </w:rPr>
        <w:t xml:space="preserve"> I/O variables</w:t>
      </w:r>
      <w:r w:rsidR="00A567C8">
        <w:rPr>
          <w:lang w:val="en-GB"/>
        </w:rPr>
        <w:t xml:space="preserve"> that are</w:t>
      </w:r>
      <w:r w:rsidR="00515ACA">
        <w:rPr>
          <w:lang w:val="en-GB"/>
        </w:rPr>
        <w:t xml:space="preserve"> listed here</w:t>
      </w:r>
      <w:r w:rsidR="00E34AE7">
        <w:rPr>
          <w:lang w:val="en-GB"/>
        </w:rPr>
        <w:t xml:space="preserve"> (F_CM in charge)</w:t>
      </w:r>
      <w:r w:rsidR="00515ACA">
        <w:rPr>
          <w:lang w:val="en-GB"/>
        </w:rPr>
        <w:t>:</w:t>
      </w:r>
    </w:p>
    <w:tbl>
      <w:tblPr>
        <w:tblStyle w:val="TableGrid"/>
        <w:tblW w:w="0" w:type="auto"/>
        <w:tblInd w:w="709" w:type="dxa"/>
        <w:tblLayout w:type="fixed"/>
        <w:tblLook w:val="04A0" w:firstRow="1" w:lastRow="0" w:firstColumn="1" w:lastColumn="0" w:noHBand="0" w:noVBand="1"/>
      </w:tblPr>
      <w:tblGrid>
        <w:gridCol w:w="3510"/>
        <w:gridCol w:w="1418"/>
        <w:gridCol w:w="2551"/>
        <w:gridCol w:w="1666"/>
      </w:tblGrid>
      <w:tr w:rsidR="00104DC9" w:rsidRPr="008A3F56" w:rsidTr="00515ACA">
        <w:tc>
          <w:tcPr>
            <w:tcW w:w="3510"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04DC9" w:rsidTr="00515ACA">
        <w:tc>
          <w:tcPr>
            <w:tcW w:w="3510" w:type="dxa"/>
          </w:tcPr>
          <w:p w:rsidR="00104DC9" w:rsidRDefault="00677D9A" w:rsidP="00515ACA">
            <w:pPr>
              <w:pStyle w:val="Corps"/>
              <w:spacing w:before="60" w:after="60"/>
              <w:ind w:left="0"/>
              <w:rPr>
                <w:rFonts w:ascii="Arial" w:hAnsi="Arial" w:cs="Arial"/>
                <w:sz w:val="20"/>
                <w:lang w:val="en-GB"/>
              </w:rPr>
            </w:pPr>
            <w:proofErr w:type="spellStart"/>
            <w:r>
              <w:rPr>
                <w:rFonts w:ascii="Arial" w:hAnsi="Arial" w:cs="Arial"/>
                <w:sz w:val="20"/>
                <w:lang w:val="en-GB"/>
              </w:rPr>
              <w:t>PropulsionTorqueCommand</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855FE1" w:rsidRDefault="00855FE1" w:rsidP="00515ACA">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855FE1" w:rsidP="00515ACA">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104DC9" w:rsidRDefault="00D7388F" w:rsidP="00515ACA">
            <w:pPr>
              <w:pStyle w:val="Corps"/>
              <w:spacing w:before="60" w:after="60"/>
              <w:ind w:left="0"/>
              <w:rPr>
                <w:rFonts w:ascii="Arial" w:hAnsi="Arial" w:cs="Arial"/>
                <w:sz w:val="20"/>
                <w:lang w:val="en-GB"/>
              </w:rPr>
            </w:pPr>
            <w:r>
              <w:rPr>
                <w:rFonts w:ascii="Arial" w:hAnsi="Arial" w:cs="Arial"/>
                <w:sz w:val="20"/>
                <w:lang w:val="en-GB"/>
              </w:rPr>
              <w:t>Motor1VoltageCommand</w:t>
            </w:r>
            <w:r w:rsidR="00363D89">
              <w:rPr>
                <w:rFonts w:ascii="Arial" w:hAnsi="Arial" w:cs="Arial"/>
                <w:sz w:val="20"/>
                <w:lang w:val="en-GB"/>
              </w:rPr>
              <w:t>(</w:t>
            </w:r>
            <w:proofErr w:type="spellStart"/>
            <w:r w:rsidR="00363D89">
              <w:rPr>
                <w:rFonts w:ascii="Arial" w:hAnsi="Arial" w:cs="Arial"/>
                <w:sz w:val="20"/>
                <w:lang w:val="en-GB"/>
              </w:rPr>
              <w:t>float.V</w:t>
            </w:r>
            <w:proofErr w:type="spellEnd"/>
            <w:r w:rsidR="00363D89">
              <w:rPr>
                <w:rFonts w:ascii="Arial" w:hAnsi="Arial" w:cs="Arial"/>
                <w:sz w:val="20"/>
                <w:lang w:val="en-GB"/>
              </w:rPr>
              <w:t>)</w:t>
            </w:r>
          </w:p>
        </w:tc>
        <w:tc>
          <w:tcPr>
            <w:tcW w:w="1666" w:type="dxa"/>
          </w:tcPr>
          <w:p w:rsidR="00363D8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F_CM</w:t>
            </w:r>
          </w:p>
        </w:tc>
      </w:tr>
      <w:tr w:rsidR="00104DC9" w:rsidTr="00515ACA">
        <w:tc>
          <w:tcPr>
            <w:tcW w:w="3510" w:type="dxa"/>
          </w:tcPr>
          <w:p w:rsidR="00104DC9" w:rsidRDefault="00104DC9" w:rsidP="00515ACA">
            <w:pPr>
              <w:pStyle w:val="Corps"/>
              <w:spacing w:before="60" w:after="60"/>
              <w:ind w:left="0"/>
              <w:rPr>
                <w:rFonts w:ascii="Arial" w:hAnsi="Arial" w:cs="Arial"/>
                <w:sz w:val="20"/>
                <w:lang w:val="en-GB"/>
              </w:rPr>
            </w:pPr>
          </w:p>
        </w:tc>
        <w:tc>
          <w:tcPr>
            <w:tcW w:w="1418" w:type="dxa"/>
          </w:tcPr>
          <w:p w:rsidR="00104DC9" w:rsidRDefault="00104DC9" w:rsidP="00515ACA">
            <w:pPr>
              <w:pStyle w:val="Corps"/>
              <w:spacing w:before="60" w:after="60"/>
              <w:ind w:left="0"/>
              <w:jc w:val="center"/>
              <w:rPr>
                <w:rFonts w:ascii="Arial" w:hAnsi="Arial" w:cs="Arial"/>
                <w:sz w:val="20"/>
                <w:lang w:val="en-GB"/>
              </w:rPr>
            </w:pPr>
          </w:p>
        </w:tc>
        <w:tc>
          <w:tcPr>
            <w:tcW w:w="2551" w:type="dxa"/>
          </w:tcPr>
          <w:p w:rsidR="00104DC9" w:rsidRDefault="00D7388F" w:rsidP="00515ACA">
            <w:pPr>
              <w:pStyle w:val="Corps"/>
              <w:spacing w:before="60" w:after="60"/>
              <w:ind w:left="0"/>
              <w:rPr>
                <w:rFonts w:ascii="Arial" w:hAnsi="Arial" w:cs="Arial"/>
                <w:sz w:val="20"/>
                <w:lang w:val="en-GB"/>
              </w:rPr>
            </w:pPr>
            <w:r>
              <w:rPr>
                <w:rFonts w:ascii="Arial" w:hAnsi="Arial" w:cs="Arial"/>
                <w:sz w:val="20"/>
                <w:lang w:val="en-GB"/>
              </w:rPr>
              <w:t>Motor2VoltageCommand</w:t>
            </w:r>
            <w:r w:rsidR="00363D89">
              <w:rPr>
                <w:rFonts w:ascii="Arial" w:hAnsi="Arial" w:cs="Arial"/>
                <w:sz w:val="20"/>
                <w:lang w:val="en-GB"/>
              </w:rPr>
              <w:t>(</w:t>
            </w:r>
            <w:proofErr w:type="spellStart"/>
            <w:r w:rsidR="00363D89">
              <w:rPr>
                <w:rFonts w:ascii="Arial" w:hAnsi="Arial" w:cs="Arial"/>
                <w:sz w:val="20"/>
                <w:lang w:val="en-GB"/>
              </w:rPr>
              <w:t>float.V</w:t>
            </w:r>
            <w:proofErr w:type="spellEnd"/>
            <w:r w:rsidR="00363D89">
              <w:rPr>
                <w:rFonts w:ascii="Arial" w:hAnsi="Arial" w:cs="Arial"/>
                <w:sz w:val="20"/>
                <w:lang w:val="en-GB"/>
              </w:rPr>
              <w:t>)</w:t>
            </w:r>
          </w:p>
        </w:tc>
        <w:tc>
          <w:tcPr>
            <w:tcW w:w="1666" w:type="dxa"/>
          </w:tcPr>
          <w:p w:rsidR="00363D8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F_CM</w:t>
            </w:r>
          </w:p>
        </w:tc>
      </w:tr>
      <w:tr w:rsidR="00104DC9" w:rsidRPr="00553C17" w:rsidTr="00515ACA">
        <w:tc>
          <w:tcPr>
            <w:tcW w:w="3510" w:type="dxa"/>
          </w:tcPr>
          <w:p w:rsidR="00104DC9" w:rsidRDefault="00363D89" w:rsidP="00515ACA">
            <w:pPr>
              <w:pStyle w:val="Corps"/>
              <w:spacing w:before="60" w:after="60"/>
              <w:ind w:left="0"/>
              <w:rPr>
                <w:rFonts w:ascii="Arial" w:hAnsi="Arial" w:cs="Arial"/>
                <w:sz w:val="20"/>
                <w:lang w:val="en-GB"/>
              </w:rPr>
            </w:pPr>
            <w:r>
              <w:rPr>
                <w:rFonts w:ascii="Arial" w:hAnsi="Arial" w:cs="Arial"/>
                <w:sz w:val="20"/>
                <w:lang w:val="en-GB"/>
              </w:rPr>
              <w:t>FBmotor1(Boolean)</w:t>
            </w:r>
          </w:p>
        </w:tc>
        <w:tc>
          <w:tcPr>
            <w:tcW w:w="1418" w:type="dxa"/>
          </w:tcPr>
          <w:p w:rsidR="00E701EC" w:rsidRDefault="00363D89" w:rsidP="00E701EC">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E701EC">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104DC9" w:rsidRDefault="00553C17" w:rsidP="00515ACA">
            <w:pPr>
              <w:pStyle w:val="Corps"/>
              <w:spacing w:before="60" w:after="60"/>
              <w:ind w:left="0"/>
              <w:rPr>
                <w:rFonts w:ascii="Arial" w:hAnsi="Arial" w:cs="Arial"/>
                <w:sz w:val="20"/>
                <w:lang w:val="en-GB"/>
              </w:rPr>
            </w:pPr>
            <w:proofErr w:type="spellStart"/>
            <w:r>
              <w:rPr>
                <w:rFonts w:ascii="Arial" w:hAnsi="Arial" w:cs="Arial"/>
                <w:sz w:val="20"/>
                <w:lang w:val="en-GB"/>
              </w:rPr>
              <w:t>SwitchConfiguration</w:t>
            </w:r>
            <w:proofErr w:type="spellEnd"/>
            <w:r>
              <w:rPr>
                <w:rFonts w:ascii="Arial" w:hAnsi="Arial" w:cs="Arial"/>
                <w:sz w:val="20"/>
                <w:lang w:val="en-GB"/>
              </w:rPr>
              <w:t>({‘1-12’,’1-1’,’1-2’,’2-12’,’2-1’,’2-2’})</w:t>
            </w:r>
          </w:p>
        </w:tc>
        <w:tc>
          <w:tcPr>
            <w:tcW w:w="1666" w:type="dxa"/>
          </w:tcPr>
          <w:p w:rsidR="00553C17" w:rsidRDefault="00553C17" w:rsidP="00553C17">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553C17" w:rsidP="00553C17">
            <w:pPr>
              <w:pStyle w:val="Corps"/>
              <w:spacing w:before="60" w:after="60"/>
              <w:ind w:left="0"/>
              <w:jc w:val="center"/>
              <w:rPr>
                <w:rFonts w:ascii="Arial" w:hAnsi="Arial" w:cs="Arial"/>
                <w:sz w:val="20"/>
                <w:lang w:val="en-GB"/>
              </w:rPr>
            </w:pPr>
            <w:r>
              <w:rPr>
                <w:rFonts w:ascii="Arial" w:hAnsi="Arial" w:cs="Arial"/>
                <w:sz w:val="20"/>
                <w:lang w:val="en-GB"/>
              </w:rPr>
              <w:t>F_CM</w:t>
            </w:r>
          </w:p>
        </w:tc>
      </w:tr>
      <w:tr w:rsidR="00363D89" w:rsidRPr="004D528D" w:rsidTr="00515ACA">
        <w:tc>
          <w:tcPr>
            <w:tcW w:w="3510" w:type="dxa"/>
          </w:tcPr>
          <w:p w:rsidR="00363D89" w:rsidRDefault="00363D89" w:rsidP="00FD2749">
            <w:pPr>
              <w:pStyle w:val="Corps"/>
              <w:spacing w:before="60" w:after="60"/>
              <w:ind w:left="0"/>
              <w:rPr>
                <w:rFonts w:ascii="Arial" w:hAnsi="Arial" w:cs="Arial"/>
                <w:sz w:val="20"/>
                <w:lang w:val="en-GB"/>
              </w:rPr>
            </w:pPr>
            <w:r>
              <w:rPr>
                <w:rFonts w:ascii="Arial" w:hAnsi="Arial" w:cs="Arial"/>
                <w:sz w:val="20"/>
                <w:lang w:val="en-GB"/>
              </w:rPr>
              <w:t>FBmotor2(Boolean)</w:t>
            </w:r>
          </w:p>
        </w:tc>
        <w:tc>
          <w:tcPr>
            <w:tcW w:w="1418" w:type="dxa"/>
          </w:tcPr>
          <w:p w:rsidR="00363D89" w:rsidRDefault="00363D89"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363D89" w:rsidRDefault="00363D89" w:rsidP="00FD2749">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363D89" w:rsidRDefault="004D528D" w:rsidP="00515ACA">
            <w:pPr>
              <w:pStyle w:val="Corps"/>
              <w:spacing w:before="60" w:after="60"/>
              <w:ind w:left="0"/>
              <w:rPr>
                <w:rFonts w:ascii="Arial" w:hAnsi="Arial" w:cs="Arial"/>
                <w:sz w:val="20"/>
                <w:lang w:val="en-GB"/>
              </w:rPr>
            </w:pPr>
            <w:proofErr w:type="spellStart"/>
            <w:r>
              <w:rPr>
                <w:rFonts w:ascii="Arial" w:hAnsi="Arial" w:cs="Arial"/>
                <w:sz w:val="20"/>
                <w:lang w:val="en-GB"/>
              </w:rPr>
              <w:t>PropulsionOK</w:t>
            </w:r>
            <w:proofErr w:type="spellEnd"/>
            <w:r>
              <w:rPr>
                <w:rFonts w:ascii="Arial" w:hAnsi="Arial" w:cs="Arial"/>
                <w:sz w:val="20"/>
                <w:lang w:val="en-GB"/>
              </w:rPr>
              <w:t>(Boolean)</w:t>
            </w:r>
          </w:p>
        </w:tc>
        <w:tc>
          <w:tcPr>
            <w:tcW w:w="1666" w:type="dxa"/>
          </w:tcPr>
          <w:p w:rsidR="004D528D"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EPS.F_PT.</w:t>
            </w:r>
          </w:p>
          <w:p w:rsidR="00363D89"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 xml:space="preserve">F_CM for </w:t>
            </w:r>
          </w:p>
          <w:p w:rsidR="004D528D"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MMS.F_PT.F_MM</w:t>
            </w:r>
          </w:p>
        </w:tc>
      </w:tr>
      <w:tr w:rsidR="00F570BA" w:rsidRPr="004D528D" w:rsidTr="00515ACA">
        <w:tc>
          <w:tcPr>
            <w:tcW w:w="3510" w:type="dxa"/>
          </w:tcPr>
          <w:p w:rsidR="00F570BA" w:rsidRDefault="00F570BA" w:rsidP="00FD2749">
            <w:pPr>
              <w:pStyle w:val="Corps"/>
              <w:spacing w:before="60" w:after="60"/>
              <w:ind w:left="0"/>
              <w:rPr>
                <w:rFonts w:ascii="Arial" w:hAnsi="Arial" w:cs="Arial"/>
                <w:sz w:val="20"/>
                <w:lang w:val="en-GB"/>
              </w:rPr>
            </w:pPr>
            <w:proofErr w:type="spellStart"/>
            <w:r>
              <w:rPr>
                <w:rFonts w:ascii="Arial" w:hAnsi="Arial" w:cs="Arial"/>
                <w:sz w:val="20"/>
                <w:lang w:val="en-GB"/>
              </w:rPr>
              <w:t>FBswitch</w:t>
            </w:r>
            <w:proofErr w:type="spellEnd"/>
            <w:r>
              <w:rPr>
                <w:rFonts w:ascii="Arial" w:hAnsi="Arial" w:cs="Arial"/>
                <w:sz w:val="20"/>
                <w:lang w:val="en-GB"/>
              </w:rPr>
              <w:t>(Boolean)</w:t>
            </w:r>
          </w:p>
        </w:tc>
        <w:tc>
          <w:tcPr>
            <w:tcW w:w="1418" w:type="dxa"/>
          </w:tcPr>
          <w:p w:rsidR="00F570BA" w:rsidRDefault="00F570BA" w:rsidP="00F570BA">
            <w:pPr>
              <w:pStyle w:val="Corps"/>
              <w:spacing w:before="60" w:after="60"/>
              <w:ind w:left="0"/>
              <w:jc w:val="center"/>
              <w:rPr>
                <w:rFonts w:ascii="Arial" w:hAnsi="Arial" w:cs="Arial"/>
                <w:sz w:val="20"/>
                <w:lang w:val="en-GB"/>
              </w:rPr>
            </w:pPr>
            <w:r>
              <w:rPr>
                <w:rFonts w:ascii="Arial" w:hAnsi="Arial" w:cs="Arial"/>
                <w:sz w:val="20"/>
                <w:lang w:val="en-GB"/>
              </w:rPr>
              <w:t>EPS.F_PT.</w:t>
            </w:r>
          </w:p>
          <w:p w:rsidR="00F570BA" w:rsidRDefault="00F570BA" w:rsidP="00F570BA">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F570BA" w:rsidRDefault="006132EA" w:rsidP="00515ACA">
            <w:pPr>
              <w:pStyle w:val="Corps"/>
              <w:spacing w:before="60" w:after="60"/>
              <w:ind w:left="0"/>
              <w:rPr>
                <w:rFonts w:ascii="Arial" w:hAnsi="Arial" w:cs="Arial"/>
                <w:sz w:val="20"/>
                <w:lang w:val="en-GB"/>
              </w:rPr>
            </w:pPr>
            <w:r>
              <w:rPr>
                <w:rFonts w:ascii="Arial" w:hAnsi="Arial" w:cs="Arial"/>
                <w:sz w:val="20"/>
                <w:lang w:val="en-GB"/>
              </w:rPr>
              <w:t>Pump1PowerSwitch(Boolean)</w:t>
            </w:r>
          </w:p>
        </w:tc>
        <w:tc>
          <w:tcPr>
            <w:tcW w:w="1666" w:type="dxa"/>
          </w:tcPr>
          <w:p w:rsidR="006132E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EPS.F_PT.</w:t>
            </w:r>
          </w:p>
          <w:p w:rsidR="00F570B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F_CM</w:t>
            </w: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proofErr w:type="spellStart"/>
            <w:r>
              <w:rPr>
                <w:rFonts w:ascii="Arial" w:hAnsi="Arial" w:cs="Arial"/>
                <w:sz w:val="20"/>
                <w:lang w:val="en-GB"/>
              </w:rPr>
              <w:t>PEPSvoltageSensor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6132EA" w:rsidP="00515ACA">
            <w:pPr>
              <w:pStyle w:val="Corps"/>
              <w:spacing w:before="60" w:after="60"/>
              <w:ind w:left="0"/>
              <w:rPr>
                <w:rFonts w:ascii="Arial" w:hAnsi="Arial" w:cs="Arial"/>
                <w:sz w:val="20"/>
                <w:lang w:val="en-GB"/>
              </w:rPr>
            </w:pPr>
            <w:r>
              <w:rPr>
                <w:rFonts w:ascii="Arial" w:hAnsi="Arial" w:cs="Arial"/>
                <w:sz w:val="20"/>
                <w:lang w:val="en-GB"/>
              </w:rPr>
              <w:t>Pump2PowerSwitch(Boolean)</w:t>
            </w:r>
          </w:p>
        </w:tc>
        <w:tc>
          <w:tcPr>
            <w:tcW w:w="1666" w:type="dxa"/>
          </w:tcPr>
          <w:p w:rsidR="006132E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F_CM</w:t>
            </w:r>
          </w:p>
        </w:tc>
      </w:tr>
      <w:tr w:rsidR="00E701EC" w:rsidRPr="00515ACA" w:rsidTr="00515ACA">
        <w:tc>
          <w:tcPr>
            <w:tcW w:w="3510" w:type="dxa"/>
          </w:tcPr>
          <w:p w:rsidR="00E701EC" w:rsidRDefault="00111A66" w:rsidP="00FD2749">
            <w:pPr>
              <w:pStyle w:val="Corps"/>
              <w:spacing w:before="60" w:after="60"/>
              <w:ind w:left="0"/>
              <w:rPr>
                <w:rFonts w:ascii="Arial" w:hAnsi="Arial" w:cs="Arial"/>
                <w:sz w:val="20"/>
                <w:lang w:val="en-GB"/>
              </w:rPr>
            </w:pPr>
            <w:proofErr w:type="spellStart"/>
            <w:r>
              <w:rPr>
                <w:rFonts w:ascii="Arial" w:hAnsi="Arial" w:cs="Arial"/>
                <w:sz w:val="20"/>
                <w:lang w:val="en-GB"/>
              </w:rPr>
              <w:t>PEPScurrentSensor</w:t>
            </w:r>
            <w:proofErr w:type="spellEnd"/>
            <w:r>
              <w:rPr>
                <w:rFonts w:ascii="Arial" w:hAnsi="Arial" w:cs="Arial"/>
                <w:sz w:val="20"/>
                <w:lang w:val="en-GB"/>
              </w:rPr>
              <w:t>(</w:t>
            </w:r>
            <w:proofErr w:type="spellStart"/>
            <w:r>
              <w:rPr>
                <w:rFonts w:ascii="Arial" w:hAnsi="Arial" w:cs="Arial"/>
                <w:sz w:val="20"/>
                <w:lang w:val="en-GB"/>
              </w:rPr>
              <w:t>float.A</w:t>
            </w:r>
            <w:proofErr w:type="spellEnd"/>
            <w:r w:rsidR="00E701EC">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Motor1VoltageSensor(</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Motor2VoltageSensor(</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961433" w:rsidRPr="00515ACA" w:rsidTr="00515ACA">
        <w:tc>
          <w:tcPr>
            <w:tcW w:w="3510" w:type="dxa"/>
          </w:tcPr>
          <w:p w:rsidR="00961433" w:rsidRDefault="00961433" w:rsidP="00B82485">
            <w:pPr>
              <w:pStyle w:val="Corps"/>
              <w:spacing w:before="60" w:after="60"/>
              <w:ind w:left="0"/>
              <w:rPr>
                <w:rFonts w:ascii="Arial" w:hAnsi="Arial" w:cs="Arial"/>
                <w:sz w:val="20"/>
                <w:lang w:val="en-GB"/>
              </w:rPr>
            </w:pPr>
            <w:proofErr w:type="spellStart"/>
            <w:proofErr w:type="gramStart"/>
            <w:r>
              <w:rPr>
                <w:rFonts w:ascii="Arial" w:hAnsi="Arial" w:cs="Arial"/>
                <w:sz w:val="20"/>
                <w:lang w:val="en-GB"/>
              </w:rPr>
              <w:t>PEPSestimatedCapacity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1418"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961433" w:rsidRDefault="00961433" w:rsidP="00515ACA">
            <w:pPr>
              <w:pStyle w:val="Corps"/>
              <w:spacing w:before="60" w:after="60"/>
              <w:ind w:left="0"/>
              <w:rPr>
                <w:rFonts w:ascii="Arial" w:hAnsi="Arial" w:cs="Arial"/>
                <w:sz w:val="20"/>
                <w:lang w:val="en-GB"/>
              </w:rPr>
            </w:pPr>
          </w:p>
        </w:tc>
        <w:tc>
          <w:tcPr>
            <w:tcW w:w="1666" w:type="dxa"/>
          </w:tcPr>
          <w:p w:rsidR="00961433" w:rsidRDefault="00961433" w:rsidP="00515ACA">
            <w:pPr>
              <w:pStyle w:val="Corps"/>
              <w:spacing w:before="60" w:after="60"/>
              <w:ind w:left="0"/>
              <w:jc w:val="center"/>
              <w:rPr>
                <w:rFonts w:ascii="Arial" w:hAnsi="Arial" w:cs="Arial"/>
                <w:sz w:val="20"/>
                <w:lang w:val="en-GB"/>
              </w:rPr>
            </w:pPr>
          </w:p>
        </w:tc>
      </w:tr>
      <w:tr w:rsidR="00961433" w:rsidRPr="00515ACA" w:rsidTr="00515ACA">
        <w:tc>
          <w:tcPr>
            <w:tcW w:w="3510" w:type="dxa"/>
          </w:tcPr>
          <w:p w:rsidR="00961433" w:rsidRDefault="00961433" w:rsidP="00B82485">
            <w:pPr>
              <w:pStyle w:val="Corps"/>
              <w:spacing w:before="60" w:after="60"/>
              <w:ind w:left="0"/>
              <w:rPr>
                <w:rFonts w:ascii="Arial" w:hAnsi="Arial" w:cs="Arial"/>
                <w:sz w:val="20"/>
                <w:lang w:val="en-GB"/>
              </w:rPr>
            </w:pPr>
            <w:proofErr w:type="spellStart"/>
            <w:proofErr w:type="gramStart"/>
            <w:r>
              <w:rPr>
                <w:rFonts w:ascii="Arial" w:hAnsi="Arial" w:cs="Arial"/>
                <w:sz w:val="20"/>
                <w:lang w:val="en-GB"/>
              </w:rPr>
              <w:t>SEPSestimatedCapacity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1418"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961433" w:rsidRDefault="00961433" w:rsidP="00515ACA">
            <w:pPr>
              <w:pStyle w:val="Corps"/>
              <w:spacing w:before="60" w:after="60"/>
              <w:ind w:left="0"/>
              <w:rPr>
                <w:rFonts w:ascii="Arial" w:hAnsi="Arial" w:cs="Arial"/>
                <w:sz w:val="20"/>
                <w:lang w:val="en-GB"/>
              </w:rPr>
            </w:pPr>
          </w:p>
        </w:tc>
        <w:tc>
          <w:tcPr>
            <w:tcW w:w="1666" w:type="dxa"/>
          </w:tcPr>
          <w:p w:rsidR="00961433" w:rsidRDefault="00961433" w:rsidP="00515ACA">
            <w:pPr>
              <w:pStyle w:val="Corps"/>
              <w:spacing w:before="60" w:after="60"/>
              <w:ind w:left="0"/>
              <w:jc w:val="center"/>
              <w:rPr>
                <w:rFonts w:ascii="Arial" w:hAnsi="Arial" w:cs="Arial"/>
                <w:sz w:val="20"/>
                <w:lang w:val="en-GB"/>
              </w:rPr>
            </w:pPr>
          </w:p>
        </w:tc>
      </w:tr>
    </w:tbl>
    <w:p w:rsidR="00515ACA" w:rsidRDefault="00515ACA" w:rsidP="00515ACA">
      <w:pPr>
        <w:spacing w:before="120"/>
        <w:ind w:left="709"/>
        <w:rPr>
          <w:lang w:val="en-GB"/>
        </w:rPr>
      </w:pPr>
      <w:r>
        <w:rPr>
          <w:lang w:val="en-GB"/>
        </w:rPr>
        <w:lastRenderedPageBreak/>
        <w:t>F_PC is exclusively in charge of motors’ control (see Implementation section</w:t>
      </w:r>
      <w:r w:rsidR="00CE2A81">
        <w:rPr>
          <w:lang w:val="en-GB"/>
        </w:rPr>
        <w:t xml:space="preserve"> for more details on motors</w:t>
      </w:r>
      <w:r>
        <w:rPr>
          <w:lang w:val="en-GB"/>
        </w:rPr>
        <w:t>). It relies on F_EM and F_HM for resource</w:t>
      </w:r>
      <w:r w:rsidR="00B26060">
        <w:rPr>
          <w:lang w:val="en-GB"/>
        </w:rPr>
        <w:t xml:space="preserve"> awareness. F_PC is in charge of FDIR </w:t>
      </w:r>
      <w:r w:rsidR="00CE2A81">
        <w:rPr>
          <w:lang w:val="en-GB"/>
        </w:rPr>
        <w:t>logics</w:t>
      </w:r>
      <w:r w:rsidR="00B26060">
        <w:rPr>
          <w:lang w:val="en-GB"/>
        </w:rPr>
        <w:t xml:space="preserve"> </w:t>
      </w:r>
      <w:r w:rsidR="003C433E">
        <w:rPr>
          <w:lang w:val="en-GB"/>
        </w:rPr>
        <w:t>that enforce</w:t>
      </w:r>
      <w:r w:rsidR="00CE2A81">
        <w:rPr>
          <w:lang w:val="en-GB"/>
        </w:rPr>
        <w:t>s</w:t>
      </w:r>
      <w:r w:rsidR="003C433E">
        <w:rPr>
          <w:lang w:val="en-GB"/>
        </w:rPr>
        <w:t xml:space="preserve"> the</w:t>
      </w:r>
      <w:r w:rsidR="00B26060">
        <w:rPr>
          <w:lang w:val="en-GB"/>
        </w:rPr>
        <w:t xml:space="preserve"> fail operational/fail safe policies.</w:t>
      </w:r>
    </w:p>
    <w:p w:rsidR="00EF1A26" w:rsidRDefault="00EF1A26" w:rsidP="00104DC9">
      <w:pPr>
        <w:pStyle w:val="Heading5"/>
        <w:rPr>
          <w:lang w:val="en-GB"/>
        </w:rPr>
      </w:pPr>
      <w:r>
        <w:rPr>
          <w:lang w:val="en-GB"/>
        </w:rPr>
        <w:t>Design Rational</w:t>
      </w:r>
    </w:p>
    <w:p w:rsidR="009F484B" w:rsidRDefault="002C65B7" w:rsidP="009F484B">
      <w:pPr>
        <w:pStyle w:val="Corps"/>
        <w:rPr>
          <w:lang w:val="en-GB"/>
        </w:rPr>
      </w:pPr>
      <w:r>
        <w:rPr>
          <w:b/>
          <w:lang w:val="en-GB"/>
        </w:rPr>
        <w:t>Modes</w:t>
      </w:r>
    </w:p>
    <w:p w:rsidR="00FF4DAF" w:rsidRDefault="00FF4DAF" w:rsidP="00FF4DAF">
      <w:pPr>
        <w:pStyle w:val="Corps"/>
        <w:spacing w:before="60"/>
        <w:rPr>
          <w:lang w:val="en-GB"/>
        </w:rPr>
      </w:pPr>
      <w:r>
        <w:rPr>
          <w:lang w:val="en-GB"/>
        </w:rPr>
        <w:t>Two propulsion modes:</w:t>
      </w:r>
    </w:p>
    <w:p w:rsidR="00FF4DAF" w:rsidRDefault="00FF4DAF" w:rsidP="0094001A">
      <w:pPr>
        <w:pStyle w:val="Corps"/>
        <w:numPr>
          <w:ilvl w:val="0"/>
          <w:numId w:val="75"/>
        </w:numPr>
        <w:spacing w:before="60"/>
        <w:rPr>
          <w:lang w:val="en-GB"/>
        </w:rPr>
      </w:pPr>
      <w:r w:rsidRPr="00DC54E0">
        <w:rPr>
          <w:b/>
          <w:lang w:val="en-GB"/>
        </w:rPr>
        <w:t>MMS Master</w:t>
      </w:r>
      <w:r>
        <w:rPr>
          <w:lang w:val="en-GB"/>
        </w:rPr>
        <w:t>:</w:t>
      </w:r>
      <w:r w:rsidR="00EF6909">
        <w:rPr>
          <w:lang w:val="en-GB"/>
        </w:rPr>
        <w:t xml:space="preserve"> F_PC operates </w:t>
      </w:r>
      <w:r w:rsidR="00DC54E0">
        <w:rPr>
          <w:lang w:val="en-GB"/>
        </w:rPr>
        <w:t xml:space="preserve">only </w:t>
      </w:r>
      <w:r w:rsidR="00EF6909">
        <w:rPr>
          <w:lang w:val="en-GB"/>
        </w:rPr>
        <w:t xml:space="preserve">as </w:t>
      </w:r>
      <w:r w:rsidR="006A4081">
        <w:rPr>
          <w:lang w:val="en-GB"/>
        </w:rPr>
        <w:t>some sort of software-based</w:t>
      </w:r>
      <w:r w:rsidR="00EF6909">
        <w:rPr>
          <w:lang w:val="en-GB"/>
        </w:rPr>
        <w:t xml:space="preserve"> energy transducer</w:t>
      </w:r>
      <w:r w:rsidR="00FF201D">
        <w:rPr>
          <w:lang w:val="en-GB"/>
        </w:rPr>
        <w:t xml:space="preserve">: </w:t>
      </w:r>
      <w:r w:rsidR="006A4081">
        <w:rPr>
          <w:lang w:val="en-GB"/>
        </w:rPr>
        <w:t>it converts</w:t>
      </w:r>
      <w:r w:rsidR="00FF201D">
        <w:rPr>
          <w:lang w:val="en-GB"/>
        </w:rPr>
        <w:t xml:space="preserve"> </w:t>
      </w:r>
      <w:proofErr w:type="spellStart"/>
      <w:r w:rsidR="00FF201D">
        <w:rPr>
          <w:lang w:val="en-GB"/>
        </w:rPr>
        <w:t>N.m</w:t>
      </w:r>
      <w:proofErr w:type="spellEnd"/>
      <w:r w:rsidR="00FF201D">
        <w:rPr>
          <w:lang w:val="en-GB"/>
        </w:rPr>
        <w:t xml:space="preserve"> </w:t>
      </w:r>
      <w:r w:rsidR="006A4081">
        <w:rPr>
          <w:lang w:val="en-GB"/>
        </w:rPr>
        <w:t>torques in</w:t>
      </w:r>
      <w:r w:rsidR="00FF201D">
        <w:rPr>
          <w:lang w:val="en-GB"/>
        </w:rPr>
        <w:t>to (V,</w:t>
      </w:r>
      <w:r w:rsidR="006A4081">
        <w:rPr>
          <w:lang w:val="en-GB"/>
        </w:rPr>
        <w:t xml:space="preserve"> </w:t>
      </w:r>
      <w:r w:rsidR="00FF201D">
        <w:rPr>
          <w:lang w:val="en-GB"/>
        </w:rPr>
        <w:t>A)</w:t>
      </w:r>
      <w:r w:rsidR="006A4081">
        <w:rPr>
          <w:lang w:val="en-GB"/>
        </w:rPr>
        <w:t xml:space="preserve"> motor commands</w:t>
      </w:r>
      <w:r w:rsidR="00FF201D">
        <w:rPr>
          <w:lang w:val="en-GB"/>
        </w:rPr>
        <w:t xml:space="preserve">. It does </w:t>
      </w:r>
      <w:r w:rsidR="00ED13D7">
        <w:rPr>
          <w:lang w:val="en-GB"/>
        </w:rPr>
        <w:t xml:space="preserve">not use the mechanical sensors </w:t>
      </w:r>
      <w:r w:rsidR="00DC54E0">
        <w:rPr>
          <w:lang w:val="en-GB"/>
        </w:rPr>
        <w:t xml:space="preserve">though </w:t>
      </w:r>
      <w:r w:rsidR="00FF201D">
        <w:rPr>
          <w:lang w:val="en-GB"/>
        </w:rPr>
        <w:t xml:space="preserve">permanently </w:t>
      </w:r>
      <w:r w:rsidR="00ED13D7">
        <w:rPr>
          <w:lang w:val="en-GB"/>
        </w:rPr>
        <w:t>made available by EPS.F_PT.F_CM. AV’s dynamics is exclusively controlled at MMS level in this mode</w:t>
      </w:r>
      <w:r w:rsidR="00FF201D">
        <w:rPr>
          <w:lang w:val="en-GB"/>
        </w:rPr>
        <w:t>,</w:t>
      </w:r>
    </w:p>
    <w:p w:rsidR="00FF201D" w:rsidRPr="00FF201D" w:rsidRDefault="00FF4DAF" w:rsidP="0094001A">
      <w:pPr>
        <w:pStyle w:val="Corps"/>
        <w:numPr>
          <w:ilvl w:val="0"/>
          <w:numId w:val="75"/>
        </w:numPr>
        <w:spacing w:before="60" w:after="240"/>
        <w:ind w:hanging="357"/>
        <w:rPr>
          <w:lang w:val="en-GB"/>
        </w:rPr>
      </w:pPr>
      <w:r w:rsidRPr="00DC54E0">
        <w:rPr>
          <w:b/>
          <w:lang w:val="en-GB"/>
        </w:rPr>
        <w:t>EPS Master</w:t>
      </w:r>
      <w:r>
        <w:rPr>
          <w:lang w:val="en-GB"/>
        </w:rPr>
        <w:t>:</w:t>
      </w:r>
      <w:r w:rsidR="00207BA7">
        <w:rPr>
          <w:lang w:val="en-GB"/>
        </w:rPr>
        <w:t xml:space="preserve"> </w:t>
      </w:r>
      <w:r w:rsidR="00FF201D">
        <w:rPr>
          <w:lang w:val="en-GB"/>
        </w:rPr>
        <w:t xml:space="preserve">when MMS’ </w:t>
      </w:r>
      <w:r w:rsidR="00D93EB4">
        <w:rPr>
          <w:lang w:val="en-GB"/>
        </w:rPr>
        <w:t xml:space="preserve">both channels are lost, </w:t>
      </w:r>
      <w:r w:rsidR="00FF201D">
        <w:rPr>
          <w:lang w:val="en-GB"/>
        </w:rPr>
        <w:t xml:space="preserve">and </w:t>
      </w:r>
      <w:r w:rsidR="00D93EB4">
        <w:rPr>
          <w:lang w:val="en-GB"/>
        </w:rPr>
        <w:t>the data bus consequently</w:t>
      </w:r>
      <w:r w:rsidR="00FF201D">
        <w:rPr>
          <w:lang w:val="en-GB"/>
        </w:rPr>
        <w:t xml:space="preserve">. In </w:t>
      </w:r>
      <w:r w:rsidR="00207BA7">
        <w:rPr>
          <w:lang w:val="en-GB"/>
        </w:rPr>
        <w:t>this</w:t>
      </w:r>
      <w:r w:rsidR="00FF201D">
        <w:rPr>
          <w:lang w:val="en-GB"/>
        </w:rPr>
        <w:t xml:space="preserve"> failure condition the mission is aborted, µ</w:t>
      </w:r>
      <w:r w:rsidR="00DC6305">
        <w:rPr>
          <w:lang w:val="en-GB"/>
        </w:rPr>
        <w:t>XAV‘s</w:t>
      </w:r>
      <w:r w:rsidR="00FF201D">
        <w:rPr>
          <w:lang w:val="en-GB"/>
        </w:rPr>
        <w:t xml:space="preserve"> soft landing </w:t>
      </w:r>
      <w:r w:rsidR="00DC6305">
        <w:rPr>
          <w:lang w:val="en-GB"/>
        </w:rPr>
        <w:t xml:space="preserve">is engaged </w:t>
      </w:r>
      <w:r w:rsidR="00FF201D">
        <w:rPr>
          <w:lang w:val="en-GB"/>
        </w:rPr>
        <w:t>if electrical energy is OK</w:t>
      </w:r>
      <w:r w:rsidR="00166358">
        <w:rPr>
          <w:lang w:val="en-GB"/>
        </w:rPr>
        <w:t xml:space="preserve">. If not OK, </w:t>
      </w:r>
      <w:r w:rsidR="00DC6305">
        <w:rPr>
          <w:lang w:val="en-GB"/>
        </w:rPr>
        <w:t>emergency</w:t>
      </w:r>
      <w:r w:rsidR="00FF201D">
        <w:rPr>
          <w:lang w:val="en-GB"/>
        </w:rPr>
        <w:t xml:space="preserve"> landing </w:t>
      </w:r>
      <w:r w:rsidR="00DC6305">
        <w:rPr>
          <w:lang w:val="en-GB"/>
        </w:rPr>
        <w:t xml:space="preserve">is engaged </w:t>
      </w:r>
      <w:r w:rsidR="00166358">
        <w:rPr>
          <w:lang w:val="en-GB"/>
        </w:rPr>
        <w:t>(see HBS.F_</w:t>
      </w:r>
      <w:r w:rsidR="00FF201D">
        <w:rPr>
          <w:lang w:val="en-GB"/>
        </w:rPr>
        <w:t xml:space="preserve">EL). </w:t>
      </w:r>
    </w:p>
    <w:p w:rsidR="00FF4DAF" w:rsidRDefault="00DC6305" w:rsidP="00DC6305">
      <w:pPr>
        <w:pStyle w:val="Corps"/>
        <w:spacing w:before="60"/>
        <w:rPr>
          <w:lang w:val="en-GB"/>
        </w:rPr>
      </w:pPr>
      <w:r>
        <w:rPr>
          <w:lang w:val="en-GB"/>
        </w:rPr>
        <w:t xml:space="preserve">Soft landing is slow decay </w:t>
      </w:r>
      <w:r w:rsidR="00D8101C">
        <w:rPr>
          <w:lang w:val="en-GB"/>
        </w:rPr>
        <w:t>of the drone’s energy</w:t>
      </w:r>
      <w:r w:rsidR="00003DE3">
        <w:rPr>
          <w:lang w:val="en-GB"/>
        </w:rPr>
        <w:t>,</w:t>
      </w:r>
      <w:r w:rsidR="00D8101C">
        <w:rPr>
          <w:lang w:val="en-GB"/>
        </w:rPr>
        <w:t xml:space="preserve"> </w:t>
      </w:r>
      <w:r w:rsidR="00003DE3">
        <w:rPr>
          <w:lang w:val="en-GB"/>
        </w:rPr>
        <w:t>by</w:t>
      </w:r>
      <w:r>
        <w:rPr>
          <w:lang w:val="en-GB"/>
        </w:rPr>
        <w:t xml:space="preserve"> propulsion only control</w:t>
      </w:r>
      <w:r w:rsidR="00003DE3">
        <w:rPr>
          <w:lang w:val="en-GB"/>
        </w:rPr>
        <w:t xml:space="preserve"> (if no wind gusts require urgent braking actions)</w:t>
      </w:r>
      <w:r>
        <w:rPr>
          <w:lang w:val="en-GB"/>
        </w:rPr>
        <w:t xml:space="preserve">. Descent may take </w:t>
      </w:r>
      <w:r w:rsidR="00F275F1">
        <w:rPr>
          <w:lang w:val="en-GB"/>
        </w:rPr>
        <w:t>about ten</w:t>
      </w:r>
      <w:r>
        <w:rPr>
          <w:lang w:val="en-GB"/>
        </w:rPr>
        <w:t xml:space="preserve"> minutes contrary to emergency landing which lasts a few </w:t>
      </w:r>
      <w:r w:rsidR="00F275F1">
        <w:rPr>
          <w:lang w:val="en-GB"/>
        </w:rPr>
        <w:t>tens of seconds</w:t>
      </w:r>
      <w:r>
        <w:rPr>
          <w:lang w:val="en-GB"/>
        </w:rPr>
        <w:t>. When waypoints are introduced (upgraded version</w:t>
      </w:r>
      <w:r w:rsidR="00F275F1">
        <w:rPr>
          <w:lang w:val="en-GB"/>
        </w:rPr>
        <w:t xml:space="preserve"> of the use case</w:t>
      </w:r>
      <w:r>
        <w:rPr>
          <w:lang w:val="en-GB"/>
        </w:rPr>
        <w:t xml:space="preserve">), soft landing will control AV’s </w:t>
      </w:r>
      <w:r w:rsidR="00F275F1">
        <w:rPr>
          <w:lang w:val="en-GB"/>
        </w:rPr>
        <w:t>navigation</w:t>
      </w:r>
      <w:r>
        <w:rPr>
          <w:lang w:val="en-GB"/>
        </w:rPr>
        <w:t xml:space="preserve"> to stop the aborted mission at the </w:t>
      </w:r>
      <w:r w:rsidR="00F275F1">
        <w:rPr>
          <w:lang w:val="en-GB"/>
        </w:rPr>
        <w:t>nearest</w:t>
      </w:r>
      <w:r>
        <w:rPr>
          <w:lang w:val="en-GB"/>
        </w:rPr>
        <w:t xml:space="preserve"> way point (not in the fields </w:t>
      </w:r>
      <w:r w:rsidR="00F275F1">
        <w:rPr>
          <w:lang w:val="en-GB"/>
        </w:rPr>
        <w:t xml:space="preserve">at random </w:t>
      </w:r>
      <w:r>
        <w:rPr>
          <w:lang w:val="en-GB"/>
        </w:rPr>
        <w:t>like F_EL</w:t>
      </w:r>
      <w:r w:rsidR="00F275F1">
        <w:rPr>
          <w:lang w:val="en-GB"/>
        </w:rPr>
        <w:t xml:space="preserve"> does</w:t>
      </w:r>
      <w:r>
        <w:rPr>
          <w:lang w:val="en-GB"/>
        </w:rPr>
        <w:t>).</w:t>
      </w:r>
    </w:p>
    <w:p w:rsidR="00A02F4D" w:rsidRDefault="00A02F4D" w:rsidP="00DC6305">
      <w:pPr>
        <w:pStyle w:val="Corps"/>
        <w:spacing w:before="60"/>
        <w:rPr>
          <w:lang w:val="en-GB"/>
        </w:rPr>
      </w:pPr>
      <w:r>
        <w:rPr>
          <w:lang w:val="en-GB"/>
        </w:rPr>
        <w:t xml:space="preserve">In soft landing, since there is no longer </w:t>
      </w:r>
      <w:r w:rsidR="00FE1A21">
        <w:rPr>
          <w:lang w:val="en-GB"/>
        </w:rPr>
        <w:t>MMS’</w:t>
      </w:r>
      <w:r>
        <w:rPr>
          <w:lang w:val="en-GB"/>
        </w:rPr>
        <w:t xml:space="preserve"> thrust-brake </w:t>
      </w:r>
      <w:r w:rsidR="00FE1A21">
        <w:rPr>
          <w:lang w:val="en-GB"/>
        </w:rPr>
        <w:t xml:space="preserve">coordinated </w:t>
      </w:r>
      <w:r>
        <w:rPr>
          <w:lang w:val="en-GB"/>
        </w:rPr>
        <w:t>actuation</w:t>
      </w:r>
      <w:r w:rsidR="00FE1A21">
        <w:rPr>
          <w:lang w:val="en-GB"/>
        </w:rPr>
        <w:t xml:space="preserve">, </w:t>
      </w:r>
      <w:r w:rsidR="00283A77">
        <w:rPr>
          <w:lang w:val="en-GB"/>
        </w:rPr>
        <w:t xml:space="preserve">HBS acts </w:t>
      </w:r>
      <w:r w:rsidR="00FE1A21">
        <w:rPr>
          <w:lang w:val="en-GB"/>
        </w:rPr>
        <w:t>on its own when</w:t>
      </w:r>
      <w:r w:rsidR="00283A77">
        <w:rPr>
          <w:lang w:val="en-GB"/>
        </w:rPr>
        <w:t xml:space="preserve"> kee</w:t>
      </w:r>
      <w:r w:rsidR="00105469">
        <w:rPr>
          <w:lang w:val="en-GB"/>
        </w:rPr>
        <w:t xml:space="preserve">p the AV in </w:t>
      </w:r>
      <w:r w:rsidR="00FE1A21">
        <w:rPr>
          <w:lang w:val="en-GB"/>
        </w:rPr>
        <w:t xml:space="preserve">its safety envelope requires </w:t>
      </w:r>
      <w:r w:rsidR="00105469">
        <w:rPr>
          <w:lang w:val="en-GB"/>
        </w:rPr>
        <w:t>brake pulses</w:t>
      </w:r>
      <w:r w:rsidR="00FE1A21">
        <w:rPr>
          <w:lang w:val="en-GB"/>
        </w:rPr>
        <w:t xml:space="preserve"> (</w:t>
      </w:r>
      <w:r w:rsidR="00043C1E">
        <w:rPr>
          <w:lang w:val="en-GB"/>
        </w:rPr>
        <w:t xml:space="preserve">e.g. </w:t>
      </w:r>
      <w:r w:rsidR="00FE1A21">
        <w:rPr>
          <w:lang w:val="en-GB"/>
        </w:rPr>
        <w:t>rear</w:t>
      </w:r>
      <w:r w:rsidR="00105469">
        <w:rPr>
          <w:lang w:val="en-GB"/>
        </w:rPr>
        <w:t xml:space="preserve"> wind induced </w:t>
      </w:r>
      <w:r w:rsidR="00FE1A21">
        <w:rPr>
          <w:lang w:val="en-GB"/>
        </w:rPr>
        <w:t>over speed</w:t>
      </w:r>
      <w:r w:rsidR="00105469">
        <w:rPr>
          <w:lang w:val="en-GB"/>
        </w:rPr>
        <w:t>).</w:t>
      </w:r>
    </w:p>
    <w:p w:rsidR="002C65B7" w:rsidRDefault="002C65B7" w:rsidP="00EF1A26">
      <w:pPr>
        <w:pStyle w:val="Corps"/>
        <w:rPr>
          <w:b/>
          <w:lang w:val="en-GB"/>
        </w:rPr>
      </w:pPr>
      <w:r>
        <w:rPr>
          <w:b/>
          <w:lang w:val="en-GB"/>
        </w:rPr>
        <w:t>Source Balancing</w:t>
      </w:r>
    </w:p>
    <w:p w:rsidR="009F484B" w:rsidRDefault="00381182" w:rsidP="009957D9">
      <w:pPr>
        <w:pStyle w:val="Corps"/>
        <w:spacing w:before="60"/>
        <w:rPr>
          <w:lang w:val="en-GB"/>
        </w:rPr>
      </w:pPr>
      <w:r>
        <w:rPr>
          <w:lang w:val="en-GB"/>
        </w:rPr>
        <w:t>SEPS is responsive, powerful</w:t>
      </w:r>
      <w:r w:rsidR="00023891">
        <w:rPr>
          <w:lang w:val="en-GB"/>
        </w:rPr>
        <w:t>,</w:t>
      </w:r>
      <w:r>
        <w:rPr>
          <w:lang w:val="en-GB"/>
        </w:rPr>
        <w:t xml:space="preserve"> but not long lasting. PEPS </w:t>
      </w:r>
      <w:proofErr w:type="gramStart"/>
      <w:r>
        <w:rPr>
          <w:lang w:val="en-GB"/>
        </w:rPr>
        <w:t>is</w:t>
      </w:r>
      <w:proofErr w:type="gramEnd"/>
      <w:r>
        <w:rPr>
          <w:lang w:val="en-GB"/>
        </w:rPr>
        <w:t xml:space="preserve"> </w:t>
      </w:r>
      <w:r w:rsidR="004811B1">
        <w:rPr>
          <w:lang w:val="en-GB"/>
        </w:rPr>
        <w:t>durable</w:t>
      </w:r>
      <w:r>
        <w:rPr>
          <w:lang w:val="en-GB"/>
        </w:rPr>
        <w:t xml:space="preserve"> but not powerful enou</w:t>
      </w:r>
      <w:r w:rsidR="00F65F10">
        <w:rPr>
          <w:lang w:val="en-GB"/>
        </w:rPr>
        <w:t>gh to cope with</w:t>
      </w:r>
      <w:r>
        <w:rPr>
          <w:lang w:val="en-GB"/>
        </w:rPr>
        <w:t xml:space="preserve"> worst case</w:t>
      </w:r>
      <w:r w:rsidR="00F65F10">
        <w:rPr>
          <w:lang w:val="en-GB"/>
        </w:rPr>
        <w:t xml:space="preserve"> torque</w:t>
      </w:r>
      <w:r>
        <w:rPr>
          <w:lang w:val="en-GB"/>
        </w:rPr>
        <w:t xml:space="preserve"> commands. So F_PC has to pilot SPES as a reserve </w:t>
      </w:r>
      <w:r w:rsidR="00CB6D37">
        <w:rPr>
          <w:lang w:val="en-GB"/>
        </w:rPr>
        <w:t xml:space="preserve">when PEPS runs out, but </w:t>
      </w:r>
      <w:r w:rsidR="00023891">
        <w:rPr>
          <w:lang w:val="en-GB"/>
        </w:rPr>
        <w:t xml:space="preserve">also </w:t>
      </w:r>
      <w:r w:rsidR="00CB6D37">
        <w:rPr>
          <w:lang w:val="en-GB"/>
        </w:rPr>
        <w:t xml:space="preserve">as a supplement in </w:t>
      </w:r>
      <w:r w:rsidR="00023891">
        <w:rPr>
          <w:lang w:val="en-GB"/>
        </w:rPr>
        <w:t>highly demanding</w:t>
      </w:r>
      <w:r w:rsidR="00CB6D37">
        <w:rPr>
          <w:lang w:val="en-GB"/>
        </w:rPr>
        <w:t xml:space="preserve"> transients. SEPS is not designed to supplem</w:t>
      </w:r>
      <w:r w:rsidR="00F65F10">
        <w:rPr>
          <w:lang w:val="en-GB"/>
        </w:rPr>
        <w:t>ent PEPS in steady states</w:t>
      </w:r>
      <w:r w:rsidR="00F12958">
        <w:rPr>
          <w:lang w:val="en-GB"/>
        </w:rPr>
        <w:t xml:space="preserve"> (</w:t>
      </w:r>
      <w:r w:rsidR="00937E7A">
        <w:rPr>
          <w:lang w:val="en-GB"/>
        </w:rPr>
        <w:t>quiet</w:t>
      </w:r>
      <w:r w:rsidR="00F12958">
        <w:rPr>
          <w:lang w:val="en-GB"/>
        </w:rPr>
        <w:t xml:space="preserve"> cruise conditions)</w:t>
      </w:r>
      <w:r w:rsidR="00CB6D37">
        <w:rPr>
          <w:lang w:val="en-GB"/>
        </w:rPr>
        <w:t>.</w:t>
      </w:r>
    </w:p>
    <w:p w:rsidR="001353B9" w:rsidRDefault="001353B9" w:rsidP="001353B9">
      <w:pPr>
        <w:pStyle w:val="Corps"/>
        <w:rPr>
          <w:b/>
          <w:lang w:val="en-GB"/>
        </w:rPr>
      </w:pPr>
      <w:r w:rsidRPr="001353B9">
        <w:rPr>
          <w:b/>
          <w:lang w:val="en-GB"/>
        </w:rPr>
        <w:t>Actuation balancing</w:t>
      </w:r>
    </w:p>
    <w:p w:rsidR="001353B9" w:rsidRPr="001353B9" w:rsidRDefault="00AC2E50" w:rsidP="001353B9">
      <w:pPr>
        <w:pStyle w:val="Corps"/>
        <w:spacing w:before="0"/>
        <w:rPr>
          <w:lang w:val="en-GB"/>
        </w:rPr>
      </w:pPr>
      <w:r>
        <w:rPr>
          <w:lang w:val="en-GB"/>
        </w:rPr>
        <w:t xml:space="preserve">The DC motors are redundant. Both of them are capable of coping with worst case </w:t>
      </w:r>
      <w:r w:rsidR="00B354E5">
        <w:rPr>
          <w:lang w:val="en-GB"/>
        </w:rPr>
        <w:t>torque demands</w:t>
      </w:r>
      <w:r>
        <w:rPr>
          <w:lang w:val="en-GB"/>
        </w:rPr>
        <w:t>. F_PC is in charge of using the twin motors at best (performance, endurance, FDIR, etc.)</w:t>
      </w:r>
    </w:p>
    <w:p w:rsidR="00B82485" w:rsidRDefault="002C65B7" w:rsidP="00EF1A26">
      <w:pPr>
        <w:pStyle w:val="Corps"/>
        <w:rPr>
          <w:b/>
          <w:lang w:val="en-GB"/>
        </w:rPr>
      </w:pPr>
      <w:r>
        <w:rPr>
          <w:b/>
          <w:lang w:val="en-GB"/>
        </w:rPr>
        <w:t>Control</w:t>
      </w:r>
    </w:p>
    <w:p w:rsidR="00FD6626" w:rsidRDefault="001353B9" w:rsidP="001353B9">
      <w:pPr>
        <w:pStyle w:val="Corps"/>
        <w:spacing w:before="0"/>
        <w:rPr>
          <w:lang w:val="en-GB"/>
        </w:rPr>
      </w:pPr>
      <w:r>
        <w:rPr>
          <w:lang w:val="en-GB"/>
        </w:rPr>
        <w:t>F_PC receives the propulsion torque commands by means of the data bus (10Hz periodic messages). There is no jitter, unless the bus master commutes from MMS.ECU1 to MMS.ECU2</w:t>
      </w:r>
      <w:r w:rsidR="00FD6626">
        <w:rPr>
          <w:lang w:val="en-GB"/>
        </w:rPr>
        <w:t xml:space="preserve"> (failure of ECU1)</w:t>
      </w:r>
      <w:r>
        <w:rPr>
          <w:lang w:val="en-GB"/>
        </w:rPr>
        <w:t xml:space="preserve">. AV’s stability in such </w:t>
      </w:r>
      <w:r w:rsidR="00FD6626">
        <w:rPr>
          <w:lang w:val="en-GB"/>
        </w:rPr>
        <w:t>transients</w:t>
      </w:r>
      <w:r>
        <w:rPr>
          <w:lang w:val="en-GB"/>
        </w:rPr>
        <w:t xml:space="preserve"> </w:t>
      </w:r>
      <w:r w:rsidR="00FD6626">
        <w:rPr>
          <w:lang w:val="en-GB"/>
        </w:rPr>
        <w:t xml:space="preserve">([300, 800ms]) </w:t>
      </w:r>
      <w:r>
        <w:rPr>
          <w:lang w:val="en-GB"/>
        </w:rPr>
        <w:t xml:space="preserve">is a design issue. </w:t>
      </w:r>
    </w:p>
    <w:p w:rsidR="001353B9" w:rsidRPr="001353B9" w:rsidRDefault="001353B9" w:rsidP="001353B9">
      <w:pPr>
        <w:pStyle w:val="Corps"/>
        <w:spacing w:before="0"/>
        <w:rPr>
          <w:lang w:val="en-GB"/>
        </w:rPr>
      </w:pPr>
      <w:r>
        <w:rPr>
          <w:lang w:val="en-GB"/>
        </w:rPr>
        <w:t xml:space="preserve">EPS’ </w:t>
      </w:r>
      <w:r w:rsidR="00FD6626">
        <w:rPr>
          <w:lang w:val="en-GB"/>
        </w:rPr>
        <w:t xml:space="preserve">control law is unique. It is used in any mission phase and in any failure condition. It consists in commanding the right voltage(s) at motor(s) inlet so that the resulting torque is equal (+- precision bound) to the commanded torque. </w:t>
      </w:r>
    </w:p>
    <w:p w:rsidR="00B82485" w:rsidRDefault="002C65B7" w:rsidP="00EF1A26">
      <w:pPr>
        <w:pStyle w:val="Corps"/>
        <w:rPr>
          <w:b/>
          <w:lang w:val="en-GB"/>
        </w:rPr>
      </w:pPr>
      <w:r>
        <w:rPr>
          <w:b/>
          <w:lang w:val="en-GB"/>
        </w:rPr>
        <w:t>FDIR</w:t>
      </w:r>
    </w:p>
    <w:p w:rsidR="002301FF" w:rsidRDefault="00AA673C" w:rsidP="00AA673C">
      <w:pPr>
        <w:pStyle w:val="Corps"/>
        <w:spacing w:before="0"/>
        <w:rPr>
          <w:lang w:val="en-GB"/>
        </w:rPr>
      </w:pPr>
      <w:r>
        <w:rPr>
          <w:lang w:val="en-GB"/>
        </w:rPr>
        <w:t xml:space="preserve">The computer controlled </w:t>
      </w:r>
      <w:r w:rsidR="006E17FC">
        <w:rPr>
          <w:lang w:val="en-GB"/>
        </w:rPr>
        <w:t xml:space="preserve">power </w:t>
      </w:r>
      <w:r>
        <w:rPr>
          <w:lang w:val="en-GB"/>
        </w:rPr>
        <w:t>switch</w:t>
      </w:r>
      <w:r w:rsidR="006E17FC">
        <w:rPr>
          <w:lang w:val="en-GB"/>
        </w:rPr>
        <w:t xml:space="preserve"> (</w:t>
      </w:r>
      <w:r w:rsidR="001B3B34">
        <w:rPr>
          <w:lang w:val="en-GB"/>
        </w:rPr>
        <w:t xml:space="preserve">also named </w:t>
      </w:r>
      <w:r w:rsidR="006E17FC">
        <w:rPr>
          <w:lang w:val="en-GB"/>
        </w:rPr>
        <w:t>crossbar</w:t>
      </w:r>
      <w:r w:rsidR="001B3B34">
        <w:rPr>
          <w:lang w:val="en-GB"/>
        </w:rPr>
        <w:t>, the two words are synonymous</w:t>
      </w:r>
      <w:r w:rsidR="006E17FC">
        <w:rPr>
          <w:lang w:val="en-GB"/>
        </w:rPr>
        <w:t>)</w:t>
      </w:r>
      <w:r>
        <w:rPr>
          <w:lang w:val="en-GB"/>
        </w:rPr>
        <w:t xml:space="preserve"> is in charge of reconfiguring the pow</w:t>
      </w:r>
      <w:r w:rsidR="001B3B34">
        <w:rPr>
          <w:lang w:val="en-GB"/>
        </w:rPr>
        <w:t>er links from sources to motors. This power switching logic ensures</w:t>
      </w:r>
      <w:r>
        <w:rPr>
          <w:lang w:val="en-GB"/>
        </w:rPr>
        <w:t xml:space="preserve"> </w:t>
      </w:r>
      <w:r w:rsidR="001B3B34">
        <w:rPr>
          <w:lang w:val="en-GB"/>
        </w:rPr>
        <w:t>the</w:t>
      </w:r>
      <w:r>
        <w:rPr>
          <w:lang w:val="en-GB"/>
        </w:rPr>
        <w:t xml:space="preserve"> highest availability of propulsion.</w:t>
      </w:r>
      <w:r w:rsidR="006E17FC">
        <w:rPr>
          <w:lang w:val="en-GB"/>
        </w:rPr>
        <w:t xml:space="preserve"> </w:t>
      </w:r>
    </w:p>
    <w:p w:rsidR="00AA673C" w:rsidRDefault="006E17FC" w:rsidP="00AA673C">
      <w:pPr>
        <w:pStyle w:val="Corps"/>
        <w:spacing w:before="0"/>
        <w:rPr>
          <w:lang w:val="en-GB"/>
        </w:rPr>
      </w:pPr>
      <w:r>
        <w:rPr>
          <w:lang w:val="en-GB"/>
        </w:rPr>
        <w:lastRenderedPageBreak/>
        <w:t xml:space="preserve">FDIR also monitors the </w:t>
      </w:r>
      <w:r w:rsidR="00724B9B">
        <w:rPr>
          <w:lang w:val="en-GB"/>
        </w:rPr>
        <w:t xml:space="preserve">electrical </w:t>
      </w:r>
      <w:r>
        <w:rPr>
          <w:lang w:val="en-GB"/>
        </w:rPr>
        <w:t>network</w:t>
      </w:r>
      <w:r w:rsidR="00724B9B">
        <w:rPr>
          <w:lang w:val="en-GB"/>
        </w:rPr>
        <w:t>’s stability (oscillations, collapses, etc.</w:t>
      </w:r>
      <w:r>
        <w:rPr>
          <w:lang w:val="en-GB"/>
        </w:rPr>
        <w:t>). In case of instabilities</w:t>
      </w:r>
      <w:r w:rsidR="002301FF">
        <w:rPr>
          <w:lang w:val="en-GB"/>
        </w:rPr>
        <w:t xml:space="preserve"> correlated with brake commands</w:t>
      </w:r>
      <w:r>
        <w:rPr>
          <w:lang w:val="en-GB"/>
        </w:rPr>
        <w:t xml:space="preserve"> it can decide to isolate (and so </w:t>
      </w:r>
      <w:r w:rsidR="00724B9B">
        <w:rPr>
          <w:lang w:val="en-GB"/>
        </w:rPr>
        <w:t xml:space="preserve">to </w:t>
      </w:r>
      <w:r>
        <w:rPr>
          <w:lang w:val="en-GB"/>
        </w:rPr>
        <w:t xml:space="preserve">power-off) the active hydraulic pump. </w:t>
      </w:r>
      <w:r w:rsidR="00E957F3">
        <w:rPr>
          <w:lang w:val="en-GB"/>
        </w:rPr>
        <w:t>HBS has its own sensors to detect such an event, without notice by EPS.</w:t>
      </w:r>
    </w:p>
    <w:p w:rsidR="00291FAB" w:rsidRDefault="00291FAB" w:rsidP="00291FAB">
      <w:pPr>
        <w:pStyle w:val="Corps"/>
        <w:rPr>
          <w:b/>
          <w:lang w:val="en-GB"/>
        </w:rPr>
      </w:pPr>
      <w:r w:rsidRPr="00291FAB">
        <w:rPr>
          <w:b/>
          <w:lang w:val="en-GB"/>
        </w:rPr>
        <w:t>Hydraulic pumps’ power supply</w:t>
      </w:r>
    </w:p>
    <w:p w:rsidR="00133774" w:rsidRDefault="00291FAB" w:rsidP="00291FAB">
      <w:pPr>
        <w:pStyle w:val="Corps"/>
        <w:spacing w:before="0"/>
        <w:rPr>
          <w:lang w:val="en-GB"/>
        </w:rPr>
      </w:pPr>
      <w:r>
        <w:rPr>
          <w:lang w:val="en-GB"/>
        </w:rPr>
        <w:t xml:space="preserve">EPS supplies the two pumps with </w:t>
      </w:r>
      <w:proofErr w:type="spellStart"/>
      <w:r>
        <w:rPr>
          <w:lang w:val="en-GB"/>
        </w:rPr>
        <w:t>non modulated</w:t>
      </w:r>
      <w:proofErr w:type="spellEnd"/>
      <w:r>
        <w:rPr>
          <w:lang w:val="en-GB"/>
        </w:rPr>
        <w:t xml:space="preserve"> voltage. HBS is in charge of modulating</w:t>
      </w:r>
      <w:r w:rsidR="001D2311">
        <w:rPr>
          <w:lang w:val="en-GB"/>
        </w:rPr>
        <w:t xml:space="preserve">, inside the pumps, </w:t>
      </w:r>
      <w:r>
        <w:rPr>
          <w:lang w:val="en-GB"/>
        </w:rPr>
        <w:t>the electrical power inlet</w:t>
      </w:r>
      <w:r w:rsidR="001D2311">
        <w:rPr>
          <w:lang w:val="en-GB"/>
        </w:rPr>
        <w:t xml:space="preserve"> </w:t>
      </w:r>
      <w:r>
        <w:rPr>
          <w:lang w:val="en-GB"/>
        </w:rPr>
        <w:t xml:space="preserve">so that the pumps deliver modulated pressure. </w:t>
      </w:r>
      <w:r w:rsidR="001D2311">
        <w:rPr>
          <w:lang w:val="en-GB"/>
        </w:rPr>
        <w:t xml:space="preserve">Electrical power delivered to the </w:t>
      </w:r>
      <w:r w:rsidR="00133774">
        <w:rPr>
          <w:lang w:val="en-GB"/>
        </w:rPr>
        <w:t xml:space="preserve">two </w:t>
      </w:r>
      <w:r w:rsidR="001D2311">
        <w:rPr>
          <w:lang w:val="en-GB"/>
        </w:rPr>
        <w:t xml:space="preserve">pumps is permanent and identical in normal situations. It is taken from the primary source until PEPS’ tension falls under a threshold </w:t>
      </w:r>
      <w:proofErr w:type="spellStart"/>
      <w:r w:rsidR="001D2311" w:rsidRPr="00133774">
        <w:rPr>
          <w:rFonts w:ascii="Arial" w:hAnsi="Arial" w:cs="Arial"/>
          <w:sz w:val="20"/>
          <w:lang w:val="en-GB"/>
        </w:rPr>
        <w:t>PVmin</w:t>
      </w:r>
      <w:proofErr w:type="spellEnd"/>
      <w:r w:rsidR="001D2311">
        <w:rPr>
          <w:lang w:val="en-GB"/>
        </w:rPr>
        <w:t>. Then it commutes to SPES.</w:t>
      </w:r>
      <w:r w:rsidR="001D291F">
        <w:rPr>
          <w:lang w:val="en-GB"/>
        </w:rPr>
        <w:t xml:space="preserve"> </w:t>
      </w:r>
    </w:p>
    <w:p w:rsidR="00291FAB" w:rsidRPr="00291FAB" w:rsidRDefault="00133774" w:rsidP="00291FAB">
      <w:pPr>
        <w:pStyle w:val="Corps"/>
        <w:spacing w:before="0"/>
        <w:rPr>
          <w:lang w:val="en-GB"/>
        </w:rPr>
      </w:pPr>
      <w:proofErr w:type="gramStart"/>
      <w:r>
        <w:rPr>
          <w:lang w:val="en-GB"/>
        </w:rPr>
        <w:t>As cavitation</w:t>
      </w:r>
      <w:r w:rsidR="001D291F">
        <w:rPr>
          <w:lang w:val="en-GB"/>
        </w:rPr>
        <w:t xml:space="preserve"> may have </w:t>
      </w:r>
      <w:r>
        <w:rPr>
          <w:lang w:val="en-GB"/>
        </w:rPr>
        <w:t xml:space="preserve">nasty </w:t>
      </w:r>
      <w:r w:rsidR="001D291F">
        <w:rPr>
          <w:lang w:val="en-GB"/>
        </w:rPr>
        <w:t>electrical influences</w:t>
      </w:r>
      <w:r>
        <w:rPr>
          <w:lang w:val="en-GB"/>
        </w:rPr>
        <w:t xml:space="preserve"> (current draining)</w:t>
      </w:r>
      <w:r w:rsidR="001D291F">
        <w:rPr>
          <w:lang w:val="en-GB"/>
        </w:rPr>
        <w:t>, EPS can individually isolate the pumps from the electrical network</w:t>
      </w:r>
      <w:r>
        <w:rPr>
          <w:lang w:val="en-GB"/>
        </w:rPr>
        <w:t xml:space="preserve"> (without notice to HBS)</w:t>
      </w:r>
      <w:r w:rsidR="001D291F">
        <w:rPr>
          <w:lang w:val="en-GB"/>
        </w:rPr>
        <w:t>.</w:t>
      </w:r>
      <w:proofErr w:type="gramEnd"/>
    </w:p>
    <w:p w:rsidR="00EF1A26" w:rsidRDefault="00EF1A26" w:rsidP="00EF1A26">
      <w:pPr>
        <w:pStyle w:val="Heading5"/>
        <w:rPr>
          <w:lang w:val="en-GB"/>
        </w:rPr>
      </w:pPr>
      <w:r>
        <w:rPr>
          <w:lang w:val="en-GB"/>
        </w:rPr>
        <w:t>Declarative part</w:t>
      </w:r>
    </w:p>
    <w:p w:rsidR="00EF1A26" w:rsidRDefault="00EF1A26" w:rsidP="00896952">
      <w:pPr>
        <w:pStyle w:val="Heading6"/>
        <w:spacing w:before="120"/>
        <w:rPr>
          <w:lang w:val="en-GB"/>
        </w:rPr>
      </w:pPr>
      <w:r>
        <w:rPr>
          <w:lang w:val="en-GB"/>
        </w:rPr>
        <w:t>Assumptions</w:t>
      </w:r>
    </w:p>
    <w:p w:rsidR="002E238F" w:rsidRDefault="008F4E9E" w:rsidP="0094001A">
      <w:pPr>
        <w:pStyle w:val="Corps"/>
        <w:numPr>
          <w:ilvl w:val="0"/>
          <w:numId w:val="76"/>
        </w:numPr>
        <w:spacing w:before="60"/>
        <w:ind w:hanging="357"/>
        <w:rPr>
          <w:lang w:val="en-GB"/>
        </w:rPr>
      </w:pPr>
      <w:r>
        <w:rPr>
          <w:lang w:val="en-GB"/>
        </w:rPr>
        <w:t>Propulsion t</w:t>
      </w:r>
      <w:r w:rsidR="00F8197C">
        <w:rPr>
          <w:lang w:val="en-GB"/>
        </w:rPr>
        <w:t>orque</w:t>
      </w:r>
      <w:r w:rsidR="002E238F">
        <w:rPr>
          <w:lang w:val="en-GB"/>
        </w:rPr>
        <w:t xml:space="preserve"> commands are correct</w:t>
      </w:r>
      <w:r w:rsidR="00B36670">
        <w:rPr>
          <w:lang w:val="en-GB"/>
        </w:rPr>
        <w:t>,</w:t>
      </w:r>
    </w:p>
    <w:p w:rsidR="002E238F" w:rsidRDefault="006E457F" w:rsidP="0094001A">
      <w:pPr>
        <w:pStyle w:val="Corps"/>
        <w:numPr>
          <w:ilvl w:val="0"/>
          <w:numId w:val="76"/>
        </w:numPr>
        <w:spacing w:before="60"/>
        <w:ind w:hanging="357"/>
        <w:rPr>
          <w:lang w:val="en-GB"/>
        </w:rPr>
      </w:pPr>
      <w:r>
        <w:rPr>
          <w:lang w:val="en-GB"/>
        </w:rPr>
        <w:t>Electrical s</w:t>
      </w:r>
      <w:r w:rsidR="002E238F">
        <w:rPr>
          <w:lang w:val="en-GB"/>
        </w:rPr>
        <w:t>ensors are accurate (to be discarded in later versions),</w:t>
      </w:r>
    </w:p>
    <w:p w:rsidR="006E457F" w:rsidRDefault="006E457F" w:rsidP="0094001A">
      <w:pPr>
        <w:pStyle w:val="Corps"/>
        <w:numPr>
          <w:ilvl w:val="0"/>
          <w:numId w:val="76"/>
        </w:numPr>
        <w:spacing w:before="60"/>
        <w:ind w:hanging="357"/>
        <w:rPr>
          <w:lang w:val="en-GB"/>
        </w:rPr>
      </w:pPr>
      <w:r>
        <w:rPr>
          <w:lang w:val="en-GB"/>
        </w:rPr>
        <w:t>Mechanical sensors are accurate (to be discarded in later versions),</w:t>
      </w:r>
    </w:p>
    <w:p w:rsidR="001A03C3" w:rsidRPr="002E238F" w:rsidRDefault="00FF13C9" w:rsidP="0094001A">
      <w:pPr>
        <w:pStyle w:val="Corps"/>
        <w:numPr>
          <w:ilvl w:val="0"/>
          <w:numId w:val="76"/>
        </w:numPr>
        <w:spacing w:before="60"/>
        <w:ind w:hanging="357"/>
        <w:rPr>
          <w:lang w:val="en-GB"/>
        </w:rPr>
      </w:pPr>
      <w:r>
        <w:rPr>
          <w:lang w:val="en-GB"/>
        </w:rPr>
        <w:t>Motors</w:t>
      </w:r>
      <w:r w:rsidR="001A03C3">
        <w:rPr>
          <w:lang w:val="en-GB"/>
        </w:rPr>
        <w:t xml:space="preserve"> are ideal</w:t>
      </w:r>
      <w:r>
        <w:rPr>
          <w:lang w:val="en-GB"/>
        </w:rPr>
        <w:t>ly conformant to their specification</w:t>
      </w:r>
      <w:r w:rsidR="001A03C3">
        <w:rPr>
          <w:lang w:val="en-GB"/>
        </w:rPr>
        <w:t xml:space="preserve"> (to be discarded in later versions),</w:t>
      </w:r>
    </w:p>
    <w:p w:rsidR="00EF1A26" w:rsidRDefault="00EF1A26" w:rsidP="00896952">
      <w:pPr>
        <w:pStyle w:val="Heading6"/>
        <w:spacing w:before="120"/>
        <w:rPr>
          <w:lang w:val="en-GB"/>
        </w:rPr>
      </w:pPr>
      <w:r>
        <w:rPr>
          <w:lang w:val="en-GB"/>
        </w:rPr>
        <w:t>Guarantees</w:t>
      </w:r>
    </w:p>
    <w:p w:rsidR="00312429" w:rsidRDefault="00312429" w:rsidP="0094001A">
      <w:pPr>
        <w:pStyle w:val="Corps"/>
        <w:numPr>
          <w:ilvl w:val="0"/>
          <w:numId w:val="77"/>
        </w:numPr>
        <w:spacing w:before="60"/>
        <w:ind w:hanging="357"/>
        <w:rPr>
          <w:lang w:val="en-GB"/>
        </w:rPr>
      </w:pPr>
      <w:r>
        <w:rPr>
          <w:lang w:val="en-GB"/>
        </w:rPr>
        <w:t>Electrical commands meet the motors’ specifications</w:t>
      </w:r>
      <w:r w:rsidR="009E08DF">
        <w:rPr>
          <w:lang w:val="en-GB"/>
        </w:rPr>
        <w:t xml:space="preserve"> (performance and safety domains TBD at model level)</w:t>
      </w:r>
      <w:r>
        <w:rPr>
          <w:lang w:val="en-GB"/>
        </w:rPr>
        <w:t>,</w:t>
      </w:r>
    </w:p>
    <w:p w:rsidR="00F8197C" w:rsidRDefault="00312429" w:rsidP="0094001A">
      <w:pPr>
        <w:pStyle w:val="Corps"/>
        <w:numPr>
          <w:ilvl w:val="0"/>
          <w:numId w:val="77"/>
        </w:numPr>
        <w:spacing w:before="60"/>
        <w:ind w:hanging="357"/>
        <w:rPr>
          <w:lang w:val="en-GB"/>
        </w:rPr>
      </w:pPr>
      <w:r>
        <w:rPr>
          <w:lang w:val="en-GB"/>
        </w:rPr>
        <w:t>Torque is conserved in the transduction</w:t>
      </w:r>
      <w:r w:rsidR="00235E39">
        <w:rPr>
          <w:lang w:val="en-GB"/>
        </w:rPr>
        <w:t xml:space="preserve"> from mechanical to </w:t>
      </w:r>
      <w:r w:rsidR="00E77454">
        <w:rPr>
          <w:lang w:val="en-GB"/>
        </w:rPr>
        <w:t>electrical</w:t>
      </w:r>
      <w:r>
        <w:rPr>
          <w:lang w:val="en-GB"/>
        </w:rPr>
        <w:t>,</w:t>
      </w:r>
    </w:p>
    <w:p w:rsidR="00C73696" w:rsidRDefault="00B64426" w:rsidP="0094001A">
      <w:pPr>
        <w:pStyle w:val="Corps"/>
        <w:numPr>
          <w:ilvl w:val="0"/>
          <w:numId w:val="77"/>
        </w:numPr>
        <w:spacing w:before="60"/>
        <w:ind w:hanging="357"/>
        <w:rPr>
          <w:lang w:val="en-GB"/>
        </w:rPr>
      </w:pPr>
      <w:r>
        <w:rPr>
          <w:lang w:val="en-GB"/>
        </w:rPr>
        <w:t>In case of single component</w:t>
      </w:r>
      <w:r w:rsidR="00C73696">
        <w:rPr>
          <w:lang w:val="en-GB"/>
        </w:rPr>
        <w:t xml:space="preserve"> failure</w:t>
      </w:r>
      <w:r w:rsidR="00235E39">
        <w:rPr>
          <w:lang w:val="en-GB"/>
        </w:rPr>
        <w:t>,</w:t>
      </w:r>
      <w:r w:rsidR="00C73696">
        <w:rPr>
          <w:lang w:val="en-GB"/>
        </w:rPr>
        <w:t xml:space="preserve"> propulsion is </w:t>
      </w:r>
      <w:r>
        <w:rPr>
          <w:lang w:val="en-GB"/>
        </w:rPr>
        <w:t>sustained</w:t>
      </w:r>
      <w:r w:rsidR="006542BD">
        <w:rPr>
          <w:lang w:val="en-GB"/>
        </w:rPr>
        <w:t>.</w:t>
      </w:r>
    </w:p>
    <w:p w:rsidR="00235E39" w:rsidRDefault="00235E39" w:rsidP="0094001A">
      <w:pPr>
        <w:pStyle w:val="Corps"/>
        <w:numPr>
          <w:ilvl w:val="0"/>
          <w:numId w:val="77"/>
        </w:numPr>
        <w:spacing w:before="60"/>
        <w:ind w:hanging="357"/>
        <w:rPr>
          <w:lang w:val="en-GB"/>
        </w:rPr>
      </w:pPr>
      <w:r>
        <w:rPr>
          <w:lang w:val="en-GB"/>
        </w:rPr>
        <w:t xml:space="preserve">The two electrical pumps are permanently </w:t>
      </w:r>
      <w:r w:rsidR="00BA010F">
        <w:rPr>
          <w:lang w:val="en-GB"/>
        </w:rPr>
        <w:t xml:space="preserve">and identically </w:t>
      </w:r>
      <w:r>
        <w:rPr>
          <w:lang w:val="en-GB"/>
        </w:rPr>
        <w:t>supplied, unless cavitation induced disturbances are detected,</w:t>
      </w:r>
    </w:p>
    <w:p w:rsidR="00235E39" w:rsidRPr="00F8197C" w:rsidRDefault="00235E39" w:rsidP="0094001A">
      <w:pPr>
        <w:pStyle w:val="Corps"/>
        <w:numPr>
          <w:ilvl w:val="0"/>
          <w:numId w:val="77"/>
        </w:numPr>
        <w:spacing w:before="60"/>
        <w:ind w:hanging="357"/>
        <w:rPr>
          <w:lang w:val="en-GB"/>
        </w:rPr>
      </w:pPr>
      <w:r>
        <w:rPr>
          <w:lang w:val="en-GB"/>
        </w:rPr>
        <w:t xml:space="preserve">Any pump diagnosed as </w:t>
      </w:r>
      <w:r w:rsidR="00BA010F">
        <w:rPr>
          <w:lang w:val="en-GB"/>
        </w:rPr>
        <w:t xml:space="preserve">draining </w:t>
      </w:r>
      <w:r>
        <w:rPr>
          <w:lang w:val="en-GB"/>
        </w:rPr>
        <w:t>current for more than 3s, is isolated from the network.</w:t>
      </w:r>
    </w:p>
    <w:p w:rsidR="00104DC9" w:rsidRPr="00104DC9" w:rsidRDefault="00104DC9" w:rsidP="00104DC9">
      <w:pPr>
        <w:pStyle w:val="Heading5"/>
        <w:rPr>
          <w:lang w:val="en-GB"/>
        </w:rPr>
      </w:pPr>
      <w:r>
        <w:rPr>
          <w:lang w:val="en-GB"/>
        </w:rPr>
        <w:t>Constructive part</w:t>
      </w:r>
    </w:p>
    <w:p w:rsidR="00A86399" w:rsidRDefault="006542BD" w:rsidP="00172170">
      <w:pPr>
        <w:pStyle w:val="Corps"/>
        <w:spacing w:before="60"/>
        <w:ind w:left="1134"/>
        <w:rPr>
          <w:lang w:val="en-GB"/>
        </w:rPr>
      </w:pPr>
      <w:r w:rsidRPr="006542BD">
        <w:rPr>
          <w:b/>
          <w:lang w:val="en-GB"/>
        </w:rPr>
        <w:t>Defensive design</w:t>
      </w:r>
      <w:r>
        <w:rPr>
          <w:lang w:val="en-GB"/>
        </w:rPr>
        <w:t xml:space="preserve">: </w:t>
      </w:r>
      <w:r w:rsidR="00D61882">
        <w:rPr>
          <w:lang w:val="en-GB"/>
        </w:rPr>
        <w:t>µXAV’s designers</w:t>
      </w:r>
      <w:r w:rsidR="00BE63E2">
        <w:rPr>
          <w:lang w:val="en-GB"/>
        </w:rPr>
        <w:t xml:space="preserve"> and implementers</w:t>
      </w:r>
      <w:r w:rsidR="00D61882">
        <w:rPr>
          <w:lang w:val="en-GB"/>
        </w:rPr>
        <w:t xml:space="preserve"> trust OPs-based development assurance: no defensive </w:t>
      </w:r>
      <w:r w:rsidR="00BE63E2">
        <w:rPr>
          <w:lang w:val="en-GB"/>
        </w:rPr>
        <w:t>design. F_PC could use the mechanical sensors to build a consistency check on the torque command .wt. AV’s position in the safety envelope. Bu</w:t>
      </w:r>
      <w:r w:rsidR="00A86399">
        <w:rPr>
          <w:lang w:val="en-GB"/>
        </w:rPr>
        <w:t>t F_MM’s correctness is assumed to be guaranteed.</w:t>
      </w:r>
      <w:r w:rsidR="00BE63E2">
        <w:rPr>
          <w:lang w:val="en-GB"/>
        </w:rPr>
        <w:t xml:space="preserve"> </w:t>
      </w:r>
    </w:p>
    <w:p w:rsidR="000E5264" w:rsidRDefault="00A86399" w:rsidP="00172170">
      <w:pPr>
        <w:pStyle w:val="Corps"/>
        <w:spacing w:before="60"/>
        <w:ind w:left="1134"/>
        <w:rPr>
          <w:lang w:val="en-GB"/>
        </w:rPr>
      </w:pPr>
      <w:r>
        <w:rPr>
          <w:lang w:val="en-GB"/>
        </w:rPr>
        <w:t>And F_CM</w:t>
      </w:r>
      <w:r w:rsidR="00BE63E2">
        <w:rPr>
          <w:lang w:val="en-GB"/>
        </w:rPr>
        <w:t xml:space="preserve"> </w:t>
      </w:r>
      <w:r>
        <w:rPr>
          <w:lang w:val="en-GB"/>
        </w:rPr>
        <w:t xml:space="preserve">guarantees </w:t>
      </w:r>
      <w:r w:rsidR="00BE63E2">
        <w:rPr>
          <w:lang w:val="en-GB"/>
        </w:rPr>
        <w:t xml:space="preserve">integrity </w:t>
      </w:r>
      <w:r>
        <w:rPr>
          <w:lang w:val="en-GB"/>
        </w:rPr>
        <w:t>of the command</w:t>
      </w:r>
      <w:r w:rsidRPr="00A86399">
        <w:rPr>
          <w:lang w:val="en-GB"/>
        </w:rPr>
        <w:t xml:space="preserve"> </w:t>
      </w:r>
      <w:r>
        <w:rPr>
          <w:lang w:val="en-GB"/>
        </w:rPr>
        <w:t>transfer.</w:t>
      </w:r>
    </w:p>
    <w:p w:rsidR="00A86399" w:rsidRDefault="00A86399" w:rsidP="00172170">
      <w:pPr>
        <w:pStyle w:val="Corps"/>
        <w:spacing w:before="60"/>
        <w:ind w:left="1134"/>
        <w:rPr>
          <w:lang w:val="en-GB"/>
        </w:rPr>
      </w:pPr>
      <w:r>
        <w:rPr>
          <w:lang w:val="en-GB"/>
        </w:rPr>
        <w:t xml:space="preserve">If some functional (independent) redundancy had to be introduced, it would be on explicit request of the safety group, not on EPS’ designers own initiative by </w:t>
      </w:r>
      <w:r w:rsidR="00E92D62">
        <w:rPr>
          <w:lang w:val="en-GB"/>
        </w:rPr>
        <w:t xml:space="preserve">confused </w:t>
      </w:r>
      <w:r>
        <w:rPr>
          <w:lang w:val="en-GB"/>
        </w:rPr>
        <w:t xml:space="preserve">fear of loopholes. </w:t>
      </w:r>
    </w:p>
    <w:p w:rsidR="009A35D1" w:rsidRDefault="009A35D1" w:rsidP="00172170">
      <w:pPr>
        <w:pStyle w:val="Corps"/>
        <w:ind w:left="1134"/>
        <w:rPr>
          <w:lang w:val="en-GB"/>
        </w:rPr>
      </w:pPr>
      <w:r>
        <w:rPr>
          <w:b/>
          <w:lang w:val="en-GB"/>
        </w:rPr>
        <w:t>Conversion law</w:t>
      </w:r>
    </w:p>
    <w:p w:rsidR="000E5264" w:rsidRDefault="004904F6" w:rsidP="00172170">
      <w:pPr>
        <w:pStyle w:val="Corps"/>
        <w:spacing w:before="0"/>
        <w:ind w:left="1134"/>
        <w:rPr>
          <w:lang w:val="en-GB"/>
        </w:rPr>
      </w:pPr>
      <w:proofErr w:type="gramStart"/>
      <w:r>
        <w:rPr>
          <w:lang w:val="en-GB"/>
        </w:rPr>
        <w:t>Will be given when a physically consistent model is operative.</w:t>
      </w:r>
      <w:proofErr w:type="gramEnd"/>
      <w:r w:rsidR="00536DD4">
        <w:rPr>
          <w:lang w:val="en-GB"/>
        </w:rPr>
        <w:t xml:space="preserve"> </w:t>
      </w:r>
      <w:proofErr w:type="gramStart"/>
      <w:r w:rsidR="00536DD4">
        <w:rPr>
          <w:lang w:val="en-GB"/>
        </w:rPr>
        <w:t>Will use the motors’ characteristic curve provided by the supplier.</w:t>
      </w:r>
      <w:proofErr w:type="gramEnd"/>
    </w:p>
    <w:p w:rsidR="004904F6" w:rsidRDefault="004904F6" w:rsidP="00172170">
      <w:pPr>
        <w:pStyle w:val="Corps"/>
        <w:ind w:left="1134"/>
        <w:rPr>
          <w:b/>
          <w:lang w:val="en-GB"/>
        </w:rPr>
      </w:pPr>
      <w:r w:rsidRPr="004904F6">
        <w:rPr>
          <w:b/>
          <w:lang w:val="en-GB"/>
        </w:rPr>
        <w:t>Switching law</w:t>
      </w:r>
    </w:p>
    <w:p w:rsidR="004904F6" w:rsidRDefault="00536DD4" w:rsidP="00172170">
      <w:pPr>
        <w:pStyle w:val="Corps"/>
        <w:spacing w:before="0"/>
        <w:ind w:left="1134"/>
        <w:rPr>
          <w:lang w:val="en-GB"/>
        </w:rPr>
      </w:pPr>
      <w:r>
        <w:rPr>
          <w:lang w:val="en-GB"/>
        </w:rPr>
        <w:lastRenderedPageBreak/>
        <w:t>When both motors are operative</w:t>
      </w:r>
      <w:r w:rsidR="00A32D11">
        <w:rPr>
          <w:lang w:val="en-GB"/>
        </w:rPr>
        <w:t xml:space="preserve"> both are symmetrically active </w:t>
      </w:r>
      <w:r w:rsidR="00F82416">
        <w:rPr>
          <w:lang w:val="en-GB"/>
        </w:rPr>
        <w:t xml:space="preserve">(half </w:t>
      </w:r>
      <w:r w:rsidR="00A32D11">
        <w:rPr>
          <w:lang w:val="en-GB"/>
        </w:rPr>
        <w:t>power each), otherwise the failed motor is isolated</w:t>
      </w:r>
      <w:r w:rsidR="000305D2">
        <w:rPr>
          <w:lang w:val="en-GB"/>
        </w:rPr>
        <w:t xml:space="preserve"> (</w:t>
      </w:r>
      <w:r w:rsidR="00826BF5">
        <w:rPr>
          <w:lang w:val="en-GB"/>
        </w:rPr>
        <w:t>by a specific</w:t>
      </w:r>
      <w:r w:rsidR="000305D2">
        <w:rPr>
          <w:lang w:val="en-GB"/>
        </w:rPr>
        <w:t xml:space="preserve"> isolation switch)</w:t>
      </w:r>
      <w:r w:rsidR="00A32D11">
        <w:rPr>
          <w:lang w:val="en-GB"/>
        </w:rPr>
        <w:t>.</w:t>
      </w:r>
    </w:p>
    <w:p w:rsidR="00A32D11" w:rsidRDefault="00A32D11" w:rsidP="00172170">
      <w:pPr>
        <w:pStyle w:val="Corps"/>
        <w:spacing w:before="0"/>
        <w:ind w:left="1134"/>
        <w:rPr>
          <w:lang w:val="en-GB"/>
        </w:rPr>
      </w:pPr>
      <w:r>
        <w:rPr>
          <w:lang w:val="en-GB"/>
        </w:rPr>
        <w:t xml:space="preserve">PEPS </w:t>
      </w:r>
      <w:proofErr w:type="gramStart"/>
      <w:r>
        <w:rPr>
          <w:lang w:val="en-GB"/>
        </w:rPr>
        <w:t>is</w:t>
      </w:r>
      <w:proofErr w:type="gramEnd"/>
      <w:r>
        <w:rPr>
          <w:lang w:val="en-GB"/>
        </w:rPr>
        <w:t xml:space="preserve"> the only source connected to the network, except in the following situations:</w:t>
      </w:r>
    </w:p>
    <w:p w:rsidR="00A32D11" w:rsidRDefault="00F82416" w:rsidP="00172170">
      <w:pPr>
        <w:pStyle w:val="Corps"/>
        <w:numPr>
          <w:ilvl w:val="0"/>
          <w:numId w:val="78"/>
        </w:numPr>
        <w:spacing w:before="0"/>
        <w:ind w:left="1134" w:firstLine="0"/>
        <w:rPr>
          <w:lang w:val="en-GB"/>
        </w:rPr>
      </w:pPr>
      <w:r>
        <w:rPr>
          <w:lang w:val="en-GB"/>
        </w:rPr>
        <w:t>Power on and system</w:t>
      </w:r>
      <w:r w:rsidR="00EA236E">
        <w:rPr>
          <w:lang w:val="en-GB"/>
        </w:rPr>
        <w:t>s</w:t>
      </w:r>
      <w:r>
        <w:rPr>
          <w:lang w:val="en-GB"/>
        </w:rPr>
        <w:t xml:space="preserve"> boot: supplied by SEPS only</w:t>
      </w:r>
      <w:r w:rsidR="00EA236E">
        <w:rPr>
          <w:lang w:val="en-GB"/>
        </w:rPr>
        <w:t>,</w:t>
      </w:r>
      <w:r>
        <w:rPr>
          <w:lang w:val="en-GB"/>
        </w:rPr>
        <w:t xml:space="preserve"> until PEPS completes its ramp-up and reaches nominal tension</w:t>
      </w:r>
      <w:r w:rsidR="00EA236E">
        <w:rPr>
          <w:lang w:val="en-GB"/>
        </w:rPr>
        <w:t xml:space="preserve"> (</w:t>
      </w:r>
      <w:r w:rsidR="00826BF5">
        <w:rPr>
          <w:lang w:val="en-GB"/>
        </w:rPr>
        <w:t xml:space="preserve">duration: </w:t>
      </w:r>
      <w:r w:rsidR="00EA236E">
        <w:rPr>
          <w:lang w:val="en-GB"/>
        </w:rPr>
        <w:t>[1mn, 3mn], temperature dependent)</w:t>
      </w:r>
      <w:r>
        <w:rPr>
          <w:lang w:val="en-GB"/>
        </w:rPr>
        <w:t>,</w:t>
      </w:r>
    </w:p>
    <w:p w:rsidR="00F82416" w:rsidRDefault="00F82416" w:rsidP="00172170">
      <w:pPr>
        <w:pStyle w:val="Corps"/>
        <w:numPr>
          <w:ilvl w:val="0"/>
          <w:numId w:val="78"/>
        </w:numPr>
        <w:spacing w:before="0"/>
        <w:ind w:left="1134" w:firstLine="0"/>
        <w:rPr>
          <w:lang w:val="en-GB"/>
        </w:rPr>
      </w:pPr>
      <w:r>
        <w:rPr>
          <w:lang w:val="en-GB"/>
        </w:rPr>
        <w:t xml:space="preserve">Over demanding </w:t>
      </w:r>
      <w:r w:rsidR="00EA236E">
        <w:rPr>
          <w:lang w:val="en-GB"/>
        </w:rPr>
        <w:t xml:space="preserve">propulsion </w:t>
      </w:r>
      <w:r>
        <w:rPr>
          <w:lang w:val="en-GB"/>
        </w:rPr>
        <w:t xml:space="preserve">transients </w:t>
      </w:r>
      <w:r w:rsidR="00826BF5">
        <w:rPr>
          <w:lang w:val="en-GB"/>
        </w:rPr>
        <w:t>requiring</w:t>
      </w:r>
      <w:r>
        <w:rPr>
          <w:lang w:val="en-GB"/>
        </w:rPr>
        <w:t xml:space="preserve"> SEPS</w:t>
      </w:r>
      <w:r w:rsidR="00EA236E">
        <w:rPr>
          <w:lang w:val="en-GB"/>
        </w:rPr>
        <w:t>’</w:t>
      </w:r>
      <w:r>
        <w:rPr>
          <w:lang w:val="en-GB"/>
        </w:rPr>
        <w:t xml:space="preserve"> additional supply,</w:t>
      </w:r>
    </w:p>
    <w:p w:rsidR="00F82416" w:rsidRDefault="00F82416" w:rsidP="00172170">
      <w:pPr>
        <w:pStyle w:val="Corps"/>
        <w:numPr>
          <w:ilvl w:val="0"/>
          <w:numId w:val="78"/>
        </w:numPr>
        <w:spacing w:before="0"/>
        <w:ind w:left="1134" w:firstLine="0"/>
        <w:rPr>
          <w:lang w:val="en-GB"/>
        </w:rPr>
      </w:pPr>
      <w:r>
        <w:rPr>
          <w:lang w:val="en-GB"/>
        </w:rPr>
        <w:t xml:space="preserve">PEPS’ capacity </w:t>
      </w:r>
      <w:r w:rsidR="00826BF5">
        <w:rPr>
          <w:lang w:val="en-GB"/>
        </w:rPr>
        <w:t xml:space="preserve">falls </w:t>
      </w:r>
      <w:r>
        <w:rPr>
          <w:lang w:val="en-GB"/>
        </w:rPr>
        <w:t xml:space="preserve">under </w:t>
      </w:r>
      <w:r w:rsidR="00826BF5">
        <w:rPr>
          <w:lang w:val="en-GB"/>
        </w:rPr>
        <w:t>the minimum acceptable</w:t>
      </w:r>
      <w:r>
        <w:rPr>
          <w:lang w:val="en-GB"/>
        </w:rPr>
        <w:t xml:space="preserve"> level</w:t>
      </w:r>
      <w:r w:rsidR="00826BF5">
        <w:rPr>
          <w:lang w:val="en-GB"/>
        </w:rPr>
        <w:t xml:space="preserve"> (</w:t>
      </w:r>
      <w:proofErr w:type="spellStart"/>
      <w:r w:rsidR="00826BF5" w:rsidRPr="00826BF5">
        <w:rPr>
          <w:rFonts w:ascii="Arial" w:hAnsi="Arial" w:cs="Arial"/>
          <w:sz w:val="20"/>
          <w:lang w:val="en-GB"/>
        </w:rPr>
        <w:t>PEPScapacityLowerBound</w:t>
      </w:r>
      <w:proofErr w:type="spellEnd"/>
      <w:r w:rsidR="00826BF5">
        <w:rPr>
          <w:lang w:val="en-GB"/>
        </w:rPr>
        <w:t>)</w:t>
      </w:r>
      <w:r>
        <w:rPr>
          <w:lang w:val="en-GB"/>
        </w:rPr>
        <w:t>.</w:t>
      </w:r>
    </w:p>
    <w:p w:rsidR="00BB4A6E" w:rsidRDefault="00BB4A6E" w:rsidP="00172170">
      <w:pPr>
        <w:pStyle w:val="Corps"/>
        <w:ind w:left="1134"/>
        <w:rPr>
          <w:b/>
          <w:lang w:val="en-GB"/>
        </w:rPr>
      </w:pPr>
      <w:r w:rsidRPr="00BB4A6E">
        <w:rPr>
          <w:b/>
          <w:lang w:val="en-GB"/>
        </w:rPr>
        <w:t>P</w:t>
      </w:r>
      <w:r>
        <w:rPr>
          <w:b/>
          <w:lang w:val="en-GB"/>
        </w:rPr>
        <w:t>ump</w:t>
      </w:r>
      <w:r w:rsidRPr="00BB4A6E">
        <w:rPr>
          <w:b/>
          <w:lang w:val="en-GB"/>
        </w:rPr>
        <w:t xml:space="preserve"> monitoring</w:t>
      </w:r>
    </w:p>
    <w:p w:rsidR="000305D2" w:rsidRPr="000305D2" w:rsidRDefault="000305D2" w:rsidP="00172170">
      <w:pPr>
        <w:pStyle w:val="Corps"/>
        <w:spacing w:before="0"/>
        <w:ind w:left="1134"/>
        <w:rPr>
          <w:lang w:val="en-GB"/>
        </w:rPr>
      </w:pPr>
      <w:r>
        <w:rPr>
          <w:lang w:val="en-GB"/>
        </w:rPr>
        <w:t>There are no current sensors to d</w:t>
      </w:r>
      <w:r w:rsidR="002652D9">
        <w:rPr>
          <w:lang w:val="en-GB"/>
        </w:rPr>
        <w:t xml:space="preserve">etect excessive current demand. </w:t>
      </w:r>
      <w:r w:rsidR="00307B75">
        <w:rPr>
          <w:lang w:val="en-GB"/>
        </w:rPr>
        <w:t xml:space="preserve">Excessive current is associated with slight </w:t>
      </w:r>
      <w:r>
        <w:rPr>
          <w:lang w:val="en-GB"/>
        </w:rPr>
        <w:t xml:space="preserve">tension drops </w:t>
      </w:r>
      <w:r w:rsidR="00307B75">
        <w:rPr>
          <w:lang w:val="en-GB"/>
        </w:rPr>
        <w:t>at pump input port. When these slight drops are</w:t>
      </w:r>
      <w:r w:rsidR="00826BF5">
        <w:rPr>
          <w:lang w:val="en-GB"/>
        </w:rPr>
        <w:t xml:space="preserve"> </w:t>
      </w:r>
      <w:r>
        <w:rPr>
          <w:lang w:val="en-GB"/>
        </w:rPr>
        <w:t>temporally correlated with braking commands</w:t>
      </w:r>
      <w:r w:rsidR="00307B75">
        <w:rPr>
          <w:lang w:val="en-GB"/>
        </w:rPr>
        <w:t>,</w:t>
      </w:r>
      <w:r>
        <w:rPr>
          <w:lang w:val="en-GB"/>
        </w:rPr>
        <w:t xml:space="preserve"> </w:t>
      </w:r>
      <w:r w:rsidR="00307B75">
        <w:rPr>
          <w:lang w:val="en-GB"/>
        </w:rPr>
        <w:t xml:space="preserve">they </w:t>
      </w:r>
      <w:r w:rsidR="002652D9">
        <w:rPr>
          <w:lang w:val="en-GB"/>
        </w:rPr>
        <w:t>are</w:t>
      </w:r>
      <w:r>
        <w:rPr>
          <w:lang w:val="en-GB"/>
        </w:rPr>
        <w:t xml:space="preserve"> used as electrical </w:t>
      </w:r>
      <w:r w:rsidR="00826BF5">
        <w:rPr>
          <w:lang w:val="en-GB"/>
        </w:rPr>
        <w:t xml:space="preserve">signatures of </w:t>
      </w:r>
      <w:r>
        <w:rPr>
          <w:lang w:val="en-GB"/>
        </w:rPr>
        <w:t>cavitation</w:t>
      </w:r>
      <w:r w:rsidR="00826BF5">
        <w:rPr>
          <w:lang w:val="en-GB"/>
        </w:rPr>
        <w:t>. They</w:t>
      </w:r>
      <w:r w:rsidR="002652D9">
        <w:rPr>
          <w:lang w:val="en-GB"/>
        </w:rPr>
        <w:t xml:space="preserve"> trigger pump isolation</w:t>
      </w:r>
      <w:r>
        <w:rPr>
          <w:lang w:val="en-GB"/>
        </w:rPr>
        <w:t>.</w:t>
      </w:r>
    </w:p>
    <w:p w:rsidR="000E5264" w:rsidRDefault="000E5264" w:rsidP="00BF35B0">
      <w:pPr>
        <w:pStyle w:val="Heading4"/>
        <w:spacing w:after="120"/>
        <w:rPr>
          <w:lang w:val="en-GB"/>
        </w:rPr>
      </w:pPr>
      <w:r>
        <w:rPr>
          <w:lang w:val="en-GB"/>
        </w:rPr>
        <w:t>Energy Management (EPS.F_PT.F_EM)</w:t>
      </w:r>
    </w:p>
    <w:p w:rsidR="00BF35B0" w:rsidRPr="00BF35B0" w:rsidRDefault="00BF35B0" w:rsidP="00BF35B0">
      <w:pPr>
        <w:pStyle w:val="Heading5"/>
        <w:spacing w:before="120" w:after="240"/>
        <w:rPr>
          <w:lang w:val="en-GB"/>
        </w:rPr>
      </w:pPr>
      <w:r>
        <w:rPr>
          <w:lang w:val="en-GB"/>
        </w:rPr>
        <w:t>Interface</w:t>
      </w:r>
    </w:p>
    <w:tbl>
      <w:tblPr>
        <w:tblStyle w:val="TableGrid"/>
        <w:tblW w:w="0" w:type="auto"/>
        <w:tblInd w:w="709" w:type="dxa"/>
        <w:tblLayout w:type="fixed"/>
        <w:tblLook w:val="04A0" w:firstRow="1" w:lastRow="0" w:firstColumn="1" w:lastColumn="0" w:noHBand="0" w:noVBand="1"/>
      </w:tblPr>
      <w:tblGrid>
        <w:gridCol w:w="3227"/>
        <w:gridCol w:w="1417"/>
        <w:gridCol w:w="3544"/>
        <w:gridCol w:w="957"/>
      </w:tblGrid>
      <w:tr w:rsidR="00BF35B0" w:rsidRPr="008A3F56" w:rsidTr="00AB3E56">
        <w:tc>
          <w:tcPr>
            <w:tcW w:w="322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544"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5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proofErr w:type="spellStart"/>
            <w:r>
              <w:rPr>
                <w:rFonts w:ascii="Arial" w:hAnsi="Arial" w:cs="Arial"/>
                <w:sz w:val="20"/>
                <w:lang w:val="en-GB"/>
              </w:rPr>
              <w:t>PEPSvoltageSensor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proofErr w:type="spellStart"/>
            <w:proofErr w:type="gramStart"/>
            <w:r>
              <w:rPr>
                <w:rFonts w:ascii="Arial" w:hAnsi="Arial" w:cs="Arial"/>
                <w:sz w:val="20"/>
                <w:lang w:val="en-GB"/>
              </w:rPr>
              <w:t>PEPSestimatedCapacity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957" w:type="dxa"/>
          </w:tcPr>
          <w:p w:rsidR="0070780E" w:rsidRDefault="0070780E" w:rsidP="00515ACA">
            <w:pPr>
              <w:pStyle w:val="Corps"/>
              <w:spacing w:before="60" w:after="60"/>
              <w:ind w:left="0"/>
              <w:jc w:val="center"/>
              <w:rPr>
                <w:rFonts w:ascii="Arial" w:hAnsi="Arial" w:cs="Arial"/>
                <w:sz w:val="20"/>
                <w:lang w:val="en-GB"/>
              </w:rPr>
            </w:pPr>
            <w:r>
              <w:rPr>
                <w:rFonts w:ascii="Arial" w:hAnsi="Arial" w:cs="Arial"/>
                <w:sz w:val="20"/>
                <w:lang w:val="en-GB"/>
              </w:rPr>
              <w:t>F_PC</w:t>
            </w:r>
            <w:r w:rsidR="00967A85">
              <w:rPr>
                <w:rFonts w:ascii="Arial" w:hAnsi="Arial" w:cs="Arial"/>
                <w:sz w:val="20"/>
                <w:lang w:val="en-GB"/>
              </w:rPr>
              <w:t>, F_HM</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proofErr w:type="spellStart"/>
            <w:r>
              <w:rPr>
                <w:rFonts w:ascii="Arial" w:hAnsi="Arial" w:cs="Arial"/>
                <w:sz w:val="20"/>
                <w:lang w:val="en-GB"/>
              </w:rPr>
              <w:t>PEPScurrentSensor</w:t>
            </w:r>
            <w:proofErr w:type="spellEnd"/>
            <w:r>
              <w:rPr>
                <w:rFonts w:ascii="Arial" w:hAnsi="Arial" w:cs="Arial"/>
                <w:sz w:val="20"/>
                <w:lang w:val="en-GB"/>
              </w:rPr>
              <w:t>(</w:t>
            </w:r>
            <w:proofErr w:type="spellStart"/>
            <w:r>
              <w:rPr>
                <w:rFonts w:ascii="Arial" w:hAnsi="Arial" w:cs="Arial"/>
                <w:sz w:val="20"/>
                <w:lang w:val="en-GB"/>
              </w:rPr>
              <w:t>float.A</w:t>
            </w:r>
            <w:proofErr w:type="spellEnd"/>
            <w:r>
              <w:rPr>
                <w:rFonts w:ascii="Arial" w:hAnsi="Arial" w:cs="Arial"/>
                <w:sz w:val="20"/>
                <w:lang w:val="en-GB"/>
              </w:rPr>
              <w:t>)</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proofErr w:type="spellStart"/>
            <w:proofErr w:type="gramStart"/>
            <w:r>
              <w:rPr>
                <w:rFonts w:ascii="Arial" w:hAnsi="Arial" w:cs="Arial"/>
                <w:sz w:val="20"/>
                <w:lang w:val="en-GB"/>
              </w:rPr>
              <w:t>SEPSestimatedCapacity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957" w:type="dxa"/>
          </w:tcPr>
          <w:p w:rsidR="0070780E" w:rsidRDefault="0070780E" w:rsidP="00515ACA">
            <w:pPr>
              <w:pStyle w:val="Corps"/>
              <w:spacing w:before="60" w:after="60"/>
              <w:ind w:left="0"/>
              <w:jc w:val="center"/>
              <w:rPr>
                <w:rFonts w:ascii="Arial" w:hAnsi="Arial" w:cs="Arial"/>
                <w:sz w:val="20"/>
                <w:lang w:val="en-GB"/>
              </w:rPr>
            </w:pPr>
            <w:r>
              <w:rPr>
                <w:rFonts w:ascii="Arial" w:hAnsi="Arial" w:cs="Arial"/>
                <w:sz w:val="20"/>
                <w:lang w:val="en-GB"/>
              </w:rPr>
              <w:t>F_PC</w:t>
            </w:r>
            <w:r w:rsidR="00967A85">
              <w:rPr>
                <w:rFonts w:ascii="Arial" w:hAnsi="Arial" w:cs="Arial"/>
                <w:sz w:val="20"/>
                <w:lang w:val="en-GB"/>
              </w:rPr>
              <w:t>, F_HM</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p>
        </w:tc>
        <w:tc>
          <w:tcPr>
            <w:tcW w:w="957" w:type="dxa"/>
          </w:tcPr>
          <w:p w:rsidR="0070780E" w:rsidRDefault="0070780E" w:rsidP="00515ACA">
            <w:pPr>
              <w:pStyle w:val="Corps"/>
              <w:spacing w:before="60" w:after="60"/>
              <w:ind w:left="0"/>
              <w:jc w:val="center"/>
              <w:rPr>
                <w:rFonts w:ascii="Arial" w:hAnsi="Arial" w:cs="Arial"/>
                <w:sz w:val="20"/>
                <w:lang w:val="en-GB"/>
              </w:rPr>
            </w:pPr>
          </w:p>
        </w:tc>
      </w:tr>
      <w:tr w:rsidR="00FF06B1" w:rsidRPr="00172170" w:rsidTr="00AB3E56">
        <w:tc>
          <w:tcPr>
            <w:tcW w:w="3227" w:type="dxa"/>
          </w:tcPr>
          <w:p w:rsidR="00FF06B1" w:rsidRDefault="00172170" w:rsidP="00B82485">
            <w:pPr>
              <w:pStyle w:val="Corps"/>
              <w:spacing w:before="60" w:after="60"/>
              <w:ind w:left="0"/>
              <w:rPr>
                <w:rFonts w:ascii="Arial" w:hAnsi="Arial" w:cs="Arial"/>
                <w:sz w:val="20"/>
                <w:lang w:val="en-GB"/>
              </w:rPr>
            </w:pPr>
            <w:proofErr w:type="spellStart"/>
            <w:r>
              <w:rPr>
                <w:rFonts w:ascii="Arial" w:hAnsi="Arial" w:cs="Arial"/>
                <w:sz w:val="20"/>
                <w:lang w:val="en-GB"/>
              </w:rPr>
              <w:t>BrakingTorqueCommand</w:t>
            </w:r>
            <w:proofErr w:type="spellEnd"/>
            <w:r>
              <w:rPr>
                <w:rFonts w:ascii="Arial" w:hAnsi="Arial" w:cs="Arial"/>
                <w:sz w:val="20"/>
                <w:lang w:val="en-GB"/>
              </w:rPr>
              <w:t>(float.(</w:t>
            </w:r>
            <w:proofErr w:type="spellStart"/>
            <w:r>
              <w:rPr>
                <w:rFonts w:ascii="Arial" w:hAnsi="Arial" w:cs="Arial"/>
                <w:sz w:val="20"/>
                <w:lang w:val="en-GB"/>
              </w:rPr>
              <w:t>N.m</w:t>
            </w:r>
            <w:proofErr w:type="spellEnd"/>
            <w:r>
              <w:rPr>
                <w:rFonts w:ascii="Arial" w:hAnsi="Arial" w:cs="Arial"/>
                <w:sz w:val="20"/>
                <w:lang w:val="en-GB"/>
              </w:rPr>
              <w:t>))</w:t>
            </w:r>
          </w:p>
        </w:tc>
        <w:tc>
          <w:tcPr>
            <w:tcW w:w="1417" w:type="dxa"/>
          </w:tcPr>
          <w:p w:rsidR="00172170" w:rsidRDefault="00172170" w:rsidP="00172170">
            <w:pPr>
              <w:pStyle w:val="Corps"/>
              <w:spacing w:before="60" w:after="60"/>
              <w:ind w:left="0"/>
              <w:jc w:val="center"/>
              <w:rPr>
                <w:rFonts w:ascii="Arial" w:hAnsi="Arial" w:cs="Arial"/>
                <w:sz w:val="20"/>
                <w:lang w:val="en-GB"/>
              </w:rPr>
            </w:pPr>
            <w:r>
              <w:rPr>
                <w:rFonts w:ascii="Arial" w:hAnsi="Arial" w:cs="Arial"/>
                <w:sz w:val="20"/>
                <w:lang w:val="en-GB"/>
              </w:rPr>
              <w:t>EPS.F_PT.</w:t>
            </w:r>
          </w:p>
          <w:p w:rsidR="00FF06B1" w:rsidRDefault="00172170" w:rsidP="00172170">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FF06B1" w:rsidRDefault="00FF06B1" w:rsidP="00515ACA">
            <w:pPr>
              <w:pStyle w:val="Corps"/>
              <w:spacing w:before="60" w:after="60"/>
              <w:ind w:left="0"/>
              <w:rPr>
                <w:rFonts w:ascii="Arial" w:hAnsi="Arial" w:cs="Arial"/>
                <w:sz w:val="20"/>
                <w:lang w:val="en-GB"/>
              </w:rPr>
            </w:pPr>
          </w:p>
        </w:tc>
        <w:tc>
          <w:tcPr>
            <w:tcW w:w="957" w:type="dxa"/>
          </w:tcPr>
          <w:p w:rsidR="00FF06B1" w:rsidRDefault="00FF06B1" w:rsidP="00515ACA">
            <w:pPr>
              <w:pStyle w:val="Corps"/>
              <w:spacing w:before="60" w:after="60"/>
              <w:ind w:left="0"/>
              <w:jc w:val="center"/>
              <w:rPr>
                <w:rFonts w:ascii="Arial" w:hAnsi="Arial" w:cs="Arial"/>
                <w:sz w:val="20"/>
                <w:lang w:val="en-GB"/>
              </w:rPr>
            </w:pPr>
          </w:p>
        </w:tc>
      </w:tr>
    </w:tbl>
    <w:p w:rsidR="000E5264" w:rsidRDefault="00BF35B0" w:rsidP="00BF35B0">
      <w:pPr>
        <w:pStyle w:val="Heading5"/>
        <w:rPr>
          <w:lang w:val="en-GB"/>
        </w:rPr>
      </w:pPr>
      <w:r>
        <w:rPr>
          <w:lang w:val="en-GB"/>
        </w:rPr>
        <w:t>Design Rational</w:t>
      </w:r>
    </w:p>
    <w:p w:rsidR="00836147" w:rsidRDefault="007C13CD" w:rsidP="00836147">
      <w:pPr>
        <w:pStyle w:val="Corps"/>
        <w:rPr>
          <w:lang w:val="en-GB"/>
        </w:rPr>
      </w:pPr>
      <w:r>
        <w:rPr>
          <w:lang w:val="en-GB"/>
        </w:rPr>
        <w:t xml:space="preserve">One assumes that EPS’ ECU </w:t>
      </w:r>
      <w:r w:rsidR="00227A80">
        <w:rPr>
          <w:lang w:val="en-GB"/>
        </w:rPr>
        <w:t>knows</w:t>
      </w:r>
      <w:r>
        <w:rPr>
          <w:lang w:val="en-GB"/>
        </w:rPr>
        <w:t xml:space="preserve"> the </w:t>
      </w:r>
      <w:r w:rsidR="00227A80">
        <w:rPr>
          <w:lang w:val="en-GB"/>
        </w:rPr>
        <w:t xml:space="preserve">exact </w:t>
      </w:r>
      <w:r>
        <w:rPr>
          <w:lang w:val="en-GB"/>
        </w:rPr>
        <w:t>initial</w:t>
      </w:r>
      <w:r w:rsidR="006D4F22">
        <w:rPr>
          <w:lang w:val="en-GB"/>
        </w:rPr>
        <w:t xml:space="preserve"> capacity of the two sources. </w:t>
      </w:r>
      <w:r w:rsidR="00045F2F">
        <w:rPr>
          <w:lang w:val="en-GB"/>
        </w:rPr>
        <w:t xml:space="preserve">Energy consumption has to be estimated </w:t>
      </w:r>
      <w:r w:rsidR="00227A80">
        <w:rPr>
          <w:lang w:val="en-GB"/>
        </w:rPr>
        <w:t>to be periodically subtracted</w:t>
      </w:r>
      <w:r w:rsidR="00045F2F">
        <w:rPr>
          <w:lang w:val="en-GB"/>
        </w:rPr>
        <w:t xml:space="preserve"> to the initial capacities. </w:t>
      </w:r>
      <w:r w:rsidR="006D4F22">
        <w:rPr>
          <w:lang w:val="en-GB"/>
        </w:rPr>
        <w:t xml:space="preserve">For both sources </w:t>
      </w:r>
      <w:r w:rsidR="00B705F1">
        <w:rPr>
          <w:lang w:val="en-GB"/>
        </w:rPr>
        <w:t>three</w:t>
      </w:r>
      <w:r w:rsidR="006D4F22">
        <w:rPr>
          <w:lang w:val="en-GB"/>
        </w:rPr>
        <w:t xml:space="preserve"> independent estimation methods </w:t>
      </w:r>
      <w:r w:rsidR="00045F2F">
        <w:rPr>
          <w:lang w:val="en-GB"/>
        </w:rPr>
        <w:t>are used</w:t>
      </w:r>
      <w:r w:rsidR="00227A80">
        <w:rPr>
          <w:lang w:val="en-GB"/>
        </w:rPr>
        <w:t>.</w:t>
      </w:r>
      <w:r w:rsidR="00045F2F">
        <w:rPr>
          <w:lang w:val="en-GB"/>
        </w:rPr>
        <w:t xml:space="preserve"> </w:t>
      </w:r>
      <w:r w:rsidR="00227A80">
        <w:rPr>
          <w:lang w:val="en-GB"/>
        </w:rPr>
        <w:t>The estimates are then</w:t>
      </w:r>
      <w:r w:rsidR="00045F2F">
        <w:rPr>
          <w:lang w:val="en-GB"/>
        </w:rPr>
        <w:t xml:space="preserve"> </w:t>
      </w:r>
      <w:r w:rsidR="00B705F1">
        <w:rPr>
          <w:lang w:val="en-GB"/>
        </w:rPr>
        <w:t xml:space="preserve">conditionally </w:t>
      </w:r>
      <w:r w:rsidR="00045F2F">
        <w:rPr>
          <w:lang w:val="en-GB"/>
        </w:rPr>
        <w:t>fused</w:t>
      </w:r>
      <w:r w:rsidR="006D4F22">
        <w:rPr>
          <w:lang w:val="en-GB"/>
        </w:rPr>
        <w:t xml:space="preserve"> </w:t>
      </w:r>
      <w:r w:rsidR="00045F2F">
        <w:rPr>
          <w:lang w:val="en-GB"/>
        </w:rPr>
        <w:t xml:space="preserve">to get a unique </w:t>
      </w:r>
      <w:r w:rsidR="00227A80">
        <w:rPr>
          <w:lang w:val="en-GB"/>
        </w:rPr>
        <w:t xml:space="preserve">robust </w:t>
      </w:r>
      <w:r w:rsidR="00045F2F">
        <w:rPr>
          <w:lang w:val="en-GB"/>
        </w:rPr>
        <w:t>estimate per source</w:t>
      </w:r>
      <w:r w:rsidR="006D4F22">
        <w:rPr>
          <w:lang w:val="en-GB"/>
        </w:rPr>
        <w:t>:</w:t>
      </w:r>
    </w:p>
    <w:p w:rsidR="006D4F22" w:rsidRDefault="006D4F22" w:rsidP="002D2C4F">
      <w:pPr>
        <w:pStyle w:val="Corps"/>
        <w:numPr>
          <w:ilvl w:val="0"/>
          <w:numId w:val="80"/>
        </w:numPr>
        <w:spacing w:before="60"/>
        <w:ind w:hanging="357"/>
        <w:rPr>
          <w:lang w:val="en-GB"/>
        </w:rPr>
      </w:pPr>
      <w:r w:rsidRPr="006D4F22">
        <w:rPr>
          <w:b/>
          <w:lang w:val="en-GB"/>
        </w:rPr>
        <w:t>Method1</w:t>
      </w:r>
      <w:r>
        <w:rPr>
          <w:lang w:val="en-GB"/>
        </w:rPr>
        <w:t>: use of the</w:t>
      </w:r>
      <w:r w:rsidR="008D6481">
        <w:rPr>
          <w:lang w:val="en-GB"/>
        </w:rPr>
        <w:t xml:space="preserve"> supplier’s estimation function: it takes as input the </w:t>
      </w:r>
      <w:r>
        <w:rPr>
          <w:lang w:val="en-GB"/>
        </w:rPr>
        <w:t>outlet tension</w:t>
      </w:r>
      <w:r w:rsidR="008D6481">
        <w:rPr>
          <w:lang w:val="en-GB"/>
        </w:rPr>
        <w:t xml:space="preserve"> of the source</w:t>
      </w:r>
      <w:r>
        <w:rPr>
          <w:lang w:val="en-GB"/>
        </w:rPr>
        <w:t xml:space="preserve"> </w:t>
      </w:r>
      <w:r w:rsidRPr="008D6481">
        <w:rPr>
          <w:i/>
          <w:lang w:val="en-GB"/>
        </w:rPr>
        <w:t>in zero-load situations</w:t>
      </w:r>
      <w:r w:rsidR="008D6481">
        <w:rPr>
          <w:lang w:val="en-GB"/>
        </w:rPr>
        <w:t>, and outputs an estimate of the</w:t>
      </w:r>
      <w:r>
        <w:rPr>
          <w:lang w:val="en-GB"/>
        </w:rPr>
        <w:t xml:space="preserve"> remai</w:t>
      </w:r>
      <w:r w:rsidR="008D6481">
        <w:rPr>
          <w:lang w:val="en-GB"/>
        </w:rPr>
        <w:t>ning capacity</w:t>
      </w:r>
      <w:r>
        <w:rPr>
          <w:lang w:val="en-GB"/>
        </w:rPr>
        <w:t xml:space="preserve">. This </w:t>
      </w:r>
      <w:r w:rsidR="00000A85">
        <w:rPr>
          <w:lang w:val="en-GB"/>
        </w:rPr>
        <w:t xml:space="preserve">is </w:t>
      </w:r>
      <w:r>
        <w:rPr>
          <w:lang w:val="en-GB"/>
        </w:rPr>
        <w:t>an empirical curve given as a table look-up.</w:t>
      </w:r>
      <w:r w:rsidR="00155E1D">
        <w:rPr>
          <w:lang w:val="en-GB"/>
        </w:rPr>
        <w:t xml:space="preserve"> It necessitates </w:t>
      </w:r>
      <w:r w:rsidR="008D6481">
        <w:rPr>
          <w:lang w:val="en-GB"/>
        </w:rPr>
        <w:t>detecting</w:t>
      </w:r>
      <w:r w:rsidR="00155E1D">
        <w:rPr>
          <w:lang w:val="en-GB"/>
        </w:rPr>
        <w:t xml:space="preserve"> </w:t>
      </w:r>
      <w:r w:rsidR="00000A85">
        <w:rPr>
          <w:lang w:val="en-GB"/>
        </w:rPr>
        <w:t>“</w:t>
      </w:r>
      <w:r w:rsidR="00155E1D">
        <w:rPr>
          <w:lang w:val="en-GB"/>
        </w:rPr>
        <w:t>zero-load situations</w:t>
      </w:r>
      <w:r w:rsidR="00000A85">
        <w:rPr>
          <w:lang w:val="en-GB"/>
        </w:rPr>
        <w:t>” because source outlet tension is a reliable capacity indicator only in open circuit situations</w:t>
      </w:r>
      <w:r w:rsidR="00155E1D">
        <w:rPr>
          <w:lang w:val="en-GB"/>
        </w:rPr>
        <w:t xml:space="preserve">. </w:t>
      </w:r>
      <w:r w:rsidR="00000A85">
        <w:rPr>
          <w:lang w:val="en-GB"/>
        </w:rPr>
        <w:t xml:space="preserve">“Zero-load situations” </w:t>
      </w:r>
      <w:r w:rsidR="00155E1D">
        <w:rPr>
          <w:lang w:val="en-GB"/>
        </w:rPr>
        <w:t>never occur in an absolute sense</w:t>
      </w:r>
      <w:r w:rsidR="00000A85">
        <w:rPr>
          <w:lang w:val="en-GB"/>
        </w:rPr>
        <w:t xml:space="preserve"> during flight</w:t>
      </w:r>
      <w:r w:rsidR="00155E1D">
        <w:rPr>
          <w:lang w:val="en-GB"/>
        </w:rPr>
        <w:t>. Minimal or low demand situations are used as so-called “zero-load</w:t>
      </w:r>
      <w:r w:rsidR="00000A85">
        <w:rPr>
          <w:lang w:val="en-GB"/>
        </w:rPr>
        <w:t xml:space="preserve"> situations</w:t>
      </w:r>
      <w:r w:rsidR="00155E1D">
        <w:rPr>
          <w:lang w:val="en-GB"/>
        </w:rPr>
        <w:t>”</w:t>
      </w:r>
      <w:r w:rsidR="00000A85">
        <w:rPr>
          <w:lang w:val="en-GB"/>
        </w:rPr>
        <w:t xml:space="preserve">. In particular it is the case in “reversal situations”: propulsion drops to minimum and braking starts, or braking stops and propulsion resumes. These </w:t>
      </w:r>
      <w:r w:rsidR="00094E18">
        <w:rPr>
          <w:lang w:val="en-GB"/>
        </w:rPr>
        <w:t xml:space="preserve">two kinds of </w:t>
      </w:r>
      <w:r w:rsidR="000C28FB">
        <w:rPr>
          <w:lang w:val="en-GB"/>
        </w:rPr>
        <w:t xml:space="preserve">low load </w:t>
      </w:r>
      <w:r w:rsidR="00000A85">
        <w:rPr>
          <w:lang w:val="en-GB"/>
        </w:rPr>
        <w:t>transients</w:t>
      </w:r>
      <w:r w:rsidR="008D6481">
        <w:rPr>
          <w:lang w:val="en-GB"/>
        </w:rPr>
        <w:t xml:space="preserve">, </w:t>
      </w:r>
      <w:r w:rsidR="000C28FB">
        <w:rPr>
          <w:lang w:val="en-GB"/>
        </w:rPr>
        <w:t>whose duration ranges</w:t>
      </w:r>
      <w:r w:rsidR="008D6481">
        <w:rPr>
          <w:lang w:val="en-GB"/>
        </w:rPr>
        <w:t xml:space="preserve"> from 100 </w:t>
      </w:r>
      <w:proofErr w:type="spellStart"/>
      <w:r w:rsidR="008D6481">
        <w:rPr>
          <w:lang w:val="en-GB"/>
        </w:rPr>
        <w:t>ms</w:t>
      </w:r>
      <w:proofErr w:type="spellEnd"/>
      <w:r w:rsidR="008D6481">
        <w:rPr>
          <w:lang w:val="en-GB"/>
        </w:rPr>
        <w:t xml:space="preserve"> to 1s,</w:t>
      </w:r>
      <w:r w:rsidR="00000A85">
        <w:rPr>
          <w:lang w:val="en-GB"/>
        </w:rPr>
        <w:t xml:space="preserve"> are sampling windows for </w:t>
      </w:r>
      <w:r w:rsidR="00094E18">
        <w:rPr>
          <w:lang w:val="en-GB"/>
        </w:rPr>
        <w:t>capacity estimation.</w:t>
      </w:r>
      <w:r w:rsidR="000C28FB">
        <w:rPr>
          <w:lang w:val="en-GB"/>
        </w:rPr>
        <w:t xml:space="preserve"> EPS’ ECU uses the torque commands</w:t>
      </w:r>
      <w:r w:rsidR="008D6481">
        <w:rPr>
          <w:lang w:val="en-GB"/>
        </w:rPr>
        <w:t xml:space="preserve"> (propulsion + braking)</w:t>
      </w:r>
      <w:r w:rsidR="000C28FB">
        <w:rPr>
          <w:lang w:val="en-GB"/>
        </w:rPr>
        <w:t xml:space="preserve"> to detect these reversal phases.</w:t>
      </w:r>
      <w:r w:rsidR="00DF661C">
        <w:rPr>
          <w:lang w:val="en-GB"/>
        </w:rPr>
        <w:t xml:space="preserve"> Such phases may never occur, in particular in GWC.</w:t>
      </w:r>
    </w:p>
    <w:p w:rsidR="00B705F1" w:rsidRDefault="006D4F22" w:rsidP="002D2C4F">
      <w:pPr>
        <w:pStyle w:val="Corps"/>
        <w:numPr>
          <w:ilvl w:val="0"/>
          <w:numId w:val="80"/>
        </w:numPr>
        <w:spacing w:before="60"/>
        <w:ind w:hanging="357"/>
        <w:rPr>
          <w:lang w:val="en-GB"/>
        </w:rPr>
      </w:pPr>
      <w:r w:rsidRPr="006D4F22">
        <w:rPr>
          <w:b/>
          <w:lang w:val="en-GB"/>
        </w:rPr>
        <w:t>Method2</w:t>
      </w:r>
      <w:r>
        <w:rPr>
          <w:lang w:val="en-GB"/>
        </w:rPr>
        <w:t xml:space="preserve">: </w:t>
      </w:r>
      <w:r w:rsidR="00155E1D">
        <w:rPr>
          <w:lang w:val="en-GB"/>
        </w:rPr>
        <w:t>convert</w:t>
      </w:r>
      <w:r w:rsidR="00657EFF">
        <w:rPr>
          <w:lang w:val="en-GB"/>
        </w:rPr>
        <w:t>s</w:t>
      </w:r>
      <w:r w:rsidR="00155E1D">
        <w:rPr>
          <w:lang w:val="en-GB"/>
        </w:rPr>
        <w:t xml:space="preserve"> the requested mechanical energy (effort x displacement) into </w:t>
      </w:r>
      <w:r w:rsidR="00657EFF">
        <w:rPr>
          <w:lang w:val="en-GB"/>
        </w:rPr>
        <w:t xml:space="preserve">requested </w:t>
      </w:r>
      <w:r w:rsidR="00155E1D">
        <w:rPr>
          <w:lang w:val="en-GB"/>
        </w:rPr>
        <w:t>electrical energy. This requires using the motors’ datasheets (</w:t>
      </w:r>
      <w:r w:rsidR="000B6467">
        <w:rPr>
          <w:lang w:val="en-GB"/>
        </w:rPr>
        <w:t xml:space="preserve">in particular </w:t>
      </w:r>
      <w:r w:rsidR="00657EFF">
        <w:rPr>
          <w:lang w:val="en-GB"/>
        </w:rPr>
        <w:lastRenderedPageBreak/>
        <w:t>its</w:t>
      </w:r>
      <w:r w:rsidR="00155E1D">
        <w:rPr>
          <w:lang w:val="en-GB"/>
        </w:rPr>
        <w:t xml:space="preserve"> yield)</w:t>
      </w:r>
      <w:r w:rsidR="000B6467">
        <w:rPr>
          <w:lang w:val="en-GB"/>
        </w:rPr>
        <w:t xml:space="preserve">. </w:t>
      </w:r>
      <w:r w:rsidR="00657EFF">
        <w:rPr>
          <w:lang w:val="en-GB"/>
        </w:rPr>
        <w:t>Integration over time of the theoretical requested electrical energy, subtracted to initial capacity yields an estimate of the remnant capacity,</w:t>
      </w:r>
    </w:p>
    <w:p w:rsidR="006D4F22" w:rsidRDefault="00B705F1" w:rsidP="002D2C4F">
      <w:pPr>
        <w:pStyle w:val="Corps"/>
        <w:numPr>
          <w:ilvl w:val="0"/>
          <w:numId w:val="80"/>
        </w:numPr>
        <w:spacing w:before="60"/>
        <w:ind w:hanging="357"/>
        <w:rPr>
          <w:lang w:val="en-GB"/>
        </w:rPr>
      </w:pPr>
      <w:r>
        <w:rPr>
          <w:b/>
          <w:lang w:val="en-GB"/>
        </w:rPr>
        <w:t>Method3</w:t>
      </w:r>
      <w:r w:rsidRPr="00B705F1">
        <w:rPr>
          <w:lang w:val="en-GB"/>
        </w:rPr>
        <w:t>:</w:t>
      </w:r>
      <w:r>
        <w:rPr>
          <w:lang w:val="en-GB"/>
        </w:rPr>
        <w:t xml:space="preserve"> t</w:t>
      </w:r>
      <w:r w:rsidR="000B6467">
        <w:rPr>
          <w:lang w:val="en-GB"/>
        </w:rPr>
        <w:t xml:space="preserve">he energy actually supplied can be estimated </w:t>
      </w:r>
      <w:r w:rsidR="00657EFF">
        <w:rPr>
          <w:lang w:val="en-GB"/>
        </w:rPr>
        <w:t>by means of</w:t>
      </w:r>
      <w:r w:rsidR="000B6467">
        <w:rPr>
          <w:lang w:val="en-GB"/>
        </w:rPr>
        <w:t xml:space="preserve"> the electrical sensors</w:t>
      </w:r>
      <w:r w:rsidR="006C6CD7" w:rsidRPr="006C6CD7">
        <w:rPr>
          <w:lang w:val="en-GB"/>
        </w:rPr>
        <w:t xml:space="preserve"> </w:t>
      </w:r>
      <w:r w:rsidR="006C6CD7">
        <w:rPr>
          <w:lang w:val="en-GB"/>
        </w:rPr>
        <w:t xml:space="preserve">at source and motor level, instead of a theoretical conversion </w:t>
      </w:r>
      <w:r w:rsidR="00657EFF">
        <w:rPr>
          <w:lang w:val="en-GB"/>
        </w:rPr>
        <w:t>from</w:t>
      </w:r>
      <w:r w:rsidR="006C6CD7">
        <w:rPr>
          <w:lang w:val="en-GB"/>
        </w:rPr>
        <w:t xml:space="preserve"> mechanical </w:t>
      </w:r>
      <w:r w:rsidR="00657EFF">
        <w:rPr>
          <w:lang w:val="en-GB"/>
        </w:rPr>
        <w:t>to electrical</w:t>
      </w:r>
      <w:r w:rsidR="000B6467">
        <w:rPr>
          <w:lang w:val="en-GB"/>
        </w:rPr>
        <w:t xml:space="preserve">. But the </w:t>
      </w:r>
      <w:r w:rsidR="006C6CD7">
        <w:rPr>
          <w:lang w:val="en-GB"/>
        </w:rPr>
        <w:t xml:space="preserve">measured </w:t>
      </w:r>
      <w:r w:rsidR="000B6467">
        <w:rPr>
          <w:lang w:val="en-GB"/>
        </w:rPr>
        <w:t>consumption</w:t>
      </w:r>
      <w:r w:rsidR="006C6CD7">
        <w:rPr>
          <w:lang w:val="en-GB"/>
        </w:rPr>
        <w:t xml:space="preserve"> over time</w:t>
      </w:r>
      <w:r w:rsidR="000B6467">
        <w:rPr>
          <w:lang w:val="en-GB"/>
        </w:rPr>
        <w:t xml:space="preserve"> </w:t>
      </w:r>
      <w:r w:rsidR="006C6CD7">
        <w:rPr>
          <w:lang w:val="en-GB"/>
        </w:rPr>
        <w:t>includes that of</w:t>
      </w:r>
      <w:r w:rsidR="000B6467">
        <w:rPr>
          <w:lang w:val="en-GB"/>
        </w:rPr>
        <w:t xml:space="preserve"> the active hydraulic pump</w:t>
      </w:r>
      <w:r w:rsidR="006C6CD7">
        <w:rPr>
          <w:lang w:val="en-GB"/>
        </w:rPr>
        <w:t>, which can</w:t>
      </w:r>
      <w:r w:rsidR="000B6467">
        <w:rPr>
          <w:lang w:val="en-GB"/>
        </w:rPr>
        <w:t>not be isolated</w:t>
      </w:r>
      <w:r w:rsidR="00657EFF">
        <w:rPr>
          <w:lang w:val="en-GB"/>
        </w:rPr>
        <w:t xml:space="preserve"> and discounted</w:t>
      </w:r>
      <w:r w:rsidR="000B6467">
        <w:rPr>
          <w:lang w:val="en-GB"/>
        </w:rPr>
        <w:t xml:space="preserve">. </w:t>
      </w:r>
      <w:r w:rsidR="00657EFF">
        <w:rPr>
          <w:lang w:val="en-GB"/>
        </w:rPr>
        <w:t>Moreover in case of joint supplies</w:t>
      </w:r>
      <w:r w:rsidR="007A4442">
        <w:rPr>
          <w:lang w:val="en-GB"/>
        </w:rPr>
        <w:t>,</w:t>
      </w:r>
      <w:r w:rsidR="00657EFF">
        <w:rPr>
          <w:lang w:val="en-GB"/>
        </w:rPr>
        <w:t xml:space="preserve"> </w:t>
      </w:r>
      <w:r w:rsidR="006C6CD7">
        <w:rPr>
          <w:lang w:val="en-GB"/>
        </w:rPr>
        <w:t>PEPS’ and SEPS’ d</w:t>
      </w:r>
      <w:r w:rsidR="00657EFF">
        <w:rPr>
          <w:lang w:val="en-GB"/>
        </w:rPr>
        <w:t xml:space="preserve">eliveries may be </w:t>
      </w:r>
      <w:proofErr w:type="spellStart"/>
      <w:r w:rsidR="00657EFF">
        <w:rPr>
          <w:lang w:val="en-GB"/>
        </w:rPr>
        <w:t>non separable</w:t>
      </w:r>
      <w:proofErr w:type="spellEnd"/>
      <w:r w:rsidR="007A4442">
        <w:rPr>
          <w:lang w:val="en-GB"/>
        </w:rPr>
        <w:t xml:space="preserve"> for reconstructing their proper contributions</w:t>
      </w:r>
      <w:r w:rsidR="006C6CD7">
        <w:rPr>
          <w:lang w:val="en-GB"/>
        </w:rPr>
        <w:t>.</w:t>
      </w:r>
    </w:p>
    <w:p w:rsidR="00836147" w:rsidRDefault="00836147" w:rsidP="00836147">
      <w:pPr>
        <w:pStyle w:val="Heading5"/>
        <w:rPr>
          <w:lang w:val="en-GB"/>
        </w:rPr>
      </w:pPr>
      <w:r>
        <w:rPr>
          <w:lang w:val="en-GB"/>
        </w:rPr>
        <w:t>Declarative part</w:t>
      </w:r>
    </w:p>
    <w:p w:rsidR="00836147" w:rsidRDefault="00836147" w:rsidP="00FA6C7D">
      <w:pPr>
        <w:pStyle w:val="Heading6"/>
        <w:spacing w:before="120"/>
        <w:rPr>
          <w:lang w:val="en-GB"/>
        </w:rPr>
      </w:pPr>
      <w:r>
        <w:rPr>
          <w:lang w:val="en-GB"/>
        </w:rPr>
        <w:t>Assume</w:t>
      </w:r>
    </w:p>
    <w:p w:rsidR="003A7CED" w:rsidRPr="00094E18" w:rsidRDefault="003A7CED" w:rsidP="00090C71">
      <w:pPr>
        <w:pStyle w:val="ListParagraph"/>
        <w:numPr>
          <w:ilvl w:val="0"/>
          <w:numId w:val="79"/>
        </w:numPr>
        <w:spacing w:before="120"/>
        <w:ind w:left="1418" w:hanging="709"/>
        <w:rPr>
          <w:rFonts w:ascii="Times New Roman" w:eastAsia="Times New Roman" w:hAnsi="Times New Roman"/>
          <w:sz w:val="24"/>
          <w:szCs w:val="20"/>
          <w:lang w:val="en-GB" w:eastAsia="fr-FR"/>
        </w:rPr>
      </w:pPr>
      <w:r w:rsidRPr="003A7CED">
        <w:rPr>
          <w:rFonts w:ascii="Times New Roman" w:eastAsia="Times New Roman" w:hAnsi="Times New Roman"/>
          <w:sz w:val="24"/>
          <w:szCs w:val="20"/>
          <w:lang w:val="en-GB" w:eastAsia="fr-FR"/>
        </w:rPr>
        <w:t>EPS.F_PT.F_EM has an accurate estimation</w:t>
      </w:r>
      <w:r w:rsidR="007C13CD">
        <w:rPr>
          <w:rFonts w:ascii="Times New Roman" w:eastAsia="Times New Roman" w:hAnsi="Times New Roman"/>
          <w:sz w:val="24"/>
          <w:szCs w:val="20"/>
          <w:lang w:val="en-GB" w:eastAsia="fr-FR"/>
        </w:rPr>
        <w:t xml:space="preserve"> </w:t>
      </w:r>
      <w:r w:rsidRPr="003A7CED">
        <w:rPr>
          <w:rFonts w:ascii="Times New Roman" w:eastAsia="Times New Roman" w:hAnsi="Times New Roman"/>
          <w:sz w:val="24"/>
          <w:szCs w:val="20"/>
          <w:lang w:val="en-GB" w:eastAsia="fr-FR"/>
        </w:rPr>
        <w:t>of PEPS’ and SEPS’ init</w:t>
      </w:r>
      <w:r w:rsidR="007C13CD">
        <w:rPr>
          <w:rFonts w:ascii="Times New Roman" w:eastAsia="Times New Roman" w:hAnsi="Times New Roman"/>
          <w:sz w:val="24"/>
          <w:szCs w:val="20"/>
          <w:lang w:val="en-GB" w:eastAsia="fr-FR"/>
        </w:rPr>
        <w:t xml:space="preserve">ial capacities at power-on </w:t>
      </w:r>
      <w:r w:rsidR="00090C71">
        <w:rPr>
          <w:rFonts w:ascii="Times New Roman" w:eastAsia="Times New Roman" w:hAnsi="Times New Roman"/>
          <w:sz w:val="24"/>
          <w:szCs w:val="20"/>
          <w:lang w:val="en-GB" w:eastAsia="fr-FR"/>
        </w:rPr>
        <w:t>(no uncertainty interval).</w:t>
      </w:r>
      <w:r w:rsidR="007C13CD">
        <w:rPr>
          <w:rFonts w:ascii="Times New Roman" w:eastAsia="Times New Roman" w:hAnsi="Times New Roman"/>
          <w:sz w:val="24"/>
          <w:szCs w:val="20"/>
          <w:lang w:val="en-GB" w:eastAsia="fr-FR"/>
        </w:rPr>
        <w:t xml:space="preserve"> </w:t>
      </w:r>
      <w:r w:rsidR="00090C71">
        <w:rPr>
          <w:rFonts w:ascii="Times New Roman" w:eastAsia="Times New Roman" w:hAnsi="Times New Roman"/>
          <w:sz w:val="24"/>
          <w:szCs w:val="20"/>
          <w:lang w:val="en-GB" w:eastAsia="fr-FR"/>
        </w:rPr>
        <w:t>T</w:t>
      </w:r>
      <w:r w:rsidR="007C13CD">
        <w:rPr>
          <w:rFonts w:ascii="Times New Roman" w:eastAsia="Times New Roman" w:hAnsi="Times New Roman"/>
          <w:sz w:val="24"/>
          <w:szCs w:val="20"/>
          <w:lang w:val="en-GB" w:eastAsia="fr-FR"/>
        </w:rPr>
        <w:t xml:space="preserve">he </w:t>
      </w:r>
      <w:r>
        <w:rPr>
          <w:rFonts w:ascii="Times New Roman" w:eastAsia="Times New Roman" w:hAnsi="Times New Roman"/>
          <w:sz w:val="24"/>
          <w:szCs w:val="20"/>
          <w:lang w:val="en-GB" w:eastAsia="fr-FR"/>
        </w:rPr>
        <w:t>two constants</w:t>
      </w:r>
      <w:r w:rsidR="007C13CD">
        <w:rPr>
          <w:rFonts w:ascii="Times New Roman" w:eastAsia="Times New Roman" w:hAnsi="Times New Roman"/>
          <w:sz w:val="24"/>
          <w:szCs w:val="20"/>
          <w:lang w:val="en-GB" w:eastAsia="fr-FR"/>
        </w:rPr>
        <w:t xml:space="preserve"> </w:t>
      </w:r>
      <w:r w:rsidR="00090C71">
        <w:rPr>
          <w:rFonts w:ascii="Times New Roman" w:eastAsia="Times New Roman" w:hAnsi="Times New Roman"/>
          <w:sz w:val="24"/>
          <w:szCs w:val="20"/>
          <w:lang w:val="en-GB" w:eastAsia="fr-FR"/>
        </w:rPr>
        <w:t xml:space="preserve">are </w:t>
      </w:r>
      <w:proofErr w:type="spellStart"/>
      <w:r w:rsidRPr="0086084C">
        <w:rPr>
          <w:rFonts w:ascii="Arial" w:eastAsia="Times New Roman" w:hAnsi="Arial" w:cs="Arial"/>
          <w:sz w:val="20"/>
          <w:szCs w:val="20"/>
          <w:lang w:val="en-GB" w:eastAsia="fr-FR"/>
        </w:rPr>
        <w:t>PEPSinitalCapacity</w:t>
      </w:r>
      <w:proofErr w:type="spellEnd"/>
      <w:r w:rsidRPr="0086084C">
        <w:rPr>
          <w:rFonts w:ascii="Arial" w:eastAsia="Times New Roman" w:hAnsi="Arial" w:cs="Arial"/>
          <w:sz w:val="20"/>
          <w:szCs w:val="20"/>
          <w:lang w:val="en-GB" w:eastAsia="fr-FR"/>
        </w:rPr>
        <w:t>(</w:t>
      </w:r>
      <w:proofErr w:type="spellStart"/>
      <w:r w:rsidRPr="0086084C">
        <w:rPr>
          <w:rFonts w:ascii="Arial" w:eastAsia="Times New Roman" w:hAnsi="Arial" w:cs="Arial"/>
          <w:sz w:val="20"/>
          <w:szCs w:val="20"/>
          <w:lang w:val="en-GB" w:eastAsia="fr-FR"/>
        </w:rPr>
        <w:t>float.J</w:t>
      </w:r>
      <w:proofErr w:type="spellEnd"/>
      <w:r w:rsidRPr="0086084C">
        <w:rPr>
          <w:rFonts w:ascii="Arial" w:eastAsia="Times New Roman" w:hAnsi="Arial" w:cs="Arial"/>
          <w:sz w:val="20"/>
          <w:szCs w:val="20"/>
          <w:lang w:val="en-GB" w:eastAsia="fr-FR"/>
        </w:rPr>
        <w:t>)</w:t>
      </w:r>
      <w:r>
        <w:rPr>
          <w:rFonts w:ascii="Times New Roman" w:eastAsia="Times New Roman" w:hAnsi="Times New Roman"/>
          <w:sz w:val="24"/>
          <w:szCs w:val="20"/>
          <w:lang w:val="en-GB" w:eastAsia="fr-FR"/>
        </w:rPr>
        <w:t xml:space="preserve"> and </w:t>
      </w:r>
      <w:proofErr w:type="spellStart"/>
      <w:r w:rsidRPr="0086084C">
        <w:rPr>
          <w:rFonts w:ascii="Arial" w:eastAsia="Times New Roman" w:hAnsi="Arial" w:cs="Arial"/>
          <w:sz w:val="20"/>
          <w:szCs w:val="20"/>
          <w:lang w:val="en-GB" w:eastAsia="fr-FR"/>
        </w:rPr>
        <w:t>SEPSinitalCapacity</w:t>
      </w:r>
      <w:proofErr w:type="spellEnd"/>
      <w:r w:rsidR="005A7CF5" w:rsidRPr="0086084C">
        <w:rPr>
          <w:rFonts w:ascii="Arial" w:eastAsia="Times New Roman" w:hAnsi="Arial" w:cs="Arial"/>
          <w:sz w:val="20"/>
          <w:szCs w:val="20"/>
          <w:lang w:val="en-GB" w:eastAsia="fr-FR"/>
        </w:rPr>
        <w:t>(</w:t>
      </w:r>
      <w:proofErr w:type="spellStart"/>
      <w:r w:rsidR="005A7CF5" w:rsidRPr="0086084C">
        <w:rPr>
          <w:rFonts w:ascii="Arial" w:eastAsia="Times New Roman" w:hAnsi="Arial" w:cs="Arial"/>
          <w:sz w:val="20"/>
          <w:szCs w:val="20"/>
          <w:lang w:val="en-GB" w:eastAsia="fr-FR"/>
        </w:rPr>
        <w:t>float.J</w:t>
      </w:r>
      <w:proofErr w:type="spellEnd"/>
      <w:r w:rsidR="005A7CF5" w:rsidRPr="0086084C">
        <w:rPr>
          <w:rFonts w:ascii="Arial" w:eastAsia="Times New Roman" w:hAnsi="Arial" w:cs="Arial"/>
          <w:sz w:val="20"/>
          <w:szCs w:val="20"/>
          <w:lang w:val="en-GB" w:eastAsia="fr-FR"/>
        </w:rPr>
        <w:t>)</w:t>
      </w:r>
      <w:r w:rsidR="00094E18" w:rsidRPr="0086084C">
        <w:rPr>
          <w:rFonts w:ascii="Arial" w:eastAsia="Times New Roman" w:hAnsi="Arial" w:cs="Arial"/>
          <w:sz w:val="20"/>
          <w:szCs w:val="20"/>
          <w:lang w:val="en-GB" w:eastAsia="fr-FR"/>
        </w:rPr>
        <w:t>,</w:t>
      </w:r>
    </w:p>
    <w:p w:rsidR="005A7CF5" w:rsidRDefault="00094E18" w:rsidP="005A7CF5">
      <w:pPr>
        <w:pStyle w:val="ListParagraph"/>
        <w:numPr>
          <w:ilvl w:val="0"/>
          <w:numId w:val="79"/>
        </w:numPr>
        <w:spacing w:before="120"/>
        <w:ind w:left="1418" w:hanging="709"/>
        <w:rPr>
          <w:rFonts w:ascii="Times New Roman" w:eastAsia="Times New Roman" w:hAnsi="Times New Roman"/>
          <w:sz w:val="24"/>
          <w:szCs w:val="20"/>
          <w:lang w:val="en-GB" w:eastAsia="fr-FR"/>
        </w:rPr>
      </w:pPr>
      <w:r w:rsidRPr="005A7CF5">
        <w:rPr>
          <w:rFonts w:ascii="Times New Roman" w:eastAsia="Times New Roman" w:hAnsi="Times New Roman"/>
          <w:sz w:val="24"/>
          <w:szCs w:val="20"/>
          <w:lang w:val="en-GB" w:eastAsia="fr-FR"/>
        </w:rPr>
        <w:t xml:space="preserve">The tension-capacity </w:t>
      </w:r>
      <w:r w:rsidR="00090C71" w:rsidRPr="005A7CF5">
        <w:rPr>
          <w:rFonts w:ascii="Times New Roman" w:eastAsia="Times New Roman" w:hAnsi="Times New Roman"/>
          <w:sz w:val="24"/>
          <w:szCs w:val="20"/>
          <w:lang w:val="en-GB" w:eastAsia="fr-FR"/>
        </w:rPr>
        <w:t>curves</w:t>
      </w:r>
      <w:r w:rsidR="00635403">
        <w:rPr>
          <w:rFonts w:ascii="Times New Roman" w:eastAsia="Times New Roman" w:hAnsi="Times New Roman"/>
          <w:sz w:val="24"/>
          <w:szCs w:val="20"/>
          <w:lang w:val="en-GB" w:eastAsia="fr-FR"/>
        </w:rPr>
        <w:t xml:space="preserve"> of PEPS and SEPS</w:t>
      </w:r>
      <w:r w:rsidR="00090C71" w:rsidRPr="005A7CF5">
        <w:rPr>
          <w:rFonts w:ascii="Times New Roman" w:eastAsia="Times New Roman" w:hAnsi="Times New Roman"/>
          <w:sz w:val="24"/>
          <w:szCs w:val="20"/>
          <w:lang w:val="en-GB" w:eastAsia="fr-FR"/>
        </w:rPr>
        <w:t xml:space="preserve"> </w:t>
      </w:r>
      <w:r w:rsidRPr="005A7CF5">
        <w:rPr>
          <w:rFonts w:ascii="Times New Roman" w:eastAsia="Times New Roman" w:hAnsi="Times New Roman"/>
          <w:sz w:val="24"/>
          <w:szCs w:val="20"/>
          <w:lang w:val="en-GB" w:eastAsia="fr-FR"/>
        </w:rPr>
        <w:t>loaded in the ECU</w:t>
      </w:r>
      <w:r w:rsidR="00090C71" w:rsidRPr="005A7CF5">
        <w:rPr>
          <w:rFonts w:ascii="Times New Roman" w:eastAsia="Times New Roman" w:hAnsi="Times New Roman"/>
          <w:sz w:val="24"/>
          <w:szCs w:val="20"/>
          <w:lang w:val="en-GB" w:eastAsia="fr-FR"/>
        </w:rPr>
        <w:t>s’ memory</w:t>
      </w:r>
      <w:r w:rsidR="00CF4D0A" w:rsidRPr="005A7CF5">
        <w:rPr>
          <w:rFonts w:ascii="Times New Roman" w:eastAsia="Times New Roman" w:hAnsi="Times New Roman"/>
          <w:sz w:val="24"/>
          <w:szCs w:val="20"/>
          <w:lang w:val="en-GB" w:eastAsia="fr-FR"/>
        </w:rPr>
        <w:t xml:space="preserve"> </w:t>
      </w:r>
      <w:r w:rsidR="00635403" w:rsidRPr="005A7CF5">
        <w:rPr>
          <w:rFonts w:ascii="Times New Roman" w:eastAsia="Times New Roman" w:hAnsi="Times New Roman"/>
          <w:sz w:val="24"/>
          <w:szCs w:val="20"/>
          <w:lang w:val="en-GB" w:eastAsia="fr-FR"/>
        </w:rPr>
        <w:t xml:space="preserve">(PDIs) </w:t>
      </w:r>
      <w:r w:rsidRPr="005A7CF5">
        <w:rPr>
          <w:rFonts w:ascii="Times New Roman" w:eastAsia="Times New Roman" w:hAnsi="Times New Roman"/>
          <w:sz w:val="24"/>
          <w:szCs w:val="20"/>
          <w:lang w:val="en-GB" w:eastAsia="fr-FR"/>
        </w:rPr>
        <w:t xml:space="preserve">are accurate .wt. the actual </w:t>
      </w:r>
      <w:r w:rsidR="00635403">
        <w:rPr>
          <w:rFonts w:ascii="Times New Roman" w:eastAsia="Times New Roman" w:hAnsi="Times New Roman"/>
          <w:sz w:val="24"/>
          <w:szCs w:val="20"/>
          <w:lang w:val="en-GB" w:eastAsia="fr-FR"/>
        </w:rPr>
        <w:t xml:space="preserve">source </w:t>
      </w:r>
      <w:r w:rsidRPr="005A7CF5">
        <w:rPr>
          <w:rFonts w:ascii="Times New Roman" w:eastAsia="Times New Roman" w:hAnsi="Times New Roman"/>
          <w:sz w:val="24"/>
          <w:szCs w:val="20"/>
          <w:lang w:val="en-GB" w:eastAsia="fr-FR"/>
        </w:rPr>
        <w:t xml:space="preserve">items </w:t>
      </w:r>
      <w:r w:rsidR="00635403">
        <w:rPr>
          <w:rFonts w:ascii="Times New Roman" w:eastAsia="Times New Roman" w:hAnsi="Times New Roman"/>
          <w:sz w:val="24"/>
          <w:szCs w:val="20"/>
          <w:lang w:val="en-GB" w:eastAsia="fr-FR"/>
        </w:rPr>
        <w:t>of</w:t>
      </w:r>
      <w:r w:rsidR="00090C71" w:rsidRPr="005A7CF5">
        <w:rPr>
          <w:rFonts w:ascii="Times New Roman" w:eastAsia="Times New Roman" w:hAnsi="Times New Roman"/>
          <w:sz w:val="24"/>
          <w:szCs w:val="20"/>
          <w:lang w:val="en-GB" w:eastAsia="fr-FR"/>
        </w:rPr>
        <w:t xml:space="preserve"> the</w:t>
      </w:r>
      <w:r w:rsidR="005A7CF5">
        <w:rPr>
          <w:rFonts w:ascii="Times New Roman" w:eastAsia="Times New Roman" w:hAnsi="Times New Roman"/>
          <w:sz w:val="24"/>
          <w:szCs w:val="20"/>
          <w:lang w:val="en-GB" w:eastAsia="fr-FR"/>
        </w:rPr>
        <w:t xml:space="preserve"> architecture</w:t>
      </w:r>
      <w:r w:rsidR="00635403">
        <w:rPr>
          <w:rFonts w:ascii="Times New Roman" w:eastAsia="Times New Roman" w:hAnsi="Times New Roman"/>
          <w:sz w:val="24"/>
          <w:szCs w:val="20"/>
          <w:lang w:val="en-GB" w:eastAsia="fr-FR"/>
        </w:rPr>
        <w:t xml:space="preserve">. In particular the two </w:t>
      </w:r>
      <w:r w:rsidR="005A7CF5">
        <w:rPr>
          <w:rFonts w:ascii="Times New Roman" w:eastAsia="Times New Roman" w:hAnsi="Times New Roman"/>
          <w:sz w:val="24"/>
          <w:szCs w:val="20"/>
          <w:lang w:val="en-GB" w:eastAsia="fr-FR"/>
        </w:rPr>
        <w:t xml:space="preserve">uncertainty </w:t>
      </w:r>
      <w:r w:rsidR="00635403">
        <w:rPr>
          <w:rFonts w:ascii="Times New Roman" w:eastAsia="Times New Roman" w:hAnsi="Times New Roman"/>
          <w:sz w:val="24"/>
          <w:szCs w:val="20"/>
          <w:lang w:val="en-GB" w:eastAsia="fr-FR"/>
        </w:rPr>
        <w:t>curves are accurate as well (diameter dependent of the operating point)</w:t>
      </w:r>
      <w:r w:rsidR="005A7CF5">
        <w:rPr>
          <w:rFonts w:ascii="Times New Roman" w:eastAsia="Times New Roman" w:hAnsi="Times New Roman"/>
          <w:sz w:val="24"/>
          <w:szCs w:val="20"/>
          <w:lang w:val="en-GB" w:eastAsia="fr-FR"/>
        </w:rPr>
        <w:t>,</w:t>
      </w:r>
    </w:p>
    <w:p w:rsidR="007408F4" w:rsidRPr="005A7CF5" w:rsidRDefault="007408F4" w:rsidP="005A7CF5">
      <w:pPr>
        <w:pStyle w:val="ListParagraph"/>
        <w:numPr>
          <w:ilvl w:val="0"/>
          <w:numId w:val="79"/>
        </w:numPr>
        <w:spacing w:before="120"/>
        <w:ind w:left="1418" w:hanging="709"/>
        <w:rPr>
          <w:rFonts w:ascii="Times New Roman" w:eastAsia="Times New Roman" w:hAnsi="Times New Roman"/>
          <w:sz w:val="24"/>
          <w:szCs w:val="20"/>
          <w:lang w:val="en-GB" w:eastAsia="fr-FR"/>
        </w:rPr>
      </w:pPr>
      <w:r w:rsidRPr="005A7CF5">
        <w:rPr>
          <w:rFonts w:ascii="Times New Roman" w:eastAsia="Times New Roman" w:hAnsi="Times New Roman"/>
          <w:sz w:val="24"/>
          <w:szCs w:val="20"/>
          <w:lang w:val="en-GB" w:eastAsia="fr-FR"/>
        </w:rPr>
        <w:t>Tension and current sensors deliver accurate measure</w:t>
      </w:r>
      <w:r w:rsidR="005A7CF5">
        <w:rPr>
          <w:rFonts w:ascii="Times New Roman" w:eastAsia="Times New Roman" w:hAnsi="Times New Roman"/>
          <w:sz w:val="24"/>
          <w:szCs w:val="20"/>
          <w:lang w:val="en-GB" w:eastAsia="fr-FR"/>
        </w:rPr>
        <w:t>ment</w:t>
      </w:r>
      <w:r w:rsidRPr="005A7CF5">
        <w:rPr>
          <w:rFonts w:ascii="Times New Roman" w:eastAsia="Times New Roman" w:hAnsi="Times New Roman"/>
          <w:sz w:val="24"/>
          <w:szCs w:val="20"/>
          <w:lang w:val="en-GB" w:eastAsia="fr-FR"/>
        </w:rPr>
        <w:t>s (to be modified later – fault model TBD),</w:t>
      </w:r>
    </w:p>
    <w:p w:rsidR="00836147" w:rsidRDefault="00836147" w:rsidP="00836147">
      <w:pPr>
        <w:pStyle w:val="Heading6"/>
        <w:rPr>
          <w:lang w:val="en-GB"/>
        </w:rPr>
      </w:pPr>
      <w:r>
        <w:rPr>
          <w:lang w:val="en-GB"/>
        </w:rPr>
        <w:t>Guarantee</w:t>
      </w:r>
    </w:p>
    <w:p w:rsidR="00CD011B" w:rsidRDefault="00B705F1" w:rsidP="005A7CF5">
      <w:pPr>
        <w:pStyle w:val="ListParagraph"/>
        <w:numPr>
          <w:ilvl w:val="0"/>
          <w:numId w:val="79"/>
        </w:numPr>
        <w:spacing w:before="120"/>
        <w:ind w:left="1418" w:hanging="709"/>
        <w:rPr>
          <w:rFonts w:ascii="Times New Roman" w:eastAsia="Times New Roman" w:hAnsi="Times New Roman"/>
          <w:sz w:val="24"/>
          <w:szCs w:val="20"/>
          <w:lang w:val="en-GB" w:eastAsia="fr-FR"/>
        </w:rPr>
      </w:pPr>
      <w:r>
        <w:rPr>
          <w:rFonts w:ascii="Times New Roman" w:eastAsia="Times New Roman" w:hAnsi="Times New Roman"/>
          <w:sz w:val="24"/>
          <w:szCs w:val="20"/>
          <w:lang w:val="en-GB" w:eastAsia="fr-FR"/>
        </w:rPr>
        <w:t>F_EM</w:t>
      </w:r>
      <w:r w:rsidR="005A7CF5" w:rsidRPr="005A7CF5">
        <w:rPr>
          <w:rFonts w:ascii="Times New Roman" w:eastAsia="Times New Roman" w:hAnsi="Times New Roman"/>
          <w:sz w:val="24"/>
          <w:szCs w:val="20"/>
          <w:lang w:val="en-GB" w:eastAsia="fr-FR"/>
        </w:rPr>
        <w:t xml:space="preserve"> computes accurate estimation intervals, and sends the centre of each </w:t>
      </w:r>
      <w:r w:rsidR="005A7CF5">
        <w:rPr>
          <w:rFonts w:ascii="Times New Roman" w:eastAsia="Times New Roman" w:hAnsi="Times New Roman"/>
          <w:sz w:val="24"/>
          <w:szCs w:val="20"/>
          <w:lang w:val="en-GB" w:eastAsia="fr-FR"/>
        </w:rPr>
        <w:t xml:space="preserve">interval as </w:t>
      </w:r>
      <w:r w:rsidR="00351443">
        <w:rPr>
          <w:rFonts w:ascii="Times New Roman" w:eastAsia="Times New Roman" w:hAnsi="Times New Roman"/>
          <w:sz w:val="24"/>
          <w:szCs w:val="20"/>
          <w:lang w:val="en-GB" w:eastAsia="fr-FR"/>
        </w:rPr>
        <w:t xml:space="preserve">the </w:t>
      </w:r>
      <w:r w:rsidR="005A7CF5">
        <w:rPr>
          <w:rFonts w:ascii="Times New Roman" w:eastAsia="Times New Roman" w:hAnsi="Times New Roman"/>
          <w:sz w:val="24"/>
          <w:szCs w:val="20"/>
          <w:lang w:val="en-GB" w:eastAsia="fr-FR"/>
        </w:rPr>
        <w:t>best estimate</w:t>
      </w:r>
      <w:r w:rsidR="00351443">
        <w:rPr>
          <w:rFonts w:ascii="Times New Roman" w:eastAsia="Times New Roman" w:hAnsi="Times New Roman"/>
          <w:sz w:val="24"/>
          <w:szCs w:val="20"/>
          <w:lang w:val="en-GB" w:eastAsia="fr-FR"/>
        </w:rPr>
        <w:t xml:space="preserve"> (then converted into % of the initial capacity)</w:t>
      </w:r>
      <w:r w:rsidR="00CD011B">
        <w:rPr>
          <w:rFonts w:ascii="Times New Roman" w:eastAsia="Times New Roman" w:hAnsi="Times New Roman"/>
          <w:sz w:val="24"/>
          <w:szCs w:val="20"/>
          <w:lang w:val="en-GB" w:eastAsia="fr-FR"/>
        </w:rPr>
        <w:t xml:space="preserve">. </w:t>
      </w:r>
    </w:p>
    <w:p w:rsidR="005A7CF5" w:rsidRPr="005A7CF5" w:rsidRDefault="00CD011B" w:rsidP="005A7CF5">
      <w:pPr>
        <w:pStyle w:val="ListParagraph"/>
        <w:numPr>
          <w:ilvl w:val="0"/>
          <w:numId w:val="79"/>
        </w:numPr>
        <w:spacing w:before="120"/>
        <w:ind w:left="1418" w:hanging="709"/>
        <w:rPr>
          <w:rFonts w:ascii="Times New Roman" w:eastAsia="Times New Roman" w:hAnsi="Times New Roman"/>
          <w:sz w:val="24"/>
          <w:szCs w:val="20"/>
          <w:lang w:val="en-GB" w:eastAsia="fr-FR"/>
        </w:rPr>
      </w:pPr>
      <w:r>
        <w:rPr>
          <w:rFonts w:ascii="Times New Roman" w:eastAsia="Times New Roman" w:hAnsi="Times New Roman"/>
          <w:sz w:val="24"/>
          <w:szCs w:val="20"/>
          <w:lang w:val="en-GB" w:eastAsia="fr-FR"/>
        </w:rPr>
        <w:t>F_EM guara</w:t>
      </w:r>
      <w:r w:rsidR="00351443">
        <w:rPr>
          <w:rFonts w:ascii="Times New Roman" w:eastAsia="Times New Roman" w:hAnsi="Times New Roman"/>
          <w:sz w:val="24"/>
          <w:szCs w:val="20"/>
          <w:lang w:val="en-GB" w:eastAsia="fr-FR"/>
        </w:rPr>
        <w:t>ntees the uncertainty intervals</w:t>
      </w:r>
      <w:r>
        <w:rPr>
          <w:rFonts w:ascii="Times New Roman" w:eastAsia="Times New Roman" w:hAnsi="Times New Roman"/>
          <w:sz w:val="24"/>
          <w:szCs w:val="20"/>
          <w:lang w:val="en-GB" w:eastAsia="fr-FR"/>
        </w:rPr>
        <w:t xml:space="preserve"> so that MMS can use them for risk margin management. This is critical when energy exhaustion at mission completion is forecast only for a small part of the uncertainty interval.</w:t>
      </w:r>
    </w:p>
    <w:p w:rsidR="00836147" w:rsidRDefault="00836147" w:rsidP="00836147">
      <w:pPr>
        <w:pStyle w:val="Heading5"/>
        <w:rPr>
          <w:lang w:val="en-GB"/>
        </w:rPr>
      </w:pPr>
      <w:r>
        <w:rPr>
          <w:lang w:val="en-GB"/>
        </w:rPr>
        <w:t>Constructive part</w:t>
      </w:r>
    </w:p>
    <w:p w:rsidR="004F0A77" w:rsidRDefault="00B705F1" w:rsidP="00A423A2">
      <w:pPr>
        <w:pStyle w:val="Corps"/>
        <w:spacing w:before="120"/>
        <w:rPr>
          <w:lang w:val="en-GB"/>
        </w:rPr>
      </w:pPr>
      <w:r>
        <w:rPr>
          <w:lang w:val="en-GB"/>
        </w:rPr>
        <w:t>There are two algorithms</w:t>
      </w:r>
      <w:r w:rsidR="005B1050">
        <w:rPr>
          <w:lang w:val="en-GB"/>
        </w:rPr>
        <w:t xml:space="preserve"> running in parallel for method2 and method3</w:t>
      </w:r>
      <w:r>
        <w:rPr>
          <w:lang w:val="en-GB"/>
        </w:rPr>
        <w:t xml:space="preserve">, from power on to power off. </w:t>
      </w:r>
      <w:r w:rsidR="004F0A77">
        <w:rPr>
          <w:lang w:val="en-GB"/>
        </w:rPr>
        <w:t>These algorithms are sketched in the rational section and will be supplied at model level.</w:t>
      </w:r>
      <w:r w:rsidR="005B1050">
        <w:rPr>
          <w:lang w:val="en-GB"/>
        </w:rPr>
        <w:t xml:space="preserve"> The algorithm of method1 is activated on event, when a so called “zero-load” window has been detected. A circular buffer stores the measurements over a 5s sliding window.</w:t>
      </w:r>
    </w:p>
    <w:p w:rsidR="0050314A" w:rsidRDefault="00B705F1" w:rsidP="00836147">
      <w:pPr>
        <w:pStyle w:val="Corps"/>
        <w:rPr>
          <w:lang w:val="en-GB"/>
        </w:rPr>
      </w:pPr>
      <w:r>
        <w:rPr>
          <w:lang w:val="en-GB"/>
        </w:rPr>
        <w:t xml:space="preserve">A </w:t>
      </w:r>
      <w:r w:rsidR="005B1050">
        <w:rPr>
          <w:lang w:val="en-GB"/>
        </w:rPr>
        <w:t>fourth</w:t>
      </w:r>
      <w:r>
        <w:rPr>
          <w:lang w:val="en-GB"/>
        </w:rPr>
        <w:t xml:space="preserve"> algorithm </w:t>
      </w:r>
      <w:r w:rsidR="004F0A77">
        <w:rPr>
          <w:lang w:val="en-GB"/>
        </w:rPr>
        <w:t>is in charge of fusion of</w:t>
      </w:r>
      <w:r>
        <w:rPr>
          <w:lang w:val="en-GB"/>
        </w:rPr>
        <w:t xml:space="preserve"> the </w:t>
      </w:r>
      <w:r w:rsidR="005B1050">
        <w:rPr>
          <w:lang w:val="en-GB"/>
        </w:rPr>
        <w:t xml:space="preserve">two or </w:t>
      </w:r>
      <w:r w:rsidR="004F0A77">
        <w:rPr>
          <w:lang w:val="en-GB"/>
        </w:rPr>
        <w:t>three</w:t>
      </w:r>
      <w:r>
        <w:rPr>
          <w:lang w:val="en-GB"/>
        </w:rPr>
        <w:t xml:space="preserve"> estimates</w:t>
      </w:r>
      <w:r w:rsidR="004F0A77">
        <w:rPr>
          <w:lang w:val="en-GB"/>
        </w:rPr>
        <w:t>.</w:t>
      </w:r>
      <w:r w:rsidR="0050314A">
        <w:rPr>
          <w:lang w:val="en-GB"/>
        </w:rPr>
        <w:t xml:space="preserve"> The fusion logic is the following:</w:t>
      </w:r>
    </w:p>
    <w:p w:rsidR="00836147" w:rsidRDefault="0050314A" w:rsidP="00425850">
      <w:pPr>
        <w:pStyle w:val="Corps"/>
        <w:numPr>
          <w:ilvl w:val="0"/>
          <w:numId w:val="81"/>
        </w:numPr>
        <w:spacing w:before="120"/>
        <w:ind w:left="993" w:hanging="284"/>
        <w:rPr>
          <w:lang w:val="en-GB"/>
        </w:rPr>
      </w:pPr>
      <w:r>
        <w:rPr>
          <w:lang w:val="en-GB"/>
        </w:rPr>
        <w:t xml:space="preserve">When </w:t>
      </w:r>
      <w:r w:rsidR="005B1050">
        <w:rPr>
          <w:lang w:val="en-GB"/>
        </w:rPr>
        <w:t>reversal</w:t>
      </w:r>
      <w:r>
        <w:rPr>
          <w:lang w:val="en-GB"/>
        </w:rPr>
        <w:t xml:space="preserve"> transients occur</w:t>
      </w:r>
      <w:r w:rsidR="00C9029F">
        <w:rPr>
          <w:lang w:val="en-GB"/>
        </w:rPr>
        <w:t xml:space="preserve"> </w:t>
      </w:r>
      <w:r w:rsidR="005B1050">
        <w:rPr>
          <w:lang w:val="en-GB"/>
        </w:rPr>
        <w:t>with</w:t>
      </w:r>
      <w:r w:rsidR="00C9029F">
        <w:rPr>
          <w:lang w:val="en-GB"/>
        </w:rPr>
        <w:t xml:space="preserve"> duration</w:t>
      </w:r>
      <w:r>
        <w:rPr>
          <w:lang w:val="en-GB"/>
        </w:rPr>
        <w:t xml:space="preserve"> </w:t>
      </w:r>
      <w:r w:rsidR="005B1050">
        <w:rPr>
          <w:lang w:val="en-GB"/>
        </w:rPr>
        <w:t>greater than 500ms</w:t>
      </w:r>
      <w:r>
        <w:rPr>
          <w:lang w:val="en-GB"/>
        </w:rPr>
        <w:t>, the so-called “zero-load” snapshot estimates</w:t>
      </w:r>
      <w:r w:rsidR="005B1050">
        <w:rPr>
          <w:lang w:val="en-GB"/>
        </w:rPr>
        <w:t xml:space="preserve"> (method1)</w:t>
      </w:r>
      <w:r>
        <w:rPr>
          <w:lang w:val="en-GB"/>
        </w:rPr>
        <w:t xml:space="preserve"> are the most reliable ones. They are used as best estimates with</w:t>
      </w:r>
      <w:r w:rsidR="00C9029F">
        <w:rPr>
          <w:lang w:val="en-GB"/>
        </w:rPr>
        <w:t xml:space="preserve"> uncertainty given by</w:t>
      </w:r>
      <w:r>
        <w:rPr>
          <w:lang w:val="en-GB"/>
        </w:rPr>
        <w:t xml:space="preserve"> the suppliers’ uncertainty </w:t>
      </w:r>
      <w:r w:rsidR="00946884">
        <w:rPr>
          <w:lang w:val="en-GB"/>
        </w:rPr>
        <w:t>curves. Any such snapshot estimate resets the current estimate</w:t>
      </w:r>
      <w:r w:rsidR="00C9029F">
        <w:rPr>
          <w:lang w:val="en-GB"/>
        </w:rPr>
        <w:t>s of both sources</w:t>
      </w:r>
      <w:r w:rsidR="00D541DD">
        <w:rPr>
          <w:lang w:val="en-GB"/>
        </w:rPr>
        <w:t xml:space="preserve"> (validated value)</w:t>
      </w:r>
      <w:r w:rsidR="005B1050">
        <w:rPr>
          <w:lang w:val="en-GB"/>
        </w:rPr>
        <w:t>. No fusion with method2’s and method3’s estimates</w:t>
      </w:r>
      <w:r w:rsidR="00946884">
        <w:rPr>
          <w:lang w:val="en-GB"/>
        </w:rPr>
        <w:t>,</w:t>
      </w:r>
    </w:p>
    <w:p w:rsidR="005B1050" w:rsidRDefault="005B1050" w:rsidP="00425850">
      <w:pPr>
        <w:pStyle w:val="Corps"/>
        <w:numPr>
          <w:ilvl w:val="0"/>
          <w:numId w:val="81"/>
        </w:numPr>
        <w:spacing w:before="120"/>
        <w:ind w:left="993" w:hanging="284"/>
        <w:rPr>
          <w:lang w:val="en-GB"/>
        </w:rPr>
      </w:pPr>
      <w:r>
        <w:rPr>
          <w:lang w:val="en-GB"/>
        </w:rPr>
        <w:t>When reversal transients are shorter than 500ms but longer than 100ms, t</w:t>
      </w:r>
      <w:r w:rsidR="00D541DD">
        <w:rPr>
          <w:lang w:val="en-GB"/>
        </w:rPr>
        <w:t>he three estimates are averaged. The estimates are also reset with these new values.</w:t>
      </w:r>
    </w:p>
    <w:p w:rsidR="0050314A" w:rsidRDefault="00C9029F" w:rsidP="00425850">
      <w:pPr>
        <w:pStyle w:val="Corps"/>
        <w:numPr>
          <w:ilvl w:val="0"/>
          <w:numId w:val="81"/>
        </w:numPr>
        <w:spacing w:before="120"/>
        <w:ind w:left="993" w:hanging="284"/>
        <w:rPr>
          <w:lang w:val="en-GB"/>
        </w:rPr>
      </w:pPr>
      <w:r>
        <w:rPr>
          <w:lang w:val="en-GB"/>
        </w:rPr>
        <w:t>If, since the last reset, hydraulic activity was low</w:t>
      </w:r>
      <w:r w:rsidR="00D541DD">
        <w:rPr>
          <w:lang w:val="en-GB"/>
        </w:rPr>
        <w:t xml:space="preserve"> or null</w:t>
      </w:r>
      <w:r>
        <w:rPr>
          <w:lang w:val="en-GB"/>
        </w:rPr>
        <w:t>, the two estimates are updated by methods 2 and 3</w:t>
      </w:r>
      <w:r w:rsidR="00D06B3F">
        <w:rPr>
          <w:lang w:val="en-GB"/>
        </w:rPr>
        <w:t>, and 3 is still reliable because of low electrical pump activity</w:t>
      </w:r>
      <w:r>
        <w:rPr>
          <w:lang w:val="en-GB"/>
        </w:rPr>
        <w:t>. F_EM needs F_PC’s source balancing logic to know if PEPS acts alone</w:t>
      </w:r>
      <w:r w:rsidR="00D541DD">
        <w:rPr>
          <w:lang w:val="en-GB"/>
        </w:rPr>
        <w:t xml:space="preserve"> or</w:t>
      </w:r>
      <w:r w:rsidR="00D06B3F">
        <w:rPr>
          <w:lang w:val="en-GB"/>
        </w:rPr>
        <w:t xml:space="preserve"> reloads SEPS</w:t>
      </w:r>
      <w:r>
        <w:rPr>
          <w:lang w:val="en-GB"/>
        </w:rPr>
        <w:t xml:space="preserve">, </w:t>
      </w:r>
      <w:r w:rsidR="00D06B3F">
        <w:rPr>
          <w:lang w:val="en-GB"/>
        </w:rPr>
        <w:t xml:space="preserve">or </w:t>
      </w:r>
      <w:r w:rsidR="00D541DD">
        <w:rPr>
          <w:lang w:val="en-GB"/>
        </w:rPr>
        <w:lastRenderedPageBreak/>
        <w:t>supplies</w:t>
      </w:r>
      <w:r>
        <w:rPr>
          <w:lang w:val="en-GB"/>
        </w:rPr>
        <w:t xml:space="preserve"> jointly</w:t>
      </w:r>
      <w:r w:rsidR="00D541DD" w:rsidRPr="00D541DD">
        <w:rPr>
          <w:lang w:val="en-GB"/>
        </w:rPr>
        <w:t xml:space="preserve"> </w:t>
      </w:r>
      <w:r w:rsidR="00D541DD">
        <w:rPr>
          <w:lang w:val="en-GB"/>
        </w:rPr>
        <w:t>with SEPS</w:t>
      </w:r>
      <w:r>
        <w:rPr>
          <w:lang w:val="en-GB"/>
        </w:rPr>
        <w:t xml:space="preserve">. </w:t>
      </w:r>
      <w:r w:rsidR="00FF06B1">
        <w:rPr>
          <w:lang w:val="en-GB"/>
        </w:rPr>
        <w:t xml:space="preserve">Measured </w:t>
      </w:r>
      <w:r w:rsidR="00D06B3F">
        <w:rPr>
          <w:lang w:val="en-GB"/>
        </w:rPr>
        <w:t xml:space="preserve">electrical </w:t>
      </w:r>
      <w:r w:rsidR="00FF06B1">
        <w:rPr>
          <w:lang w:val="en-GB"/>
        </w:rPr>
        <w:t xml:space="preserve">consumption has to be allocated to the </w:t>
      </w:r>
      <w:r w:rsidR="004A7661">
        <w:rPr>
          <w:lang w:val="en-GB"/>
        </w:rPr>
        <w:t xml:space="preserve">two </w:t>
      </w:r>
      <w:r w:rsidR="00D76E8B">
        <w:rPr>
          <w:lang w:val="en-GB"/>
        </w:rPr>
        <w:t>sources. T</w:t>
      </w:r>
      <w:r w:rsidR="00FF06B1">
        <w:rPr>
          <w:lang w:val="en-GB"/>
        </w:rPr>
        <w:t>his allocation</w:t>
      </w:r>
      <w:r w:rsidR="00D76E8B">
        <w:rPr>
          <w:lang w:val="en-GB"/>
        </w:rPr>
        <w:t xml:space="preserve"> process</w:t>
      </w:r>
      <w:r w:rsidR="00D06B3F">
        <w:rPr>
          <w:lang w:val="en-GB"/>
        </w:rPr>
        <w:t xml:space="preserve"> needs an</w:t>
      </w:r>
      <w:r w:rsidR="00FF06B1">
        <w:rPr>
          <w:lang w:val="en-GB"/>
        </w:rPr>
        <w:t xml:space="preserve"> inversion</w:t>
      </w:r>
      <w:r w:rsidR="00D06B3F">
        <w:rPr>
          <w:lang w:val="en-GB"/>
        </w:rPr>
        <w:t xml:space="preserve"> algorithm</w:t>
      </w:r>
      <w:r w:rsidR="00F62EB8">
        <w:rPr>
          <w:lang w:val="en-GB"/>
        </w:rPr>
        <w:t xml:space="preserve"> (TBD at model level)</w:t>
      </w:r>
      <w:r w:rsidR="00FF06B1">
        <w:rPr>
          <w:lang w:val="en-GB"/>
        </w:rPr>
        <w:t>.</w:t>
      </w:r>
      <w:r w:rsidR="004A7661">
        <w:rPr>
          <w:lang w:val="en-GB"/>
        </w:rPr>
        <w:t xml:space="preserve"> For each source one averages </w:t>
      </w:r>
      <w:r w:rsidR="00D06B3F">
        <w:rPr>
          <w:lang w:val="en-GB"/>
        </w:rPr>
        <w:t>its</w:t>
      </w:r>
      <w:r w:rsidR="004A7661">
        <w:rPr>
          <w:lang w:val="en-GB"/>
        </w:rPr>
        <w:t xml:space="preserve"> </w:t>
      </w:r>
      <w:r w:rsidR="007F5A7A">
        <w:rPr>
          <w:lang w:val="en-GB"/>
        </w:rPr>
        <w:t>estimated consumptions</w:t>
      </w:r>
      <w:r w:rsidR="004A7661">
        <w:rPr>
          <w:lang w:val="en-GB"/>
        </w:rPr>
        <w:t xml:space="preserve"> </w:t>
      </w:r>
      <w:r w:rsidR="007F5A7A">
        <w:rPr>
          <w:lang w:val="en-GB"/>
        </w:rPr>
        <w:t>by</w:t>
      </w:r>
      <w:r w:rsidR="00D06B3F">
        <w:rPr>
          <w:lang w:val="en-GB"/>
        </w:rPr>
        <w:t xml:space="preserve"> method2 and method</w:t>
      </w:r>
      <w:r w:rsidR="007F5A7A">
        <w:rPr>
          <w:lang w:val="en-GB"/>
        </w:rPr>
        <w:t>3</w:t>
      </w:r>
      <w:r w:rsidR="00D06B3F">
        <w:rPr>
          <w:lang w:val="en-GB"/>
        </w:rPr>
        <w:t xml:space="preserve"> with respective weights (1,2</w:t>
      </w:r>
      <w:r w:rsidR="004A7661">
        <w:rPr>
          <w:lang w:val="en-GB"/>
        </w:rPr>
        <w:t>)</w:t>
      </w:r>
      <w:r w:rsidR="007F5A7A">
        <w:rPr>
          <w:lang w:val="en-GB"/>
        </w:rPr>
        <w:t>,</w:t>
      </w:r>
    </w:p>
    <w:p w:rsidR="00FF06B1" w:rsidRPr="00836147" w:rsidRDefault="00FF06B1" w:rsidP="00425850">
      <w:pPr>
        <w:pStyle w:val="Corps"/>
        <w:numPr>
          <w:ilvl w:val="0"/>
          <w:numId w:val="81"/>
        </w:numPr>
        <w:spacing w:before="120"/>
        <w:ind w:left="993" w:hanging="284"/>
        <w:rPr>
          <w:lang w:val="en-GB"/>
        </w:rPr>
      </w:pPr>
      <w:r>
        <w:rPr>
          <w:lang w:val="en-GB"/>
        </w:rPr>
        <w:t xml:space="preserve">If hydraulic activity is </w:t>
      </w:r>
      <w:r w:rsidR="00D06B3F">
        <w:rPr>
          <w:lang w:val="en-GB"/>
        </w:rPr>
        <w:t>significant</w:t>
      </w:r>
      <w:r w:rsidR="004A7661">
        <w:rPr>
          <w:lang w:val="en-GB"/>
        </w:rPr>
        <w:t xml:space="preserve"> since the last reset</w:t>
      </w:r>
      <w:r>
        <w:rPr>
          <w:lang w:val="en-GB"/>
        </w:rPr>
        <w:t xml:space="preserve"> (</w:t>
      </w:r>
      <w:r w:rsidR="004A7661">
        <w:rPr>
          <w:lang w:val="en-GB"/>
        </w:rPr>
        <w:t>decision is made</w:t>
      </w:r>
      <w:r>
        <w:rPr>
          <w:lang w:val="en-GB"/>
        </w:rPr>
        <w:t xml:space="preserve"> using </w:t>
      </w:r>
      <w:r w:rsidR="004A7661">
        <w:rPr>
          <w:lang w:val="en-GB"/>
        </w:rPr>
        <w:t xml:space="preserve">the </w:t>
      </w:r>
      <w:r>
        <w:rPr>
          <w:lang w:val="en-GB"/>
        </w:rPr>
        <w:t>braking commands</w:t>
      </w:r>
      <w:r w:rsidR="00021660">
        <w:rPr>
          <w:lang w:val="en-GB"/>
        </w:rPr>
        <w:t xml:space="preserve"> received by EPS on the bus</w:t>
      </w:r>
      <w:r>
        <w:rPr>
          <w:lang w:val="en-GB"/>
        </w:rPr>
        <w:t>)</w:t>
      </w:r>
      <w:r w:rsidR="004A7661">
        <w:rPr>
          <w:lang w:val="en-GB"/>
        </w:rPr>
        <w:t>, the algo</w:t>
      </w:r>
      <w:r w:rsidR="00D06B3F">
        <w:rPr>
          <w:lang w:val="en-GB"/>
        </w:rPr>
        <w:t>rithm is the same as previously</w:t>
      </w:r>
      <w:r w:rsidR="004A7661">
        <w:rPr>
          <w:lang w:val="en-GB"/>
        </w:rPr>
        <w:t xml:space="preserve"> e</w:t>
      </w:r>
      <w:r w:rsidR="00137FA5">
        <w:rPr>
          <w:lang w:val="en-GB"/>
        </w:rPr>
        <w:t>xcept the weights which are (2</w:t>
      </w:r>
      <w:proofErr w:type="gramStart"/>
      <w:r w:rsidR="00137FA5">
        <w:rPr>
          <w:lang w:val="en-GB"/>
        </w:rPr>
        <w:t>,1</w:t>
      </w:r>
      <w:proofErr w:type="gramEnd"/>
      <w:r w:rsidR="00137FA5">
        <w:rPr>
          <w:lang w:val="en-GB"/>
        </w:rPr>
        <w:t>) instead of (1,2</w:t>
      </w:r>
      <w:r w:rsidR="004A7661">
        <w:rPr>
          <w:lang w:val="en-GB"/>
        </w:rPr>
        <w:t>). This is because HBS’ contribution</w:t>
      </w:r>
      <w:r w:rsidR="00D06B3F">
        <w:rPr>
          <w:lang w:val="en-GB"/>
        </w:rPr>
        <w:t xml:space="preserve"> in energy consumption</w:t>
      </w:r>
      <w:r w:rsidR="004A7661">
        <w:rPr>
          <w:lang w:val="en-GB"/>
        </w:rPr>
        <w:t xml:space="preserve"> becomes significant in the measurements and cannot be reconstructed</w:t>
      </w:r>
      <w:r w:rsidR="00D06B3F">
        <w:rPr>
          <w:lang w:val="en-GB"/>
        </w:rPr>
        <w:t xml:space="preserve"> for discounting</w:t>
      </w:r>
      <w:r w:rsidR="004A7661">
        <w:rPr>
          <w:lang w:val="en-GB"/>
        </w:rPr>
        <w:t>.</w:t>
      </w:r>
    </w:p>
    <w:p w:rsidR="000E5264" w:rsidRPr="008840CD" w:rsidRDefault="000E5264" w:rsidP="000E5264">
      <w:pPr>
        <w:pStyle w:val="Heading4"/>
      </w:pPr>
      <w:r w:rsidRPr="008840CD">
        <w:t>Communication Management (EPS.F_PT.F_CM)</w:t>
      </w:r>
    </w:p>
    <w:p w:rsidR="0071207E" w:rsidRPr="0071207E" w:rsidRDefault="0071207E" w:rsidP="0071207E">
      <w:pPr>
        <w:pStyle w:val="Heading5"/>
        <w:rPr>
          <w:lang w:val="en-US"/>
        </w:rPr>
      </w:pPr>
      <w:r>
        <w:rPr>
          <w:lang w:val="en-US"/>
        </w:rPr>
        <w:t>Interface</w:t>
      </w:r>
    </w:p>
    <w:p w:rsidR="004E67B3" w:rsidRDefault="007F054C" w:rsidP="007F054C">
      <w:pPr>
        <w:pStyle w:val="Corps"/>
        <w:rPr>
          <w:lang w:val="en-GB"/>
        </w:rPr>
      </w:pPr>
      <w:r>
        <w:rPr>
          <w:lang w:val="en-GB"/>
        </w:rPr>
        <w:t xml:space="preserve">The interface </w:t>
      </w:r>
      <w:r w:rsidR="00794C2C">
        <w:rPr>
          <w:lang w:val="en-GB"/>
        </w:rPr>
        <w:t xml:space="preserve">at ECU equipment level </w:t>
      </w:r>
      <w:r>
        <w:rPr>
          <w:lang w:val="en-GB"/>
        </w:rPr>
        <w:t xml:space="preserve">is made of an </w:t>
      </w:r>
      <w:proofErr w:type="spellStart"/>
      <w:r>
        <w:rPr>
          <w:lang w:val="en-GB"/>
        </w:rPr>
        <w:t>analog</w:t>
      </w:r>
      <w:proofErr w:type="spellEnd"/>
      <w:r>
        <w:rPr>
          <w:lang w:val="en-GB"/>
        </w:rPr>
        <w:t xml:space="preserve"> part and a digital part,</w:t>
      </w:r>
      <w:r w:rsidR="00794C2C">
        <w:rPr>
          <w:lang w:val="en-GB"/>
        </w:rPr>
        <w:t xml:space="preserve"> both managed by the F_CM </w:t>
      </w:r>
      <w:proofErr w:type="spellStart"/>
      <w:r w:rsidR="00794C2C">
        <w:rPr>
          <w:lang w:val="en-GB"/>
        </w:rPr>
        <w:t>subfunction</w:t>
      </w:r>
      <w:proofErr w:type="spellEnd"/>
      <w:r w:rsidR="00794C2C">
        <w:rPr>
          <w:lang w:val="en-GB"/>
        </w:rPr>
        <w:t>. The design is similar</w:t>
      </w:r>
      <w:r>
        <w:rPr>
          <w:lang w:val="en-GB"/>
        </w:rPr>
        <w:t xml:space="preserve"> </w:t>
      </w:r>
      <w:r w:rsidR="004E67B3">
        <w:rPr>
          <w:lang w:val="en-GB"/>
        </w:rPr>
        <w:t>to that</w:t>
      </w:r>
      <w:r w:rsidR="00794C2C">
        <w:rPr>
          <w:lang w:val="en-GB"/>
        </w:rPr>
        <w:t xml:space="preserve"> of MMS.ECU and HBS.ECU. </w:t>
      </w:r>
    </w:p>
    <w:p w:rsidR="00794C2C" w:rsidRDefault="00794C2C" w:rsidP="007F054C">
      <w:pPr>
        <w:pStyle w:val="Corps"/>
        <w:rPr>
          <w:lang w:val="en-GB"/>
        </w:rPr>
      </w:pPr>
      <w:r>
        <w:rPr>
          <w:lang w:val="en-GB"/>
        </w:rPr>
        <w:t xml:space="preserve">MMS.F_PT.F_MM, EPS.F_PT.F_PC and </w:t>
      </w:r>
      <w:r w:rsidR="007F054C">
        <w:rPr>
          <w:lang w:val="en-GB"/>
        </w:rPr>
        <w:t xml:space="preserve">HBS.F_PT.F_BC have in common a direct </w:t>
      </w:r>
      <w:proofErr w:type="spellStart"/>
      <w:r w:rsidR="007F054C">
        <w:rPr>
          <w:lang w:val="en-GB"/>
        </w:rPr>
        <w:t>analog</w:t>
      </w:r>
      <w:proofErr w:type="spellEnd"/>
      <w:r w:rsidR="007F054C">
        <w:rPr>
          <w:lang w:val="en-GB"/>
        </w:rPr>
        <w:t xml:space="preserve"> </w:t>
      </w:r>
      <w:r w:rsidR="007B29F7">
        <w:rPr>
          <w:lang w:val="en-GB"/>
        </w:rPr>
        <w:t>link</w:t>
      </w:r>
      <w:r w:rsidR="007F054C">
        <w:rPr>
          <w:lang w:val="en-GB"/>
        </w:rPr>
        <w:t xml:space="preserve"> to the mechanical sensors</w:t>
      </w:r>
      <w:r w:rsidR="00225E8C">
        <w:rPr>
          <w:lang w:val="en-GB"/>
        </w:rPr>
        <w:t>. I</w:t>
      </w:r>
      <w:r>
        <w:rPr>
          <w:lang w:val="en-GB"/>
        </w:rPr>
        <w:t xml:space="preserve">t </w:t>
      </w:r>
      <w:r w:rsidR="004E67B3">
        <w:rPr>
          <w:lang w:val="en-GB"/>
        </w:rPr>
        <w:t>is necessitated by</w:t>
      </w:r>
      <w:r>
        <w:rPr>
          <w:lang w:val="en-GB"/>
        </w:rPr>
        <w:t xml:space="preserve"> autonomous control</w:t>
      </w:r>
      <w:r w:rsidR="007F054C">
        <w:rPr>
          <w:lang w:val="en-GB"/>
        </w:rPr>
        <w:t xml:space="preserve"> </w:t>
      </w:r>
      <w:r>
        <w:rPr>
          <w:lang w:val="en-GB"/>
        </w:rPr>
        <w:t xml:space="preserve">of </w:t>
      </w:r>
      <w:r w:rsidR="00225E8C">
        <w:rPr>
          <w:lang w:val="en-GB"/>
        </w:rPr>
        <w:t xml:space="preserve">the </w:t>
      </w:r>
      <w:proofErr w:type="gramStart"/>
      <w:r>
        <w:rPr>
          <w:lang w:val="en-GB"/>
        </w:rPr>
        <w:t>drone’s</w:t>
      </w:r>
      <w:proofErr w:type="gramEnd"/>
      <w:r>
        <w:rPr>
          <w:lang w:val="en-GB"/>
        </w:rPr>
        <w:t xml:space="preserve"> </w:t>
      </w:r>
      <w:r w:rsidR="007F054C">
        <w:rPr>
          <w:lang w:val="en-GB"/>
        </w:rPr>
        <w:t xml:space="preserve">in case </w:t>
      </w:r>
      <w:r w:rsidR="007B29F7">
        <w:rPr>
          <w:lang w:val="en-GB"/>
        </w:rPr>
        <w:t>of MMS’ unavailability</w:t>
      </w:r>
      <w:r w:rsidR="004E67B3">
        <w:rPr>
          <w:lang w:val="en-GB"/>
        </w:rPr>
        <w:t>.</w:t>
      </w:r>
      <w:r w:rsidR="006833BC">
        <w:rPr>
          <w:lang w:val="en-GB"/>
        </w:rPr>
        <w:t xml:space="preserve"> </w:t>
      </w:r>
    </w:p>
    <w:p w:rsidR="007F054C" w:rsidRDefault="00794C2C" w:rsidP="00794C2C">
      <w:pPr>
        <w:pStyle w:val="Corps"/>
        <w:spacing w:before="120"/>
        <w:rPr>
          <w:lang w:val="en-GB"/>
        </w:rPr>
      </w:pPr>
      <w:r>
        <w:rPr>
          <w:lang w:val="en-GB"/>
        </w:rPr>
        <w:t>EPS.F_PT.F_CM</w:t>
      </w:r>
      <w:r w:rsidR="006833BC">
        <w:rPr>
          <w:lang w:val="en-GB"/>
        </w:rPr>
        <w:t xml:space="preserve"> ensures </w:t>
      </w:r>
      <w:r>
        <w:rPr>
          <w:lang w:val="en-GB"/>
        </w:rPr>
        <w:t>digital encoding of</w:t>
      </w:r>
      <w:r w:rsidR="006833BC">
        <w:rPr>
          <w:lang w:val="en-GB"/>
        </w:rPr>
        <w:t xml:space="preserve"> the </w:t>
      </w:r>
      <w:proofErr w:type="spellStart"/>
      <w:r>
        <w:rPr>
          <w:lang w:val="en-GB"/>
        </w:rPr>
        <w:t>analog</w:t>
      </w:r>
      <w:proofErr w:type="spellEnd"/>
      <w:r>
        <w:rPr>
          <w:lang w:val="en-GB"/>
        </w:rPr>
        <w:t xml:space="preserve"> </w:t>
      </w:r>
      <w:r w:rsidR="00225E8C">
        <w:rPr>
          <w:lang w:val="en-GB"/>
        </w:rPr>
        <w:t>data</w:t>
      </w:r>
      <w:r w:rsidR="003B1174">
        <w:rPr>
          <w:lang w:val="en-GB"/>
        </w:rPr>
        <w:t xml:space="preserve"> and the send/receive operations on the data bus.</w:t>
      </w:r>
    </w:p>
    <w:p w:rsidR="007F054C" w:rsidRDefault="006833BC" w:rsidP="00FD2749">
      <w:pPr>
        <w:pStyle w:val="Heading6"/>
        <w:spacing w:before="240" w:after="240"/>
        <w:rPr>
          <w:lang w:val="en-GB"/>
        </w:rPr>
      </w:pPr>
      <w:r>
        <w:rPr>
          <w:lang w:val="en-GB"/>
        </w:rPr>
        <w:t>Analog</w:t>
      </w:r>
    </w:p>
    <w:tbl>
      <w:tblPr>
        <w:tblStyle w:val="TableGrid"/>
        <w:tblW w:w="0" w:type="auto"/>
        <w:tblInd w:w="709" w:type="dxa"/>
        <w:tblLayout w:type="fixed"/>
        <w:tblLook w:val="04A0" w:firstRow="1" w:lastRow="0" w:firstColumn="1" w:lastColumn="0" w:noHBand="0" w:noVBand="1"/>
      </w:tblPr>
      <w:tblGrid>
        <w:gridCol w:w="3510"/>
        <w:gridCol w:w="992"/>
        <w:gridCol w:w="3119"/>
        <w:gridCol w:w="1524"/>
      </w:tblGrid>
      <w:tr w:rsidR="00D70B54" w:rsidRPr="008A3F56" w:rsidTr="002F51F7">
        <w:tc>
          <w:tcPr>
            <w:tcW w:w="3510"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992"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119"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524"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335467" w:rsidTr="002F51F7">
        <w:tc>
          <w:tcPr>
            <w:tcW w:w="3510" w:type="dxa"/>
          </w:tcPr>
          <w:p w:rsidR="00335467" w:rsidRDefault="00335467" w:rsidP="00C502FF">
            <w:pPr>
              <w:pStyle w:val="Corps"/>
              <w:spacing w:before="60" w:after="60"/>
              <w:ind w:left="0"/>
              <w:rPr>
                <w:rFonts w:ascii="Arial" w:hAnsi="Arial" w:cs="Arial"/>
                <w:sz w:val="20"/>
                <w:lang w:val="en-GB"/>
              </w:rPr>
            </w:pPr>
            <w:proofErr w:type="spellStart"/>
            <w:r>
              <w:rPr>
                <w:rFonts w:ascii="Arial" w:hAnsi="Arial" w:cs="Arial"/>
                <w:sz w:val="20"/>
                <w:lang w:val="en-GB"/>
              </w:rPr>
              <w:t>PEPSvoltageSensor</w:t>
            </w:r>
            <w:proofErr w:type="spellEnd"/>
            <w:r>
              <w:rPr>
                <w:rFonts w:ascii="Arial" w:hAnsi="Arial" w:cs="Arial"/>
                <w:sz w:val="20"/>
                <w:lang w:val="en-GB"/>
              </w:rPr>
              <w:t>([0,270V])</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Motor1VoltageCommand([0,28V])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Voltage</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Modulator</w:t>
            </w:r>
          </w:p>
        </w:tc>
      </w:tr>
      <w:tr w:rsidR="00335467" w:rsidTr="002F51F7">
        <w:tc>
          <w:tcPr>
            <w:tcW w:w="3510" w:type="dxa"/>
          </w:tcPr>
          <w:p w:rsidR="00335467" w:rsidRDefault="00335467" w:rsidP="00C502FF">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([0,270V])</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Motor2VoltageCommand([0,28V])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Voltage</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Modulator</w:t>
            </w:r>
          </w:p>
        </w:tc>
      </w:tr>
      <w:tr w:rsidR="00335467" w:rsidRPr="00515ACA" w:rsidTr="002F51F7">
        <w:tc>
          <w:tcPr>
            <w:tcW w:w="3510" w:type="dxa"/>
          </w:tcPr>
          <w:p w:rsidR="00335467" w:rsidRDefault="00335467" w:rsidP="00C502FF">
            <w:pPr>
              <w:pStyle w:val="Corps"/>
              <w:spacing w:before="60" w:after="60"/>
              <w:ind w:left="0"/>
              <w:rPr>
                <w:rFonts w:ascii="Arial" w:hAnsi="Arial" w:cs="Arial"/>
                <w:sz w:val="20"/>
                <w:lang w:val="en-GB"/>
              </w:rPr>
            </w:pPr>
            <w:proofErr w:type="spellStart"/>
            <w:r>
              <w:rPr>
                <w:rFonts w:ascii="Arial" w:hAnsi="Arial" w:cs="Arial"/>
                <w:sz w:val="20"/>
                <w:lang w:val="en-GB"/>
              </w:rPr>
              <w:t>PEPSCurrentSensor</w:t>
            </w:r>
            <w:proofErr w:type="spellEnd"/>
            <w:r>
              <w:rPr>
                <w:rFonts w:ascii="Arial" w:hAnsi="Arial" w:cs="Arial"/>
                <w:sz w:val="20"/>
                <w:lang w:val="en-GB"/>
              </w:rPr>
              <w:t>([0,50A])</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proofErr w:type="spellStart"/>
            <w:r>
              <w:rPr>
                <w:rFonts w:ascii="Arial" w:hAnsi="Arial" w:cs="Arial"/>
                <w:sz w:val="20"/>
                <w:lang w:val="en-GB"/>
              </w:rPr>
              <w:t>SwitchConfiguration</w:t>
            </w:r>
            <w:proofErr w:type="spellEnd"/>
            <w:r>
              <w:rPr>
                <w:rFonts w:ascii="Arial" w:hAnsi="Arial" w:cs="Arial"/>
                <w:sz w:val="20"/>
                <w:lang w:val="en-GB"/>
              </w:rPr>
              <w:t>({‘1-12’,’1-1’,’1-2’,’2-12’,’2-1’,’2-2’})</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Switch</w:t>
            </w:r>
          </w:p>
        </w:tc>
      </w:tr>
      <w:tr w:rsidR="00335467" w:rsidRPr="00515ACA" w:rsidTr="002F51F7">
        <w:tc>
          <w:tcPr>
            <w:tcW w:w="3510"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Motor1VoltageSensor([0,270V])</w:t>
            </w:r>
          </w:p>
        </w:tc>
        <w:tc>
          <w:tcPr>
            <w:tcW w:w="992"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HydraulicPump1PowerSupply([0,28V])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SwitchPump1</w:t>
            </w:r>
          </w:p>
        </w:tc>
      </w:tr>
      <w:tr w:rsidR="00335467" w:rsidRPr="00515ACA" w:rsidTr="002F51F7">
        <w:tc>
          <w:tcPr>
            <w:tcW w:w="3510"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Motor2VoltageSensor([0,270V])</w:t>
            </w:r>
          </w:p>
        </w:tc>
        <w:tc>
          <w:tcPr>
            <w:tcW w:w="992"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FD2749">
            <w:pPr>
              <w:pStyle w:val="Corps"/>
              <w:spacing w:before="60" w:after="60"/>
              <w:ind w:left="0"/>
              <w:rPr>
                <w:rFonts w:ascii="Arial" w:hAnsi="Arial" w:cs="Arial"/>
                <w:sz w:val="20"/>
                <w:lang w:val="en-GB"/>
              </w:rPr>
            </w:pPr>
            <w:r>
              <w:rPr>
                <w:rFonts w:ascii="Arial" w:hAnsi="Arial" w:cs="Arial"/>
                <w:sz w:val="20"/>
                <w:lang w:val="en-GB"/>
              </w:rPr>
              <w:t>HydraulicPump2PowerSupply([0,28V])</w:t>
            </w:r>
          </w:p>
        </w:tc>
        <w:tc>
          <w:tcPr>
            <w:tcW w:w="1524" w:type="dxa"/>
          </w:tcPr>
          <w:p w:rsidR="00335467" w:rsidRDefault="00335467" w:rsidP="002F51F7">
            <w:pPr>
              <w:pStyle w:val="Corps"/>
              <w:spacing w:before="60" w:after="60"/>
              <w:ind w:left="0"/>
              <w:jc w:val="center"/>
              <w:rPr>
                <w:rFonts w:ascii="Arial" w:hAnsi="Arial" w:cs="Arial"/>
                <w:sz w:val="20"/>
                <w:lang w:val="en-GB"/>
              </w:rPr>
            </w:pPr>
            <w:r>
              <w:rPr>
                <w:rFonts w:ascii="Arial" w:hAnsi="Arial" w:cs="Arial"/>
                <w:sz w:val="20"/>
                <w:lang w:val="en-GB"/>
              </w:rPr>
              <w:t>EPS.</w:t>
            </w:r>
          </w:p>
          <w:p w:rsidR="00335467" w:rsidRDefault="00335467" w:rsidP="002F51F7">
            <w:pPr>
              <w:pStyle w:val="Corps"/>
              <w:spacing w:before="60" w:after="60"/>
              <w:ind w:left="0"/>
              <w:jc w:val="center"/>
              <w:rPr>
                <w:rFonts w:ascii="Arial" w:hAnsi="Arial" w:cs="Arial"/>
                <w:sz w:val="20"/>
                <w:lang w:val="en-GB"/>
              </w:rPr>
            </w:pPr>
            <w:r>
              <w:rPr>
                <w:rFonts w:ascii="Arial" w:hAnsi="Arial" w:cs="Arial"/>
                <w:sz w:val="20"/>
                <w:lang w:val="en-GB"/>
              </w:rPr>
              <w:t>SwitchPump2</w:t>
            </w:r>
          </w:p>
        </w:tc>
      </w:tr>
      <w:tr w:rsidR="002A0305" w:rsidRPr="00335467" w:rsidTr="002F51F7">
        <w:tc>
          <w:tcPr>
            <w:tcW w:w="3510" w:type="dxa"/>
          </w:tcPr>
          <w:p w:rsidR="002A0305" w:rsidRDefault="002A0305" w:rsidP="00C502FF">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[-π,+π]</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t>AV</w:t>
            </w:r>
          </w:p>
        </w:tc>
        <w:tc>
          <w:tcPr>
            <w:tcW w:w="3119" w:type="dxa"/>
          </w:tcPr>
          <w:p w:rsidR="002A0305" w:rsidRDefault="002A0305" w:rsidP="00C502FF">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r w:rsidR="002A0305" w:rsidRPr="0089147E" w:rsidTr="002F51F7">
        <w:tc>
          <w:tcPr>
            <w:tcW w:w="3510" w:type="dxa"/>
          </w:tcPr>
          <w:p w:rsidR="002A0305" w:rsidRDefault="002A0305" w:rsidP="00C502FF">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lastRenderedPageBreak/>
              <w:t>[-π20/s,+20π/s]</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lastRenderedPageBreak/>
              <w:t>AV</w:t>
            </w:r>
          </w:p>
        </w:tc>
        <w:tc>
          <w:tcPr>
            <w:tcW w:w="3119" w:type="dxa"/>
          </w:tcPr>
          <w:p w:rsidR="002A0305" w:rsidRDefault="002A0305" w:rsidP="00C502FF">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r w:rsidR="002A0305" w:rsidRPr="0089147E" w:rsidTr="002F51F7">
        <w:tc>
          <w:tcPr>
            <w:tcW w:w="3510" w:type="dxa"/>
          </w:tcPr>
          <w:p w:rsidR="002A0305" w:rsidRDefault="002A0305" w:rsidP="00C502FF">
            <w:pPr>
              <w:pStyle w:val="Corps"/>
              <w:spacing w:before="60" w:after="60"/>
              <w:ind w:left="0"/>
              <w:rPr>
                <w:rFonts w:ascii="Arial" w:hAnsi="Arial" w:cs="Arial"/>
                <w:sz w:val="20"/>
                <w:lang w:val="en-GB"/>
              </w:rPr>
            </w:pPr>
            <w:proofErr w:type="spellStart"/>
            <w:r>
              <w:rPr>
                <w:rFonts w:ascii="Arial" w:hAnsi="Arial" w:cs="Arial"/>
                <w:sz w:val="20"/>
                <w:lang w:val="en-GB"/>
              </w:rPr>
              <w:lastRenderedPageBreak/>
              <w:t>qSensor</w:t>
            </w:r>
            <w:proofErr w:type="spellEnd"/>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[-π,+π]</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t>AV</w:t>
            </w:r>
          </w:p>
        </w:tc>
        <w:tc>
          <w:tcPr>
            <w:tcW w:w="3119" w:type="dxa"/>
          </w:tcPr>
          <w:p w:rsidR="002A0305" w:rsidRDefault="002A0305" w:rsidP="0089147E">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bl>
    <w:p w:rsidR="00620516" w:rsidRDefault="00620516" w:rsidP="00620516">
      <w:pPr>
        <w:spacing w:before="240"/>
        <w:ind w:left="709"/>
        <w:rPr>
          <w:lang w:val="en-GB"/>
        </w:rPr>
      </w:pPr>
      <w:r>
        <w:rPr>
          <w:lang w:val="en-GB"/>
        </w:rPr>
        <w:t xml:space="preserve">Voltage commands are not power signals (0-28V). They provide the modulated value to be supplied by the power modulator, not the modulated power itself. </w:t>
      </w:r>
    </w:p>
    <w:p w:rsidR="00D70B54" w:rsidRDefault="006833BC" w:rsidP="00FD2749">
      <w:pPr>
        <w:pStyle w:val="Heading6"/>
        <w:spacing w:after="240"/>
        <w:rPr>
          <w:lang w:val="en-GB"/>
        </w:rPr>
      </w:pPr>
      <w:r>
        <w:rPr>
          <w:lang w:val="en-GB"/>
        </w:rPr>
        <w:t>Digital</w:t>
      </w:r>
    </w:p>
    <w:tbl>
      <w:tblPr>
        <w:tblStyle w:val="TableGrid"/>
        <w:tblW w:w="0" w:type="auto"/>
        <w:tblInd w:w="709" w:type="dxa"/>
        <w:tblLayout w:type="fixed"/>
        <w:tblLook w:val="04A0" w:firstRow="1" w:lastRow="0" w:firstColumn="1" w:lastColumn="0" w:noHBand="0" w:noVBand="1"/>
      </w:tblPr>
      <w:tblGrid>
        <w:gridCol w:w="3368"/>
        <w:gridCol w:w="1276"/>
        <w:gridCol w:w="3119"/>
        <w:gridCol w:w="1382"/>
      </w:tblGrid>
      <w:tr w:rsidR="00FD2749" w:rsidRPr="008A3F56" w:rsidTr="00070234">
        <w:tc>
          <w:tcPr>
            <w:tcW w:w="3368"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6"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119"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8D5823" w:rsidTr="00070234">
        <w:tc>
          <w:tcPr>
            <w:tcW w:w="3368" w:type="dxa"/>
          </w:tcPr>
          <w:p w:rsidR="008D5823" w:rsidRDefault="008D5823" w:rsidP="00B82485">
            <w:pPr>
              <w:pStyle w:val="Corps"/>
              <w:spacing w:before="60" w:after="60"/>
              <w:ind w:left="0"/>
              <w:rPr>
                <w:rFonts w:ascii="Arial" w:hAnsi="Arial" w:cs="Arial"/>
                <w:sz w:val="20"/>
                <w:lang w:val="en-GB"/>
              </w:rPr>
            </w:pPr>
            <w:proofErr w:type="spellStart"/>
            <w:r>
              <w:rPr>
                <w:rFonts w:ascii="Arial" w:hAnsi="Arial" w:cs="Arial"/>
                <w:sz w:val="20"/>
                <w:lang w:val="en-GB"/>
              </w:rPr>
              <w:t>PropulsionTorqueCommand</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276" w:type="dxa"/>
          </w:tcPr>
          <w:p w:rsidR="008D5823" w:rsidRDefault="008D5823" w:rsidP="008D5823">
            <w:pPr>
              <w:pStyle w:val="Corps"/>
              <w:spacing w:before="60" w:after="60"/>
              <w:ind w:left="0"/>
              <w:jc w:val="center"/>
              <w:rPr>
                <w:rFonts w:ascii="Arial" w:hAnsi="Arial" w:cs="Arial"/>
                <w:sz w:val="20"/>
                <w:lang w:val="en-GB"/>
              </w:rPr>
            </w:pPr>
            <w:r>
              <w:rPr>
                <w:rFonts w:ascii="Arial" w:hAnsi="Arial" w:cs="Arial"/>
                <w:sz w:val="20"/>
                <w:lang w:val="en-GB"/>
              </w:rPr>
              <w:t>MMS.F_PT.F_MM</w:t>
            </w:r>
          </w:p>
        </w:tc>
        <w:tc>
          <w:tcPr>
            <w:tcW w:w="3119" w:type="dxa"/>
          </w:tcPr>
          <w:p w:rsidR="008D5823" w:rsidRDefault="008D5823" w:rsidP="00FD2749">
            <w:pPr>
              <w:pStyle w:val="Corps"/>
              <w:spacing w:before="60" w:after="60"/>
              <w:ind w:left="0"/>
              <w:rPr>
                <w:rFonts w:ascii="Arial" w:hAnsi="Arial" w:cs="Arial"/>
                <w:sz w:val="20"/>
                <w:lang w:val="en-GB"/>
              </w:rPr>
            </w:pPr>
            <w:proofErr w:type="spellStart"/>
            <w:r>
              <w:rPr>
                <w:rFonts w:ascii="Arial" w:hAnsi="Arial" w:cs="Arial"/>
                <w:sz w:val="20"/>
                <w:lang w:val="en-GB"/>
              </w:rPr>
              <w:t>PropulsionTorqueCommand</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382" w:type="dxa"/>
          </w:tcPr>
          <w:p w:rsidR="008D5823" w:rsidRDefault="008D5823"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8D5823" w:rsidRDefault="008D5823" w:rsidP="00FD2749">
            <w:pPr>
              <w:pStyle w:val="Corps"/>
              <w:spacing w:before="60" w:after="60"/>
              <w:ind w:left="0"/>
              <w:jc w:val="center"/>
              <w:rPr>
                <w:rFonts w:ascii="Arial" w:hAnsi="Arial" w:cs="Arial"/>
                <w:sz w:val="20"/>
                <w:lang w:val="en-GB"/>
              </w:rPr>
            </w:pPr>
            <w:r>
              <w:rPr>
                <w:rFonts w:ascii="Arial" w:hAnsi="Arial" w:cs="Arial"/>
                <w:sz w:val="20"/>
                <w:lang w:val="en-GB"/>
              </w:rPr>
              <w:t>F_PC</w:t>
            </w:r>
          </w:p>
        </w:tc>
      </w:tr>
      <w:tr w:rsidR="00961433" w:rsidRPr="00515ACA" w:rsidTr="00070234">
        <w:tc>
          <w:tcPr>
            <w:tcW w:w="3368"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Motor1VoltageCommand(</w:t>
            </w:r>
            <w:proofErr w:type="spellStart"/>
            <w:r>
              <w:rPr>
                <w:rFonts w:ascii="Arial" w:hAnsi="Arial" w:cs="Arial"/>
                <w:sz w:val="20"/>
                <w:lang w:val="en-GB"/>
              </w:rPr>
              <w:t>float.V</w:t>
            </w:r>
            <w:proofErr w:type="spellEnd"/>
            <w:r>
              <w:rPr>
                <w:rFonts w:ascii="Arial" w:hAnsi="Arial" w:cs="Arial"/>
                <w:sz w:val="20"/>
                <w:lang w:val="en-GB"/>
              </w:rPr>
              <w:t>)</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Default="00961433" w:rsidP="00B82485">
            <w:pPr>
              <w:jc w:val="center"/>
            </w:pPr>
            <w:r>
              <w:rPr>
                <w:rFonts w:ascii="Arial" w:hAnsi="Arial" w:cs="Arial"/>
                <w:sz w:val="20"/>
                <w:lang w:val="en-GB"/>
              </w:rPr>
              <w:t>F_PC, F_HM</w:t>
            </w:r>
          </w:p>
        </w:tc>
      </w:tr>
      <w:tr w:rsidR="00961433" w:rsidRPr="00515ACA" w:rsidTr="00070234">
        <w:tc>
          <w:tcPr>
            <w:tcW w:w="3368"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Motor2VoltageCommand(</w:t>
            </w:r>
            <w:proofErr w:type="spellStart"/>
            <w:r>
              <w:rPr>
                <w:rFonts w:ascii="Arial" w:hAnsi="Arial" w:cs="Arial"/>
                <w:sz w:val="20"/>
                <w:lang w:val="en-GB"/>
              </w:rPr>
              <w:t>float.V</w:t>
            </w:r>
            <w:proofErr w:type="spellEnd"/>
            <w:r>
              <w:rPr>
                <w:rFonts w:ascii="Arial" w:hAnsi="Arial" w:cs="Arial"/>
                <w:sz w:val="20"/>
                <w:lang w:val="en-GB"/>
              </w:rPr>
              <w:t>)</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Default="00961433" w:rsidP="00B82485">
            <w:pPr>
              <w:jc w:val="center"/>
            </w:pPr>
            <w:r>
              <w:rPr>
                <w:rFonts w:ascii="Arial" w:hAnsi="Arial" w:cs="Arial"/>
                <w:sz w:val="20"/>
                <w:lang w:val="en-GB"/>
              </w:rPr>
              <w:t>F_PC, F_HM</w:t>
            </w:r>
          </w:p>
        </w:tc>
      </w:tr>
      <w:tr w:rsidR="00961433" w:rsidRPr="00043C1E" w:rsidTr="00070234">
        <w:tc>
          <w:tcPr>
            <w:tcW w:w="3368" w:type="dxa"/>
          </w:tcPr>
          <w:p w:rsidR="00961433" w:rsidRDefault="00961433" w:rsidP="00B82485">
            <w:pPr>
              <w:pStyle w:val="Corps"/>
              <w:spacing w:before="60" w:after="60"/>
              <w:ind w:left="0"/>
              <w:rPr>
                <w:rFonts w:ascii="Arial" w:hAnsi="Arial" w:cs="Arial"/>
                <w:sz w:val="20"/>
                <w:lang w:val="en-GB"/>
              </w:rPr>
            </w:pPr>
            <w:proofErr w:type="spellStart"/>
            <w:r>
              <w:rPr>
                <w:rFonts w:ascii="Arial" w:hAnsi="Arial" w:cs="Arial"/>
                <w:sz w:val="20"/>
                <w:lang w:val="en-GB"/>
              </w:rPr>
              <w:t>SwitchConfiguration</w:t>
            </w:r>
            <w:proofErr w:type="spellEnd"/>
            <w:r>
              <w:rPr>
                <w:rFonts w:ascii="Arial" w:hAnsi="Arial" w:cs="Arial"/>
                <w:sz w:val="20"/>
                <w:lang w:val="en-GB"/>
              </w:rPr>
              <w:t>({‘1-12’,’1-1’,’1-2’,’2-12’,’2-1’,’2-2’})</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Pr="00961433" w:rsidRDefault="00961433" w:rsidP="00B82485">
            <w:pPr>
              <w:jc w:val="center"/>
              <w:rPr>
                <w:lang w:val="en-US"/>
              </w:rPr>
            </w:pPr>
            <w:r>
              <w:rPr>
                <w:rFonts w:ascii="Arial" w:hAnsi="Arial" w:cs="Arial"/>
                <w:sz w:val="20"/>
                <w:lang w:val="en-GB"/>
              </w:rPr>
              <w:t>F_PC, F_HM</w:t>
            </w:r>
          </w:p>
        </w:tc>
      </w:tr>
      <w:tr w:rsidR="008D5823" w:rsidRPr="00515ACA" w:rsidTr="00070234">
        <w:tc>
          <w:tcPr>
            <w:tcW w:w="3368" w:type="dxa"/>
          </w:tcPr>
          <w:p w:rsidR="008D5823" w:rsidRDefault="008D5823" w:rsidP="00B82485">
            <w:pPr>
              <w:pStyle w:val="Corps"/>
              <w:spacing w:before="60" w:after="60"/>
              <w:ind w:left="0"/>
              <w:rPr>
                <w:rFonts w:ascii="Arial" w:hAnsi="Arial" w:cs="Arial"/>
                <w:sz w:val="20"/>
                <w:lang w:val="en-GB"/>
              </w:rPr>
            </w:pPr>
            <w:proofErr w:type="spellStart"/>
            <w:r>
              <w:rPr>
                <w:rFonts w:ascii="Arial" w:hAnsi="Arial" w:cs="Arial"/>
                <w:sz w:val="20"/>
                <w:lang w:val="en-GB"/>
              </w:rPr>
              <w:t>PropulsionOK</w:t>
            </w:r>
            <w:proofErr w:type="spellEnd"/>
            <w:r>
              <w:rPr>
                <w:rFonts w:ascii="Arial" w:hAnsi="Arial" w:cs="Arial"/>
                <w:sz w:val="20"/>
                <w:lang w:val="en-GB"/>
              </w:rPr>
              <w:t>(Boolean)</w:t>
            </w:r>
          </w:p>
        </w:tc>
        <w:tc>
          <w:tcPr>
            <w:tcW w:w="1276" w:type="dxa"/>
          </w:tcPr>
          <w:p w:rsidR="008D5823" w:rsidRDefault="008D582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8D5823" w:rsidRDefault="008D5823" w:rsidP="00B82485">
            <w:pPr>
              <w:pStyle w:val="Corps"/>
              <w:spacing w:before="60" w:after="60"/>
              <w:ind w:left="0"/>
              <w:jc w:val="center"/>
              <w:rPr>
                <w:rFonts w:ascii="Arial" w:hAnsi="Arial" w:cs="Arial"/>
                <w:sz w:val="20"/>
                <w:lang w:val="en-GB"/>
              </w:rPr>
            </w:pPr>
            <w:r>
              <w:rPr>
                <w:rFonts w:ascii="Arial" w:hAnsi="Arial" w:cs="Arial"/>
                <w:sz w:val="20"/>
                <w:lang w:val="en-GB"/>
              </w:rPr>
              <w:t>F_PC</w:t>
            </w:r>
          </w:p>
          <w:p w:rsidR="008D5823" w:rsidRDefault="008D5823" w:rsidP="00B82485">
            <w:pPr>
              <w:pStyle w:val="Corps"/>
              <w:spacing w:before="60" w:after="60"/>
              <w:ind w:left="0"/>
              <w:jc w:val="center"/>
              <w:rPr>
                <w:rFonts w:ascii="Arial" w:hAnsi="Arial" w:cs="Arial"/>
                <w:sz w:val="20"/>
                <w:lang w:val="en-GB"/>
              </w:rPr>
            </w:pPr>
          </w:p>
        </w:tc>
        <w:tc>
          <w:tcPr>
            <w:tcW w:w="3119" w:type="dxa"/>
          </w:tcPr>
          <w:p w:rsidR="008D5823" w:rsidRDefault="008D5823" w:rsidP="00B82485">
            <w:pPr>
              <w:pStyle w:val="Corps"/>
              <w:spacing w:before="60" w:after="60"/>
              <w:ind w:left="0"/>
              <w:rPr>
                <w:rFonts w:ascii="Arial" w:hAnsi="Arial" w:cs="Arial"/>
                <w:sz w:val="20"/>
                <w:lang w:val="en-GB"/>
              </w:rPr>
            </w:pPr>
            <w:proofErr w:type="spellStart"/>
            <w:r>
              <w:rPr>
                <w:rFonts w:ascii="Arial" w:hAnsi="Arial" w:cs="Arial"/>
                <w:sz w:val="20"/>
                <w:lang w:val="en-GB"/>
              </w:rPr>
              <w:t>PropulsionOK</w:t>
            </w:r>
            <w:proofErr w:type="spellEnd"/>
            <w:r>
              <w:rPr>
                <w:rFonts w:ascii="Arial" w:hAnsi="Arial" w:cs="Arial"/>
                <w:sz w:val="20"/>
                <w:lang w:val="en-GB"/>
              </w:rPr>
              <w:t>(Boolean)</w:t>
            </w:r>
          </w:p>
        </w:tc>
        <w:tc>
          <w:tcPr>
            <w:tcW w:w="1382" w:type="dxa"/>
          </w:tcPr>
          <w:p w:rsidR="008D5823" w:rsidRDefault="008D5823" w:rsidP="00D7388F">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70234" w:rsidRPr="00043C1E" w:rsidTr="00070234">
        <w:tc>
          <w:tcPr>
            <w:tcW w:w="3368" w:type="dxa"/>
          </w:tcPr>
          <w:p w:rsidR="00070234" w:rsidRPr="00FF06B1" w:rsidRDefault="00FF06B1" w:rsidP="00B82485">
            <w:pPr>
              <w:pStyle w:val="Corps"/>
              <w:spacing w:before="60" w:after="60"/>
              <w:ind w:left="0"/>
              <w:rPr>
                <w:rFonts w:ascii="Arial" w:hAnsi="Arial" w:cs="Arial"/>
                <w:sz w:val="20"/>
              </w:rPr>
            </w:pPr>
            <w:proofErr w:type="spellStart"/>
            <w:proofErr w:type="gramStart"/>
            <w:r w:rsidRPr="00FF06B1">
              <w:rPr>
                <w:rFonts w:ascii="Arial" w:hAnsi="Arial" w:cs="Arial"/>
                <w:sz w:val="20"/>
              </w:rPr>
              <w:t>BrakingTorqueCommand</w:t>
            </w:r>
            <w:proofErr w:type="spellEnd"/>
            <w:r w:rsidRPr="00FF06B1">
              <w:rPr>
                <w:rFonts w:ascii="Arial" w:hAnsi="Arial" w:cs="Arial"/>
                <w:sz w:val="20"/>
              </w:rPr>
              <w:t>(</w:t>
            </w:r>
            <w:proofErr w:type="spellStart"/>
            <w:proofErr w:type="gramEnd"/>
            <w:r w:rsidRPr="00FF06B1">
              <w:rPr>
                <w:rFonts w:ascii="Arial" w:hAnsi="Arial" w:cs="Arial"/>
                <w:sz w:val="20"/>
              </w:rPr>
              <w:t>float</w:t>
            </w:r>
            <w:proofErr w:type="spellEnd"/>
            <w:r w:rsidRPr="00FF06B1">
              <w:rPr>
                <w:rFonts w:ascii="Arial" w:hAnsi="Arial" w:cs="Arial"/>
                <w:sz w:val="20"/>
              </w:rPr>
              <w:t>.(</w:t>
            </w:r>
            <w:r>
              <w:rPr>
                <w:rFonts w:ascii="Arial" w:hAnsi="Arial" w:cs="Arial"/>
                <w:sz w:val="20"/>
              </w:rPr>
              <w:t>N/m)</w:t>
            </w:r>
            <w:r w:rsidR="00276EBE">
              <w:rPr>
                <w:rFonts w:ascii="Arial" w:hAnsi="Arial" w:cs="Arial"/>
                <w:sz w:val="20"/>
              </w:rPr>
              <w:t>)</w:t>
            </w:r>
          </w:p>
        </w:tc>
        <w:tc>
          <w:tcPr>
            <w:tcW w:w="1276" w:type="dxa"/>
          </w:tcPr>
          <w:p w:rsidR="00070234" w:rsidRPr="00FF06B1" w:rsidRDefault="00975330" w:rsidP="00B82485">
            <w:pPr>
              <w:pStyle w:val="Corps"/>
              <w:spacing w:before="60" w:after="60"/>
              <w:ind w:left="0"/>
              <w:jc w:val="center"/>
              <w:rPr>
                <w:rFonts w:ascii="Arial" w:hAnsi="Arial" w:cs="Arial"/>
                <w:sz w:val="20"/>
              </w:rPr>
            </w:pPr>
            <w:r>
              <w:rPr>
                <w:rFonts w:ascii="Arial" w:hAnsi="Arial" w:cs="Arial"/>
                <w:sz w:val="20"/>
              </w:rPr>
              <w:t>MMS.F_PT.F_CM</w:t>
            </w:r>
          </w:p>
        </w:tc>
        <w:tc>
          <w:tcPr>
            <w:tcW w:w="3119" w:type="dxa"/>
          </w:tcPr>
          <w:p w:rsidR="00070234" w:rsidRPr="00FF06B1" w:rsidRDefault="00070234" w:rsidP="00B82485">
            <w:pPr>
              <w:pStyle w:val="Corps"/>
              <w:spacing w:before="60" w:after="60"/>
              <w:ind w:left="0"/>
              <w:rPr>
                <w:rFonts w:ascii="Arial" w:hAnsi="Arial" w:cs="Arial"/>
                <w:sz w:val="20"/>
              </w:rPr>
            </w:pPr>
            <w:proofErr w:type="spellStart"/>
            <w:proofErr w:type="gramStart"/>
            <w:r w:rsidRPr="00FF06B1">
              <w:rPr>
                <w:rFonts w:ascii="Arial" w:hAnsi="Arial" w:cs="Arial"/>
                <w:sz w:val="20"/>
              </w:rPr>
              <w:t>PEPSvoltageSensor</w:t>
            </w:r>
            <w:proofErr w:type="spellEnd"/>
            <w:r w:rsidRPr="00FF06B1">
              <w:rPr>
                <w:rFonts w:ascii="Arial" w:hAnsi="Arial" w:cs="Arial"/>
                <w:sz w:val="20"/>
              </w:rPr>
              <w:t>(</w:t>
            </w:r>
            <w:proofErr w:type="spellStart"/>
            <w:proofErr w:type="gramEnd"/>
            <w:r w:rsidRPr="00FF06B1">
              <w:rPr>
                <w:rFonts w:ascii="Arial" w:hAnsi="Arial" w:cs="Arial"/>
                <w:sz w:val="20"/>
              </w:rPr>
              <w:t>float.V</w:t>
            </w:r>
            <w:proofErr w:type="spellEnd"/>
            <w:r w:rsidRPr="00FF06B1">
              <w:rPr>
                <w:rFonts w:ascii="Arial" w:hAnsi="Arial" w:cs="Arial"/>
                <w:sz w:val="20"/>
              </w:rPr>
              <w:t>)</w:t>
            </w:r>
          </w:p>
        </w:tc>
        <w:tc>
          <w:tcPr>
            <w:tcW w:w="1382" w:type="dxa"/>
          </w:tcPr>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EPS.F_PT.</w:t>
            </w:r>
          </w:p>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F_EM, F_HM</w:t>
            </w:r>
          </w:p>
        </w:tc>
      </w:tr>
      <w:tr w:rsidR="00070234" w:rsidRPr="00043C1E" w:rsidTr="00070234">
        <w:tc>
          <w:tcPr>
            <w:tcW w:w="3368" w:type="dxa"/>
          </w:tcPr>
          <w:p w:rsidR="00070234" w:rsidRPr="008840CD" w:rsidRDefault="00070234" w:rsidP="00B82485">
            <w:pPr>
              <w:pStyle w:val="Corps"/>
              <w:spacing w:before="60" w:after="60"/>
              <w:ind w:left="0"/>
              <w:rPr>
                <w:rFonts w:ascii="Arial" w:hAnsi="Arial" w:cs="Arial"/>
                <w:sz w:val="20"/>
                <w:lang w:val="en-US"/>
              </w:rPr>
            </w:pPr>
          </w:p>
        </w:tc>
        <w:tc>
          <w:tcPr>
            <w:tcW w:w="1276" w:type="dxa"/>
          </w:tcPr>
          <w:p w:rsidR="00070234" w:rsidRPr="008840CD" w:rsidRDefault="00070234" w:rsidP="00B82485">
            <w:pPr>
              <w:pStyle w:val="Corps"/>
              <w:spacing w:before="60" w:after="60"/>
              <w:ind w:left="0"/>
              <w:jc w:val="center"/>
              <w:rPr>
                <w:rFonts w:ascii="Arial" w:hAnsi="Arial" w:cs="Arial"/>
                <w:sz w:val="20"/>
                <w:lang w:val="en-US"/>
              </w:rPr>
            </w:pPr>
          </w:p>
        </w:tc>
        <w:tc>
          <w:tcPr>
            <w:tcW w:w="3119" w:type="dxa"/>
          </w:tcPr>
          <w:p w:rsidR="00070234" w:rsidRPr="00FF06B1" w:rsidRDefault="00A11A12" w:rsidP="00B82485">
            <w:pPr>
              <w:pStyle w:val="Corps"/>
              <w:spacing w:before="60" w:after="60"/>
              <w:ind w:left="0"/>
              <w:rPr>
                <w:rFonts w:ascii="Arial" w:hAnsi="Arial" w:cs="Arial"/>
                <w:sz w:val="20"/>
              </w:rPr>
            </w:pPr>
            <w:proofErr w:type="spellStart"/>
            <w:proofErr w:type="gramStart"/>
            <w:r w:rsidRPr="00FF06B1">
              <w:rPr>
                <w:rFonts w:ascii="Arial" w:hAnsi="Arial" w:cs="Arial"/>
                <w:sz w:val="20"/>
              </w:rPr>
              <w:t>PEPScurrentSensor</w:t>
            </w:r>
            <w:proofErr w:type="spellEnd"/>
            <w:r w:rsidRPr="00FF06B1">
              <w:rPr>
                <w:rFonts w:ascii="Arial" w:hAnsi="Arial" w:cs="Arial"/>
                <w:sz w:val="20"/>
              </w:rPr>
              <w:t>(</w:t>
            </w:r>
            <w:proofErr w:type="spellStart"/>
            <w:proofErr w:type="gramEnd"/>
            <w:r w:rsidRPr="00FF06B1">
              <w:rPr>
                <w:rFonts w:ascii="Arial" w:hAnsi="Arial" w:cs="Arial"/>
                <w:sz w:val="20"/>
              </w:rPr>
              <w:t>float.A</w:t>
            </w:r>
            <w:proofErr w:type="spellEnd"/>
            <w:r w:rsidRPr="00FF06B1">
              <w:rPr>
                <w:rFonts w:ascii="Arial" w:hAnsi="Arial" w:cs="Arial"/>
                <w:sz w:val="20"/>
              </w:rPr>
              <w:t>)</w:t>
            </w:r>
          </w:p>
        </w:tc>
        <w:tc>
          <w:tcPr>
            <w:tcW w:w="1382" w:type="dxa"/>
          </w:tcPr>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EPS.F_PT.</w:t>
            </w:r>
          </w:p>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F_EM, F_HM</w:t>
            </w:r>
          </w:p>
        </w:tc>
      </w:tr>
      <w:tr w:rsidR="00070234" w:rsidRPr="00043C1E" w:rsidTr="00070234">
        <w:tc>
          <w:tcPr>
            <w:tcW w:w="3368" w:type="dxa"/>
          </w:tcPr>
          <w:p w:rsidR="00070234" w:rsidRPr="008840CD" w:rsidRDefault="00070234" w:rsidP="00B82485">
            <w:pPr>
              <w:pStyle w:val="Corps"/>
              <w:spacing w:before="60" w:after="60"/>
              <w:ind w:left="0"/>
              <w:rPr>
                <w:rFonts w:ascii="Arial" w:hAnsi="Arial" w:cs="Arial"/>
                <w:sz w:val="20"/>
                <w:lang w:val="en-US"/>
              </w:rPr>
            </w:pPr>
          </w:p>
        </w:tc>
        <w:tc>
          <w:tcPr>
            <w:tcW w:w="1276" w:type="dxa"/>
          </w:tcPr>
          <w:p w:rsidR="00070234" w:rsidRPr="008840CD" w:rsidRDefault="00070234" w:rsidP="00B82485">
            <w:pPr>
              <w:pStyle w:val="Corps"/>
              <w:spacing w:before="60" w:after="60"/>
              <w:ind w:left="0"/>
              <w:jc w:val="center"/>
              <w:rPr>
                <w:rFonts w:ascii="Arial" w:hAnsi="Arial" w:cs="Arial"/>
                <w:sz w:val="20"/>
                <w:lang w:val="en-US"/>
              </w:rPr>
            </w:pPr>
          </w:p>
        </w:tc>
        <w:tc>
          <w:tcPr>
            <w:tcW w:w="3119" w:type="dxa"/>
          </w:tcPr>
          <w:p w:rsidR="00070234" w:rsidRDefault="00070234" w:rsidP="00B82485">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070234" w:rsidRPr="00043C1E" w:rsidTr="00070234">
        <w:tc>
          <w:tcPr>
            <w:tcW w:w="3368" w:type="dxa"/>
          </w:tcPr>
          <w:p w:rsidR="00070234" w:rsidRDefault="00070234" w:rsidP="00B82485">
            <w:pPr>
              <w:pStyle w:val="Corps"/>
              <w:spacing w:before="60" w:after="60"/>
              <w:ind w:left="0"/>
              <w:rPr>
                <w:rFonts w:ascii="Arial" w:hAnsi="Arial" w:cs="Arial"/>
                <w:sz w:val="20"/>
                <w:lang w:val="en-GB"/>
              </w:rPr>
            </w:pPr>
          </w:p>
        </w:tc>
        <w:tc>
          <w:tcPr>
            <w:tcW w:w="1276" w:type="dxa"/>
          </w:tcPr>
          <w:p w:rsidR="00070234" w:rsidRDefault="00070234" w:rsidP="00B82485">
            <w:pPr>
              <w:pStyle w:val="Corps"/>
              <w:spacing w:before="60" w:after="60"/>
              <w:ind w:left="0"/>
              <w:jc w:val="center"/>
              <w:rPr>
                <w:rFonts w:ascii="Arial" w:hAnsi="Arial" w:cs="Arial"/>
                <w:sz w:val="20"/>
                <w:lang w:val="en-GB"/>
              </w:rPr>
            </w:pPr>
          </w:p>
        </w:tc>
        <w:tc>
          <w:tcPr>
            <w:tcW w:w="3119" w:type="dxa"/>
          </w:tcPr>
          <w:p w:rsidR="00070234" w:rsidRDefault="00070234" w:rsidP="00B82485">
            <w:pPr>
              <w:pStyle w:val="Corps"/>
              <w:spacing w:before="60" w:after="60"/>
              <w:ind w:left="0"/>
              <w:rPr>
                <w:rFonts w:ascii="Arial" w:hAnsi="Arial" w:cs="Arial"/>
                <w:sz w:val="20"/>
                <w:lang w:val="en-GB"/>
              </w:rPr>
            </w:pPr>
            <w:r>
              <w:rPr>
                <w:rFonts w:ascii="Arial" w:hAnsi="Arial" w:cs="Arial"/>
                <w:sz w:val="20"/>
                <w:lang w:val="en-GB"/>
              </w:rPr>
              <w:t>Motor1VoltageSensor(</w:t>
            </w:r>
            <w:proofErr w:type="spellStart"/>
            <w:r>
              <w:rPr>
                <w:rFonts w:ascii="Arial" w:hAnsi="Arial" w:cs="Arial"/>
                <w:sz w:val="20"/>
                <w:lang w:val="en-GB"/>
              </w:rPr>
              <w:t>float.V</w:t>
            </w:r>
            <w:proofErr w:type="spellEnd"/>
            <w:r>
              <w:rPr>
                <w:rFonts w:ascii="Arial" w:hAnsi="Arial" w:cs="Arial"/>
                <w:sz w:val="20"/>
                <w:lang w:val="en-GB"/>
              </w:rPr>
              <w:t>)</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070234" w:rsidRPr="00043C1E" w:rsidTr="00070234">
        <w:tc>
          <w:tcPr>
            <w:tcW w:w="3368" w:type="dxa"/>
          </w:tcPr>
          <w:p w:rsidR="00070234" w:rsidRDefault="00070234" w:rsidP="00B82485">
            <w:pPr>
              <w:pStyle w:val="Corps"/>
              <w:spacing w:before="60" w:after="60"/>
              <w:ind w:left="0"/>
              <w:rPr>
                <w:rFonts w:ascii="Arial" w:hAnsi="Arial" w:cs="Arial"/>
                <w:sz w:val="20"/>
                <w:lang w:val="en-GB"/>
              </w:rPr>
            </w:pPr>
          </w:p>
        </w:tc>
        <w:tc>
          <w:tcPr>
            <w:tcW w:w="1276" w:type="dxa"/>
          </w:tcPr>
          <w:p w:rsidR="00070234" w:rsidRDefault="00070234" w:rsidP="00B82485">
            <w:pPr>
              <w:pStyle w:val="Corps"/>
              <w:spacing w:before="60" w:after="60"/>
              <w:ind w:left="0"/>
              <w:jc w:val="center"/>
              <w:rPr>
                <w:rFonts w:ascii="Arial" w:hAnsi="Arial" w:cs="Arial"/>
                <w:sz w:val="20"/>
                <w:lang w:val="en-GB"/>
              </w:rPr>
            </w:pPr>
          </w:p>
        </w:tc>
        <w:tc>
          <w:tcPr>
            <w:tcW w:w="3119" w:type="dxa"/>
          </w:tcPr>
          <w:p w:rsidR="00070234" w:rsidRDefault="00070234" w:rsidP="00B82485">
            <w:pPr>
              <w:pStyle w:val="Corps"/>
              <w:spacing w:before="60" w:after="60"/>
              <w:ind w:left="0"/>
              <w:rPr>
                <w:rFonts w:ascii="Arial" w:hAnsi="Arial" w:cs="Arial"/>
                <w:sz w:val="20"/>
                <w:lang w:val="en-GB"/>
              </w:rPr>
            </w:pPr>
            <w:r>
              <w:rPr>
                <w:rFonts w:ascii="Arial" w:hAnsi="Arial" w:cs="Arial"/>
                <w:sz w:val="20"/>
                <w:lang w:val="en-GB"/>
              </w:rPr>
              <w:t>Motor2VoltageSensor(</w:t>
            </w:r>
            <w:proofErr w:type="spellStart"/>
            <w:r>
              <w:rPr>
                <w:rFonts w:ascii="Arial" w:hAnsi="Arial" w:cs="Arial"/>
                <w:sz w:val="20"/>
                <w:lang w:val="en-GB"/>
              </w:rPr>
              <w:t>float.V</w:t>
            </w:r>
            <w:proofErr w:type="spellEnd"/>
            <w:r>
              <w:rPr>
                <w:rFonts w:ascii="Arial" w:hAnsi="Arial" w:cs="Arial"/>
                <w:sz w:val="20"/>
                <w:lang w:val="en-GB"/>
              </w:rPr>
              <w:t>)</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276EBE" w:rsidRPr="002F51F7" w:rsidTr="00070234">
        <w:tc>
          <w:tcPr>
            <w:tcW w:w="3368" w:type="dxa"/>
          </w:tcPr>
          <w:p w:rsidR="00276EBE" w:rsidRDefault="00276EBE" w:rsidP="00B82485">
            <w:pPr>
              <w:pStyle w:val="Corps"/>
              <w:spacing w:before="60" w:after="60"/>
              <w:ind w:left="0"/>
              <w:rPr>
                <w:rFonts w:ascii="Arial" w:hAnsi="Arial" w:cs="Arial"/>
                <w:sz w:val="20"/>
                <w:lang w:val="en-GB"/>
              </w:rPr>
            </w:pPr>
          </w:p>
        </w:tc>
        <w:tc>
          <w:tcPr>
            <w:tcW w:w="1276" w:type="dxa"/>
          </w:tcPr>
          <w:p w:rsidR="00276EBE" w:rsidRDefault="00276EBE" w:rsidP="00B82485">
            <w:pPr>
              <w:pStyle w:val="Corps"/>
              <w:spacing w:before="60" w:after="60"/>
              <w:ind w:left="0"/>
              <w:jc w:val="center"/>
              <w:rPr>
                <w:rFonts w:ascii="Arial" w:hAnsi="Arial" w:cs="Arial"/>
                <w:sz w:val="20"/>
                <w:lang w:val="en-GB"/>
              </w:rPr>
            </w:pPr>
          </w:p>
        </w:tc>
        <w:tc>
          <w:tcPr>
            <w:tcW w:w="3119" w:type="dxa"/>
          </w:tcPr>
          <w:p w:rsidR="00276EBE" w:rsidRDefault="00276EBE" w:rsidP="00B82485">
            <w:pPr>
              <w:pStyle w:val="Corps"/>
              <w:spacing w:before="60" w:after="60"/>
              <w:ind w:left="0"/>
              <w:rPr>
                <w:rFonts w:ascii="Arial" w:hAnsi="Arial" w:cs="Arial"/>
                <w:sz w:val="20"/>
                <w:lang w:val="en-GB"/>
              </w:rPr>
            </w:pPr>
            <w:proofErr w:type="spellStart"/>
            <w:proofErr w:type="gramStart"/>
            <w:r w:rsidRPr="00FF06B1">
              <w:rPr>
                <w:rFonts w:ascii="Arial" w:hAnsi="Arial" w:cs="Arial"/>
                <w:sz w:val="20"/>
              </w:rPr>
              <w:t>BrakingTorqueCommand</w:t>
            </w:r>
            <w:proofErr w:type="spellEnd"/>
            <w:r w:rsidRPr="00FF06B1">
              <w:rPr>
                <w:rFonts w:ascii="Arial" w:hAnsi="Arial" w:cs="Arial"/>
                <w:sz w:val="20"/>
              </w:rPr>
              <w:t>(</w:t>
            </w:r>
            <w:proofErr w:type="spellStart"/>
            <w:proofErr w:type="gramEnd"/>
            <w:r w:rsidRPr="00FF06B1">
              <w:rPr>
                <w:rFonts w:ascii="Arial" w:hAnsi="Arial" w:cs="Arial"/>
                <w:sz w:val="20"/>
              </w:rPr>
              <w:t>float</w:t>
            </w:r>
            <w:proofErr w:type="spellEnd"/>
            <w:r w:rsidRPr="00FF06B1">
              <w:rPr>
                <w:rFonts w:ascii="Arial" w:hAnsi="Arial" w:cs="Arial"/>
                <w:sz w:val="20"/>
              </w:rPr>
              <w:t>.(</w:t>
            </w:r>
            <w:r>
              <w:rPr>
                <w:rFonts w:ascii="Arial" w:hAnsi="Arial" w:cs="Arial"/>
                <w:sz w:val="20"/>
              </w:rPr>
              <w:t>N/m))</w:t>
            </w:r>
          </w:p>
        </w:tc>
        <w:tc>
          <w:tcPr>
            <w:tcW w:w="1382" w:type="dxa"/>
          </w:tcPr>
          <w:p w:rsidR="00276EBE" w:rsidRDefault="00276EBE"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276EBE" w:rsidRDefault="00276EBE" w:rsidP="00070234">
            <w:pPr>
              <w:pStyle w:val="Corps"/>
              <w:spacing w:before="60" w:after="60"/>
              <w:ind w:left="0"/>
              <w:jc w:val="center"/>
              <w:rPr>
                <w:rFonts w:ascii="Arial" w:hAnsi="Arial" w:cs="Arial"/>
                <w:sz w:val="20"/>
                <w:lang w:val="en-GB"/>
              </w:rPr>
            </w:pPr>
            <w:r>
              <w:rPr>
                <w:rFonts w:ascii="Arial" w:hAnsi="Arial" w:cs="Arial"/>
                <w:sz w:val="20"/>
                <w:lang w:val="en-GB"/>
              </w:rPr>
              <w:t>F_EM</w:t>
            </w:r>
          </w:p>
        </w:tc>
      </w:tr>
    </w:tbl>
    <w:p w:rsidR="000F71E4" w:rsidRDefault="000F71E4" w:rsidP="000F71E4">
      <w:pPr>
        <w:spacing w:before="120"/>
        <w:ind w:left="709"/>
        <w:rPr>
          <w:lang w:val="en-GB"/>
        </w:rPr>
      </w:pPr>
      <w:r>
        <w:rPr>
          <w:lang w:val="en-GB"/>
        </w:rPr>
        <w:t xml:space="preserve">F_CM is a gateway for communication internal to the AEH (or its software part). The other </w:t>
      </w:r>
      <w:proofErr w:type="spellStart"/>
      <w:r>
        <w:rPr>
          <w:lang w:val="en-GB"/>
        </w:rPr>
        <w:t>subfunctions</w:t>
      </w:r>
      <w:proofErr w:type="spellEnd"/>
      <w:r>
        <w:rPr>
          <w:lang w:val="en-GB"/>
        </w:rPr>
        <w:t xml:space="preserve"> access to the data they need by reading F_CM’s outputs.</w:t>
      </w:r>
    </w:p>
    <w:p w:rsidR="0071207E" w:rsidRDefault="0071207E" w:rsidP="0071207E">
      <w:pPr>
        <w:pStyle w:val="Heading5"/>
        <w:rPr>
          <w:lang w:val="en-GB"/>
        </w:rPr>
      </w:pPr>
      <w:r>
        <w:rPr>
          <w:lang w:val="en-GB"/>
        </w:rPr>
        <w:t>Design Rational</w:t>
      </w:r>
    </w:p>
    <w:p w:rsidR="00E958AF" w:rsidRDefault="00715CAB" w:rsidP="00E958AF">
      <w:pPr>
        <w:pStyle w:val="Corps"/>
        <w:rPr>
          <w:lang w:val="en-GB"/>
        </w:rPr>
      </w:pPr>
      <w:r>
        <w:rPr>
          <w:lang w:val="en-GB"/>
        </w:rPr>
        <w:lastRenderedPageBreak/>
        <w:t>M</w:t>
      </w:r>
      <w:r w:rsidR="00E958AF">
        <w:rPr>
          <w:lang w:val="en-GB"/>
        </w:rPr>
        <w:t xml:space="preserve">anagement of the </w:t>
      </w:r>
      <w:proofErr w:type="spellStart"/>
      <w:r w:rsidR="00E958AF">
        <w:rPr>
          <w:lang w:val="en-GB"/>
        </w:rPr>
        <w:t>analog</w:t>
      </w:r>
      <w:proofErr w:type="spellEnd"/>
      <w:r w:rsidR="00E958AF">
        <w:rPr>
          <w:lang w:val="en-GB"/>
        </w:rPr>
        <w:t xml:space="preserve"> and digital interfaces </w:t>
      </w:r>
      <w:r>
        <w:rPr>
          <w:lang w:val="en-GB"/>
        </w:rPr>
        <w:t>are</w:t>
      </w:r>
      <w:r w:rsidR="00E958AF">
        <w:rPr>
          <w:lang w:val="en-GB"/>
        </w:rPr>
        <w:t xml:space="preserve"> performed almost independently by </w:t>
      </w:r>
      <w:r>
        <w:rPr>
          <w:lang w:val="en-GB"/>
        </w:rPr>
        <w:t xml:space="preserve">two </w:t>
      </w:r>
      <w:r w:rsidR="00E958AF">
        <w:rPr>
          <w:lang w:val="en-GB"/>
        </w:rPr>
        <w:t>different parts of the AEH ECU.</w:t>
      </w:r>
      <w:r>
        <w:rPr>
          <w:lang w:val="en-GB"/>
        </w:rPr>
        <w:t xml:space="preserve"> Analog signals are converted into 20Hz variables and 20 Hz messages when broadcasted on the bus.</w:t>
      </w:r>
    </w:p>
    <w:p w:rsidR="006D6750" w:rsidRDefault="006D6750" w:rsidP="00E958AF">
      <w:pPr>
        <w:pStyle w:val="Corps"/>
        <w:rPr>
          <w:lang w:val="en-GB"/>
        </w:rPr>
      </w:pPr>
      <w:r>
        <w:rPr>
          <w:lang w:val="en-GB"/>
        </w:rPr>
        <w:t xml:space="preserve">As a </w:t>
      </w:r>
      <w:proofErr w:type="spellStart"/>
      <w:r>
        <w:rPr>
          <w:lang w:val="en-GB"/>
        </w:rPr>
        <w:t>bus’</w:t>
      </w:r>
      <w:proofErr w:type="spellEnd"/>
      <w:r>
        <w:rPr>
          <w:lang w:val="en-GB"/>
        </w:rPr>
        <w:t xml:space="preserve"> subscriber (receive</w:t>
      </w:r>
      <w:r w:rsidR="00EF2393">
        <w:rPr>
          <w:lang w:val="en-GB"/>
        </w:rPr>
        <w:t xml:space="preserve"> operations</w:t>
      </w:r>
      <w:r>
        <w:rPr>
          <w:lang w:val="en-GB"/>
        </w:rPr>
        <w:t>) and publisher (send</w:t>
      </w:r>
      <w:r w:rsidR="00EF2393">
        <w:rPr>
          <w:lang w:val="en-GB"/>
        </w:rPr>
        <w:t xml:space="preserve"> operations</w:t>
      </w:r>
      <w:r>
        <w:rPr>
          <w:lang w:val="en-GB"/>
        </w:rPr>
        <w:t>), EPS.F_PT.F_CM operates in slav</w:t>
      </w:r>
      <w:r w:rsidR="00EF2393">
        <w:rPr>
          <w:lang w:val="en-GB"/>
        </w:rPr>
        <w:t>e mode .wt. to the bus manager hosted in MMS</w:t>
      </w:r>
      <w:r>
        <w:rPr>
          <w:lang w:val="en-GB"/>
        </w:rPr>
        <w:t>.</w:t>
      </w:r>
      <w:r w:rsidR="00171CE6">
        <w:rPr>
          <w:lang w:val="en-GB"/>
        </w:rPr>
        <w:t xml:space="preserve"> </w:t>
      </w:r>
      <w:r w:rsidR="004F3D5C">
        <w:rPr>
          <w:lang w:val="en-GB"/>
        </w:rPr>
        <w:t>S</w:t>
      </w:r>
      <w:r w:rsidR="00EF2393">
        <w:rPr>
          <w:lang w:val="en-GB"/>
        </w:rPr>
        <w:t>ince the bus is serial</w:t>
      </w:r>
      <w:r w:rsidR="00171CE6">
        <w:rPr>
          <w:lang w:val="en-GB"/>
        </w:rPr>
        <w:t xml:space="preserve"> there are alternate </w:t>
      </w:r>
      <w:r w:rsidR="00EF2393">
        <w:rPr>
          <w:lang w:val="en-GB"/>
        </w:rPr>
        <w:t>command and transfer phases</w:t>
      </w:r>
      <w:r w:rsidR="00171CE6">
        <w:rPr>
          <w:lang w:val="en-GB"/>
        </w:rPr>
        <w:t xml:space="preserve">. The command and transfer </w:t>
      </w:r>
      <w:r w:rsidR="00EF2393">
        <w:rPr>
          <w:lang w:val="en-GB"/>
        </w:rPr>
        <w:t>message</w:t>
      </w:r>
      <w:r w:rsidR="00EF37E8">
        <w:rPr>
          <w:lang w:val="en-GB"/>
        </w:rPr>
        <w:t xml:space="preserve"> </w:t>
      </w:r>
      <w:r w:rsidR="00171CE6">
        <w:rPr>
          <w:lang w:val="en-GB"/>
        </w:rPr>
        <w:t>formats</w:t>
      </w:r>
      <w:r w:rsidR="004F3D5C">
        <w:rPr>
          <w:lang w:val="en-GB"/>
        </w:rPr>
        <w:t xml:space="preserve"> are left undefined</w:t>
      </w:r>
      <w:r w:rsidR="00EF37E8">
        <w:rPr>
          <w:lang w:val="en-GB"/>
        </w:rPr>
        <w:t>.</w:t>
      </w:r>
      <w:r w:rsidR="004F3D5C">
        <w:rPr>
          <w:lang w:val="en-GB"/>
        </w:rPr>
        <w:t xml:space="preserve"> </w:t>
      </w:r>
      <w:r w:rsidR="00EF37E8">
        <w:rPr>
          <w:lang w:val="en-GB"/>
        </w:rPr>
        <w:t>M</w:t>
      </w:r>
      <w:r w:rsidR="004F3D5C">
        <w:rPr>
          <w:lang w:val="en-GB"/>
        </w:rPr>
        <w:t>odelling of numerical exc</w:t>
      </w:r>
      <w:r w:rsidR="00EF2393">
        <w:rPr>
          <w:lang w:val="en-GB"/>
        </w:rPr>
        <w:t xml:space="preserve">hanges is not intended to go up </w:t>
      </w:r>
      <w:r w:rsidR="004F3D5C">
        <w:rPr>
          <w:lang w:val="en-GB"/>
        </w:rPr>
        <w:t xml:space="preserve">to signal processing </w:t>
      </w:r>
      <w:r w:rsidR="008D3F9A">
        <w:rPr>
          <w:lang w:val="en-GB"/>
        </w:rPr>
        <w:t>at</w:t>
      </w:r>
      <w:r w:rsidR="004F3D5C">
        <w:rPr>
          <w:lang w:val="en-GB"/>
        </w:rPr>
        <w:t xml:space="preserve"> physical layer</w:t>
      </w:r>
      <w:r w:rsidR="008D3F9A">
        <w:rPr>
          <w:lang w:val="en-GB"/>
        </w:rPr>
        <w:t xml:space="preserve"> level</w:t>
      </w:r>
      <w:r w:rsidR="009B0F85">
        <w:rPr>
          <w:lang w:val="en-GB"/>
        </w:rPr>
        <w:t xml:space="preserve"> (ISO OSI layered model)</w:t>
      </w:r>
      <w:r w:rsidR="004F3D5C">
        <w:rPr>
          <w:lang w:val="en-GB"/>
        </w:rPr>
        <w:t>.</w:t>
      </w:r>
    </w:p>
    <w:p w:rsidR="0014777D" w:rsidRDefault="007450CE" w:rsidP="00E958AF">
      <w:pPr>
        <w:pStyle w:val="Corps"/>
        <w:rPr>
          <w:lang w:val="en-GB"/>
        </w:rPr>
      </w:pPr>
      <w:r>
        <w:rPr>
          <w:lang w:val="en-GB"/>
        </w:rPr>
        <w:t>A communication contract</w:t>
      </w:r>
      <w:r w:rsidR="0014777D">
        <w:rPr>
          <w:lang w:val="en-GB"/>
        </w:rPr>
        <w:t xml:space="preserve"> </w:t>
      </w:r>
      <w:r w:rsidR="004034A8">
        <w:rPr>
          <w:lang w:val="en-GB"/>
        </w:rPr>
        <w:t xml:space="preserve">abstracting the concrete </w:t>
      </w:r>
      <w:r>
        <w:rPr>
          <w:lang w:val="en-GB"/>
        </w:rPr>
        <w:t>protocol</w:t>
      </w:r>
      <w:r w:rsidR="0014777D">
        <w:rPr>
          <w:lang w:val="en-GB"/>
        </w:rPr>
        <w:t xml:space="preserve"> </w:t>
      </w:r>
      <w:r>
        <w:rPr>
          <w:lang w:val="en-GB"/>
        </w:rPr>
        <w:t>is</w:t>
      </w:r>
      <w:r w:rsidR="0014777D">
        <w:rPr>
          <w:lang w:val="en-GB"/>
        </w:rPr>
        <w:t xml:space="preserve"> considered relevant for the use case</w:t>
      </w:r>
      <w:r>
        <w:rPr>
          <w:lang w:val="en-GB"/>
        </w:rPr>
        <w:t xml:space="preserve"> and defined. It specifies</w:t>
      </w:r>
      <w:r w:rsidR="0014777D">
        <w:rPr>
          <w:lang w:val="en-GB"/>
        </w:rPr>
        <w:t>:</w:t>
      </w:r>
    </w:p>
    <w:p w:rsidR="007450CE" w:rsidRDefault="007450CE" w:rsidP="00425850">
      <w:pPr>
        <w:pStyle w:val="Corps"/>
        <w:numPr>
          <w:ilvl w:val="0"/>
          <w:numId w:val="82"/>
        </w:numPr>
        <w:spacing w:before="60"/>
        <w:ind w:left="1485" w:hanging="357"/>
        <w:rPr>
          <w:lang w:val="en-GB"/>
        </w:rPr>
      </w:pPr>
      <w:r>
        <w:rPr>
          <w:lang w:val="en-GB"/>
        </w:rPr>
        <w:t>Topology of exchanges (sender, content, receiver),</w:t>
      </w:r>
    </w:p>
    <w:p w:rsidR="0014777D" w:rsidRDefault="007450CE" w:rsidP="00425850">
      <w:pPr>
        <w:pStyle w:val="Corps"/>
        <w:numPr>
          <w:ilvl w:val="0"/>
          <w:numId w:val="82"/>
        </w:numPr>
        <w:spacing w:before="60"/>
        <w:ind w:left="1485" w:hanging="357"/>
        <w:rPr>
          <w:lang w:val="en-GB"/>
        </w:rPr>
      </w:pPr>
      <w:r>
        <w:rPr>
          <w:lang w:val="en-GB"/>
        </w:rPr>
        <w:t xml:space="preserve">Some </w:t>
      </w:r>
      <w:r w:rsidR="006D4CBA">
        <w:rPr>
          <w:lang w:val="en-GB"/>
        </w:rPr>
        <w:t xml:space="preserve">message </w:t>
      </w:r>
      <w:r>
        <w:rPr>
          <w:lang w:val="en-GB"/>
        </w:rPr>
        <w:t>ordering constraints</w:t>
      </w:r>
      <w:r w:rsidR="0014777D">
        <w:rPr>
          <w:lang w:val="en-GB"/>
        </w:rPr>
        <w:t>,</w:t>
      </w:r>
    </w:p>
    <w:p w:rsidR="0014777D" w:rsidRDefault="007450CE" w:rsidP="00425850">
      <w:pPr>
        <w:pStyle w:val="Corps"/>
        <w:numPr>
          <w:ilvl w:val="0"/>
          <w:numId w:val="82"/>
        </w:numPr>
        <w:spacing w:before="60"/>
        <w:ind w:left="1485" w:hanging="357"/>
        <w:rPr>
          <w:lang w:val="en-GB"/>
        </w:rPr>
      </w:pPr>
      <w:r>
        <w:rPr>
          <w:lang w:val="en-GB"/>
        </w:rPr>
        <w:t xml:space="preserve">The </w:t>
      </w:r>
      <w:r w:rsidR="0014777D">
        <w:rPr>
          <w:lang w:val="en-GB"/>
        </w:rPr>
        <w:t xml:space="preserve">timing </w:t>
      </w:r>
      <w:r>
        <w:rPr>
          <w:lang w:val="en-GB"/>
        </w:rPr>
        <w:t>specifications</w:t>
      </w:r>
      <w:r w:rsidR="0014777D">
        <w:rPr>
          <w:lang w:val="en-GB"/>
        </w:rPr>
        <w:t xml:space="preserve"> </w:t>
      </w:r>
      <w:r w:rsidR="006D4CBA">
        <w:rPr>
          <w:lang w:val="en-GB"/>
        </w:rPr>
        <w:t>(periodic/aperiodic, frequencies, date</w:t>
      </w:r>
      <w:r>
        <w:rPr>
          <w:lang w:val="en-GB"/>
        </w:rPr>
        <w:t>s</w:t>
      </w:r>
      <w:r w:rsidR="006D4CBA">
        <w:rPr>
          <w:lang w:val="en-GB"/>
        </w:rPr>
        <w:t>, max jitter</w:t>
      </w:r>
      <w:r>
        <w:rPr>
          <w:lang w:val="en-GB"/>
        </w:rPr>
        <w:t>s</w:t>
      </w:r>
      <w:r w:rsidR="006D4CBA">
        <w:rPr>
          <w:lang w:val="en-GB"/>
        </w:rPr>
        <w:t xml:space="preserve"> etc.),</w:t>
      </w:r>
    </w:p>
    <w:p w:rsidR="004034A8" w:rsidRPr="00E958AF" w:rsidRDefault="002F023C" w:rsidP="002F023C">
      <w:pPr>
        <w:pStyle w:val="Corps"/>
        <w:spacing w:before="120"/>
        <w:rPr>
          <w:lang w:val="en-GB"/>
        </w:rPr>
      </w:pPr>
      <w:r>
        <w:rPr>
          <w:lang w:val="en-GB"/>
        </w:rPr>
        <w:t>The i</w:t>
      </w:r>
      <w:r w:rsidR="004034A8">
        <w:rPr>
          <w:lang w:val="en-GB"/>
        </w:rPr>
        <w:t xml:space="preserve">mplementation </w:t>
      </w:r>
      <w:r>
        <w:rPr>
          <w:lang w:val="en-GB"/>
        </w:rPr>
        <w:t>contract of a specific protocol</w:t>
      </w:r>
      <w:r w:rsidR="004034A8">
        <w:rPr>
          <w:lang w:val="en-GB"/>
        </w:rPr>
        <w:t xml:space="preserve"> </w:t>
      </w:r>
      <w:r>
        <w:rPr>
          <w:lang w:val="en-GB"/>
        </w:rPr>
        <w:t>will be addressed only if needed by the development assurance experiments.</w:t>
      </w:r>
    </w:p>
    <w:p w:rsidR="0071207E" w:rsidRDefault="006F6FD8" w:rsidP="0071207E">
      <w:pPr>
        <w:pStyle w:val="Heading5"/>
        <w:rPr>
          <w:lang w:val="en-GB"/>
        </w:rPr>
      </w:pPr>
      <w:r>
        <w:rPr>
          <w:lang w:val="en-GB"/>
        </w:rPr>
        <w:t>Declarative part</w:t>
      </w:r>
    </w:p>
    <w:p w:rsidR="008E5276" w:rsidRPr="008E5276" w:rsidRDefault="008E5276" w:rsidP="008E5276">
      <w:pPr>
        <w:pStyle w:val="Corps"/>
        <w:rPr>
          <w:lang w:val="en-GB"/>
        </w:rPr>
      </w:pPr>
      <w:r>
        <w:rPr>
          <w:lang w:val="en-GB"/>
        </w:rPr>
        <w:t xml:space="preserve">Specifying abstractly and precisely the correctness of transfers </w:t>
      </w:r>
      <w:proofErr w:type="gramStart"/>
      <w:r>
        <w:rPr>
          <w:lang w:val="en-GB"/>
        </w:rPr>
        <w:t>requires</w:t>
      </w:r>
      <w:proofErr w:type="gramEnd"/>
      <w:r>
        <w:rPr>
          <w:lang w:val="en-GB"/>
        </w:rPr>
        <w:t xml:space="preserve"> a dedicated language not at hand in this first version of the </w:t>
      </w:r>
      <w:r w:rsidR="00CF715B">
        <w:rPr>
          <w:lang w:val="en-GB"/>
        </w:rPr>
        <w:t>use case</w:t>
      </w:r>
      <w:r>
        <w:rPr>
          <w:lang w:val="en-GB"/>
        </w:rPr>
        <w:t xml:space="preserve">. This section is a preliminary approach to µXAV’s communication contract. </w:t>
      </w:r>
    </w:p>
    <w:p w:rsidR="006F6FD8" w:rsidRDefault="006F6FD8" w:rsidP="006F6FD8">
      <w:pPr>
        <w:pStyle w:val="Heading6"/>
        <w:rPr>
          <w:lang w:val="en-GB"/>
        </w:rPr>
      </w:pPr>
      <w:r>
        <w:rPr>
          <w:lang w:val="en-GB"/>
        </w:rPr>
        <w:t>Assumptions</w:t>
      </w:r>
    </w:p>
    <w:p w:rsidR="008E5276" w:rsidRDefault="008E5276" w:rsidP="00B321D4">
      <w:pPr>
        <w:pStyle w:val="Corps"/>
        <w:spacing w:before="120"/>
        <w:rPr>
          <w:b/>
          <w:lang w:val="en-GB"/>
        </w:rPr>
      </w:pPr>
      <w:r>
        <w:rPr>
          <w:b/>
          <w:lang w:val="en-GB"/>
        </w:rPr>
        <w:t>Analog communications</w:t>
      </w:r>
    </w:p>
    <w:p w:rsidR="008E5276" w:rsidRDefault="008142FB" w:rsidP="00425850">
      <w:pPr>
        <w:pStyle w:val="Corps"/>
        <w:numPr>
          <w:ilvl w:val="0"/>
          <w:numId w:val="83"/>
        </w:numPr>
        <w:spacing w:before="120"/>
        <w:ind w:hanging="357"/>
        <w:rPr>
          <w:lang w:val="en-GB"/>
        </w:rPr>
      </w:pPr>
      <w:r>
        <w:rPr>
          <w:lang w:val="en-GB"/>
        </w:rPr>
        <w:t>As r</w:t>
      </w:r>
      <w:r w:rsidR="00611F90">
        <w:rPr>
          <w:lang w:val="en-GB"/>
        </w:rPr>
        <w:t xml:space="preserve">eceiver: noiselessness and accuracy of all </w:t>
      </w:r>
      <w:proofErr w:type="spellStart"/>
      <w:r w:rsidR="00611F90">
        <w:rPr>
          <w:lang w:val="en-GB"/>
        </w:rPr>
        <w:t>analog</w:t>
      </w:r>
      <w:proofErr w:type="spellEnd"/>
      <w:r w:rsidR="00611F90">
        <w:rPr>
          <w:lang w:val="en-GB"/>
        </w:rPr>
        <w:t xml:space="preserve"> values </w:t>
      </w:r>
      <w:r>
        <w:rPr>
          <w:lang w:val="en-GB"/>
        </w:rPr>
        <w:t xml:space="preserve">to be </w:t>
      </w:r>
      <w:r w:rsidR="00611F90">
        <w:rPr>
          <w:lang w:val="en-GB"/>
        </w:rPr>
        <w:t>scanned and quantized</w:t>
      </w:r>
      <w:r w:rsidR="000A6547">
        <w:rPr>
          <w:lang w:val="en-GB"/>
        </w:rPr>
        <w:t xml:space="preserve"> by F_CM</w:t>
      </w:r>
      <w:r>
        <w:rPr>
          <w:lang w:val="en-GB"/>
        </w:rPr>
        <w:t>.</w:t>
      </w:r>
      <w:r w:rsidR="00611F90">
        <w:rPr>
          <w:lang w:val="en-GB"/>
        </w:rPr>
        <w:t xml:space="preserve"> </w:t>
      </w:r>
    </w:p>
    <w:p w:rsidR="008E5276" w:rsidRDefault="008E5276" w:rsidP="008E5276">
      <w:pPr>
        <w:pStyle w:val="Corps"/>
        <w:rPr>
          <w:b/>
          <w:lang w:val="en-GB"/>
        </w:rPr>
      </w:pPr>
      <w:r>
        <w:rPr>
          <w:b/>
          <w:lang w:val="en-GB"/>
        </w:rPr>
        <w:t>Digital communications</w:t>
      </w:r>
    </w:p>
    <w:p w:rsidR="008E5276" w:rsidRDefault="00611F90" w:rsidP="00425850">
      <w:pPr>
        <w:pStyle w:val="Corps"/>
        <w:numPr>
          <w:ilvl w:val="0"/>
          <w:numId w:val="84"/>
        </w:numPr>
        <w:spacing w:before="120"/>
        <w:ind w:hanging="357"/>
        <w:rPr>
          <w:lang w:val="en-GB"/>
        </w:rPr>
      </w:pPr>
      <w:r>
        <w:rPr>
          <w:lang w:val="en-GB"/>
        </w:rPr>
        <w:t xml:space="preserve">The bus manager meets its specifications: </w:t>
      </w:r>
      <w:r w:rsidR="000A6547">
        <w:rPr>
          <w:lang w:val="en-GB"/>
        </w:rPr>
        <w:t>conformance</w:t>
      </w:r>
      <w:r>
        <w:rPr>
          <w:lang w:val="en-GB"/>
        </w:rPr>
        <w:t xml:space="preserve"> to the </w:t>
      </w:r>
      <w:r w:rsidR="00F7736D">
        <w:rPr>
          <w:lang w:val="en-GB"/>
        </w:rPr>
        <w:t>scheduling policy</w:t>
      </w:r>
      <w:r>
        <w:rPr>
          <w:lang w:val="en-GB"/>
        </w:rPr>
        <w:t xml:space="preserve">, causal ordering </w:t>
      </w:r>
      <w:r w:rsidR="00F7736D">
        <w:rPr>
          <w:lang w:val="en-GB"/>
        </w:rPr>
        <w:t xml:space="preserve">of events </w:t>
      </w:r>
      <w:r>
        <w:rPr>
          <w:lang w:val="en-GB"/>
        </w:rPr>
        <w:t xml:space="preserve">ensured, timeliness ensured, </w:t>
      </w:r>
    </w:p>
    <w:p w:rsidR="00611F90" w:rsidRPr="008E5276" w:rsidRDefault="00F7736D" w:rsidP="00425850">
      <w:pPr>
        <w:pStyle w:val="Corps"/>
        <w:numPr>
          <w:ilvl w:val="0"/>
          <w:numId w:val="84"/>
        </w:numPr>
        <w:spacing w:before="120"/>
        <w:ind w:hanging="357"/>
        <w:rPr>
          <w:lang w:val="en-GB"/>
        </w:rPr>
      </w:pPr>
      <w:r>
        <w:rPr>
          <w:lang w:val="en-GB"/>
        </w:rPr>
        <w:t>Similarly, a</w:t>
      </w:r>
      <w:r w:rsidR="00611F90">
        <w:rPr>
          <w:lang w:val="en-GB"/>
        </w:rPr>
        <w:t xml:space="preserve">ll </w:t>
      </w:r>
      <w:r w:rsidR="000A6547">
        <w:rPr>
          <w:lang w:val="en-GB"/>
        </w:rPr>
        <w:t>emitters</w:t>
      </w:r>
      <w:r w:rsidR="00611F90">
        <w:rPr>
          <w:lang w:val="en-GB"/>
        </w:rPr>
        <w:t xml:space="preserve"> </w:t>
      </w:r>
      <w:r w:rsidR="000A6547">
        <w:rPr>
          <w:lang w:val="en-GB"/>
        </w:rPr>
        <w:t>of</w:t>
      </w:r>
      <w:r w:rsidR="00611F90">
        <w:rPr>
          <w:lang w:val="en-GB"/>
        </w:rPr>
        <w:t xml:space="preserve"> the n</w:t>
      </w:r>
      <w:r>
        <w:rPr>
          <w:lang w:val="en-GB"/>
        </w:rPr>
        <w:t xml:space="preserve">etwork </w:t>
      </w:r>
      <w:r w:rsidR="000A6547">
        <w:rPr>
          <w:lang w:val="en-GB"/>
        </w:rPr>
        <w:t>are conformant to</w:t>
      </w:r>
      <w:r>
        <w:rPr>
          <w:lang w:val="en-GB"/>
        </w:rPr>
        <w:t xml:space="preserve"> their specification</w:t>
      </w:r>
      <w:r w:rsidR="000A6547">
        <w:rPr>
          <w:lang w:val="en-GB"/>
        </w:rPr>
        <w:t xml:space="preserve"> (</w:t>
      </w:r>
      <w:r w:rsidR="00611F90">
        <w:rPr>
          <w:lang w:val="en-GB"/>
        </w:rPr>
        <w:t>schedule</w:t>
      </w:r>
      <w:r w:rsidR="000A6547">
        <w:rPr>
          <w:lang w:val="en-GB"/>
        </w:rPr>
        <w:t>, timeliness, causal ordering)</w:t>
      </w:r>
      <w:r w:rsidR="00611F90">
        <w:rPr>
          <w:lang w:val="en-GB"/>
        </w:rPr>
        <w:t>.</w:t>
      </w:r>
    </w:p>
    <w:p w:rsidR="006F6FD8" w:rsidRDefault="006F6FD8" w:rsidP="006F6FD8">
      <w:pPr>
        <w:pStyle w:val="Heading6"/>
        <w:rPr>
          <w:lang w:val="en-GB"/>
        </w:rPr>
      </w:pPr>
      <w:r>
        <w:rPr>
          <w:lang w:val="en-GB"/>
        </w:rPr>
        <w:t>Guarantees</w:t>
      </w:r>
    </w:p>
    <w:p w:rsidR="00781B14" w:rsidRDefault="00781B14" w:rsidP="00B321D4">
      <w:pPr>
        <w:pStyle w:val="Corps"/>
        <w:spacing w:before="120"/>
        <w:rPr>
          <w:b/>
          <w:lang w:val="en-GB"/>
        </w:rPr>
      </w:pPr>
      <w:r>
        <w:rPr>
          <w:b/>
          <w:lang w:val="en-GB"/>
        </w:rPr>
        <w:t>Analog communications</w:t>
      </w:r>
    </w:p>
    <w:p w:rsidR="00781B14" w:rsidRDefault="00781B14" w:rsidP="00425850">
      <w:pPr>
        <w:pStyle w:val="Corps"/>
        <w:numPr>
          <w:ilvl w:val="0"/>
          <w:numId w:val="85"/>
        </w:numPr>
        <w:spacing w:before="120"/>
        <w:ind w:left="1418" w:hanging="425"/>
        <w:rPr>
          <w:lang w:val="en-GB"/>
        </w:rPr>
      </w:pPr>
      <w:r>
        <w:rPr>
          <w:lang w:val="en-GB"/>
        </w:rPr>
        <w:t xml:space="preserve">As emitter: noiselessness and accuracy of all </w:t>
      </w:r>
      <w:r w:rsidR="00DB139A">
        <w:rPr>
          <w:lang w:val="en-GB"/>
        </w:rPr>
        <w:t xml:space="preserve">the </w:t>
      </w:r>
      <w:proofErr w:type="spellStart"/>
      <w:r w:rsidR="00B321D4">
        <w:rPr>
          <w:lang w:val="en-GB"/>
        </w:rPr>
        <w:t>analog</w:t>
      </w:r>
      <w:proofErr w:type="spellEnd"/>
      <w:r w:rsidR="00B321D4">
        <w:rPr>
          <w:lang w:val="en-GB"/>
        </w:rPr>
        <w:t xml:space="preserve"> signals that are modulations of the </w:t>
      </w:r>
      <w:r>
        <w:rPr>
          <w:lang w:val="en-GB"/>
        </w:rPr>
        <w:t xml:space="preserve">digital values. </w:t>
      </w:r>
    </w:p>
    <w:p w:rsidR="00781B14" w:rsidRDefault="00781B14" w:rsidP="00781B14">
      <w:pPr>
        <w:pStyle w:val="Corps"/>
        <w:rPr>
          <w:b/>
          <w:lang w:val="en-GB"/>
        </w:rPr>
      </w:pPr>
      <w:r>
        <w:rPr>
          <w:b/>
          <w:lang w:val="en-GB"/>
        </w:rPr>
        <w:t>Digital communications</w:t>
      </w:r>
    </w:p>
    <w:p w:rsidR="001E4E25" w:rsidRDefault="001E4E25" w:rsidP="00425850">
      <w:pPr>
        <w:pStyle w:val="Corps"/>
        <w:numPr>
          <w:ilvl w:val="0"/>
          <w:numId w:val="85"/>
        </w:numPr>
        <w:spacing w:before="120"/>
        <w:ind w:left="1418" w:hanging="425"/>
        <w:rPr>
          <w:lang w:val="en-GB"/>
        </w:rPr>
      </w:pPr>
      <w:r>
        <w:rPr>
          <w:lang w:val="en-GB"/>
        </w:rPr>
        <w:t>F_CM meets its E/R slot constraints, as defined at bus management level</w:t>
      </w:r>
      <w:r w:rsidR="00792C17">
        <w:rPr>
          <w:lang w:val="en-GB"/>
        </w:rPr>
        <w:t xml:space="preserve"> (frames of the message scheduling policy)</w:t>
      </w:r>
      <w:r>
        <w:rPr>
          <w:lang w:val="en-GB"/>
        </w:rPr>
        <w:t xml:space="preserve">, </w:t>
      </w:r>
    </w:p>
    <w:p w:rsidR="00781B14" w:rsidRDefault="001E4E25" w:rsidP="00425850">
      <w:pPr>
        <w:pStyle w:val="Corps"/>
        <w:numPr>
          <w:ilvl w:val="0"/>
          <w:numId w:val="85"/>
        </w:numPr>
        <w:spacing w:before="120"/>
        <w:ind w:left="1418" w:hanging="425"/>
        <w:rPr>
          <w:lang w:val="en-GB"/>
        </w:rPr>
      </w:pPr>
      <w:r>
        <w:rPr>
          <w:lang w:val="en-GB"/>
        </w:rPr>
        <w:t xml:space="preserve">As sender F_CM is non </w:t>
      </w:r>
      <w:proofErr w:type="spellStart"/>
      <w:r>
        <w:rPr>
          <w:lang w:val="en-GB"/>
        </w:rPr>
        <w:t>lossy</w:t>
      </w:r>
      <w:proofErr w:type="spellEnd"/>
      <w:r w:rsidR="00781B14">
        <w:rPr>
          <w:lang w:val="en-GB"/>
        </w:rPr>
        <w:t xml:space="preserve">, </w:t>
      </w:r>
    </w:p>
    <w:p w:rsidR="001E4E25" w:rsidRDefault="001E4E25" w:rsidP="00425850">
      <w:pPr>
        <w:pStyle w:val="Corps"/>
        <w:numPr>
          <w:ilvl w:val="0"/>
          <w:numId w:val="85"/>
        </w:numPr>
        <w:spacing w:before="120"/>
        <w:ind w:left="1418" w:hanging="425"/>
        <w:rPr>
          <w:lang w:val="en-GB"/>
        </w:rPr>
      </w:pPr>
      <w:r>
        <w:rPr>
          <w:lang w:val="en-GB"/>
        </w:rPr>
        <w:lastRenderedPageBreak/>
        <w:t xml:space="preserve">F_CM </w:t>
      </w:r>
      <w:r w:rsidR="00792C17">
        <w:rPr>
          <w:lang w:val="en-GB"/>
        </w:rPr>
        <w:t>ensures</w:t>
      </w:r>
      <w:r>
        <w:rPr>
          <w:lang w:val="en-GB"/>
        </w:rPr>
        <w:t xml:space="preserve"> content integrity on all the emitted messages</w:t>
      </w:r>
      <w:r w:rsidR="00D72FB7">
        <w:rPr>
          <w:lang w:val="en-GB"/>
        </w:rPr>
        <w:t xml:space="preserve"> (</w:t>
      </w:r>
      <w:r w:rsidR="000772C0">
        <w:rPr>
          <w:lang w:val="en-GB"/>
        </w:rPr>
        <w:t xml:space="preserve">transfers </w:t>
      </w:r>
      <w:r w:rsidR="00D72FB7">
        <w:rPr>
          <w:lang w:val="en-GB"/>
        </w:rPr>
        <w:t xml:space="preserve">from </w:t>
      </w:r>
      <w:r w:rsidR="00FE1A0A">
        <w:rPr>
          <w:lang w:val="en-GB"/>
        </w:rPr>
        <w:t xml:space="preserve">ECU’s </w:t>
      </w:r>
      <w:r w:rsidR="00D72FB7">
        <w:rPr>
          <w:lang w:val="en-GB"/>
        </w:rPr>
        <w:t>internal memory to the physical layer)</w:t>
      </w:r>
      <w:r w:rsidR="00792C17">
        <w:rPr>
          <w:lang w:val="en-GB"/>
        </w:rPr>
        <w:t>,</w:t>
      </w:r>
    </w:p>
    <w:p w:rsidR="00781B14" w:rsidRDefault="00E127B1" w:rsidP="00425850">
      <w:pPr>
        <w:pStyle w:val="Corps"/>
        <w:numPr>
          <w:ilvl w:val="0"/>
          <w:numId w:val="84"/>
        </w:numPr>
        <w:spacing w:before="120"/>
        <w:ind w:hanging="436"/>
        <w:rPr>
          <w:lang w:val="en-GB"/>
        </w:rPr>
      </w:pPr>
      <w:r>
        <w:rPr>
          <w:lang w:val="en-GB"/>
        </w:rPr>
        <w:t>the periodic emissions meet their rate and jitter constraints,</w:t>
      </w:r>
    </w:p>
    <w:p w:rsidR="00E127B1" w:rsidRDefault="00E127B1" w:rsidP="00425850">
      <w:pPr>
        <w:pStyle w:val="Corps"/>
        <w:numPr>
          <w:ilvl w:val="0"/>
          <w:numId w:val="84"/>
        </w:numPr>
        <w:spacing w:before="120"/>
        <w:ind w:hanging="436"/>
        <w:rPr>
          <w:lang w:val="en-GB"/>
        </w:rPr>
      </w:pPr>
      <w:r>
        <w:rPr>
          <w:lang w:val="en-GB"/>
        </w:rPr>
        <w:t xml:space="preserve">the </w:t>
      </w:r>
      <w:r w:rsidR="00B50DA6">
        <w:rPr>
          <w:lang w:val="en-GB"/>
        </w:rPr>
        <w:t xml:space="preserve">internal </w:t>
      </w:r>
      <w:r>
        <w:rPr>
          <w:lang w:val="en-GB"/>
        </w:rPr>
        <w:t xml:space="preserve">queuing policy of </w:t>
      </w:r>
      <w:r w:rsidR="00B50DA6">
        <w:rPr>
          <w:lang w:val="en-GB"/>
        </w:rPr>
        <w:t xml:space="preserve">emitted </w:t>
      </w:r>
      <w:r>
        <w:rPr>
          <w:lang w:val="en-GB"/>
        </w:rPr>
        <w:t>event messages</w:t>
      </w:r>
      <w:r w:rsidR="000772C0">
        <w:rPr>
          <w:lang w:val="en-GB"/>
        </w:rPr>
        <w:t xml:space="preserve"> (</w:t>
      </w:r>
      <w:r w:rsidR="00043C1E">
        <w:rPr>
          <w:lang w:val="en-GB"/>
        </w:rPr>
        <w:t xml:space="preserve">e.g. </w:t>
      </w:r>
      <w:r w:rsidR="000772C0">
        <w:rPr>
          <w:lang w:val="en-GB"/>
        </w:rPr>
        <w:t>FBs) preserves</w:t>
      </w:r>
      <w:r>
        <w:rPr>
          <w:lang w:val="en-GB"/>
        </w:rPr>
        <w:t xml:space="preserve"> causal ordering</w:t>
      </w:r>
      <w:r w:rsidR="00FE1A0A">
        <w:rPr>
          <w:lang w:val="en-GB"/>
        </w:rPr>
        <w:t>,</w:t>
      </w:r>
    </w:p>
    <w:p w:rsidR="00B50DA6" w:rsidRDefault="006F2223" w:rsidP="00425850">
      <w:pPr>
        <w:pStyle w:val="Corps"/>
        <w:numPr>
          <w:ilvl w:val="0"/>
          <w:numId w:val="84"/>
        </w:numPr>
        <w:spacing w:before="120"/>
        <w:ind w:hanging="436"/>
        <w:rPr>
          <w:lang w:val="en-GB"/>
        </w:rPr>
      </w:pPr>
      <w:r>
        <w:rPr>
          <w:lang w:val="en-GB"/>
        </w:rPr>
        <w:t xml:space="preserve">As </w:t>
      </w:r>
      <w:r w:rsidR="00B50DA6">
        <w:rPr>
          <w:lang w:val="en-GB"/>
        </w:rPr>
        <w:t>receiver</w:t>
      </w:r>
      <w:r>
        <w:rPr>
          <w:lang w:val="en-GB"/>
        </w:rPr>
        <w:t xml:space="preserve"> F_CM is non </w:t>
      </w:r>
      <w:proofErr w:type="spellStart"/>
      <w:r>
        <w:rPr>
          <w:lang w:val="en-GB"/>
        </w:rPr>
        <w:t>lossy</w:t>
      </w:r>
      <w:proofErr w:type="spellEnd"/>
      <w:r w:rsidR="00B50DA6">
        <w:rPr>
          <w:lang w:val="en-GB"/>
        </w:rPr>
        <w:t>,</w:t>
      </w:r>
    </w:p>
    <w:p w:rsidR="006F2223" w:rsidRDefault="006F2223" w:rsidP="00425850">
      <w:pPr>
        <w:pStyle w:val="Corps"/>
        <w:numPr>
          <w:ilvl w:val="0"/>
          <w:numId w:val="84"/>
        </w:numPr>
        <w:spacing w:before="120"/>
        <w:ind w:hanging="436"/>
        <w:rPr>
          <w:lang w:val="en-GB"/>
        </w:rPr>
      </w:pPr>
      <w:r w:rsidRPr="00B50DA6">
        <w:rPr>
          <w:lang w:val="en-GB"/>
        </w:rPr>
        <w:t>F_CM ensures content integrity on all the received messages (</w:t>
      </w:r>
      <w:r w:rsidR="000772C0">
        <w:rPr>
          <w:lang w:val="en-GB"/>
        </w:rPr>
        <w:t xml:space="preserve">transfers </w:t>
      </w:r>
      <w:r w:rsidRPr="00B50DA6">
        <w:rPr>
          <w:lang w:val="en-GB"/>
        </w:rPr>
        <w:t>from the physical layer to ECU’s internal memory),</w:t>
      </w:r>
    </w:p>
    <w:p w:rsidR="00566E86" w:rsidRPr="00B50DA6" w:rsidRDefault="00566E86" w:rsidP="00425850">
      <w:pPr>
        <w:pStyle w:val="Corps"/>
        <w:numPr>
          <w:ilvl w:val="0"/>
          <w:numId w:val="84"/>
        </w:numPr>
        <w:spacing w:before="120"/>
        <w:ind w:hanging="436"/>
        <w:rPr>
          <w:lang w:val="en-GB"/>
        </w:rPr>
      </w:pPr>
      <w:proofErr w:type="gramStart"/>
      <w:r>
        <w:rPr>
          <w:lang w:val="en-GB"/>
        </w:rPr>
        <w:t>the</w:t>
      </w:r>
      <w:proofErr w:type="gramEnd"/>
      <w:r>
        <w:rPr>
          <w:lang w:val="en-GB"/>
        </w:rPr>
        <w:t xml:space="preserve"> internal queuing policy </w:t>
      </w:r>
      <w:r w:rsidR="000772C0">
        <w:rPr>
          <w:lang w:val="en-GB"/>
        </w:rPr>
        <w:t>and</w:t>
      </w:r>
      <w:r>
        <w:rPr>
          <w:lang w:val="en-GB"/>
        </w:rPr>
        <w:t xml:space="preserve"> time stamping policy of received messages </w:t>
      </w:r>
      <w:r w:rsidR="000772C0">
        <w:rPr>
          <w:lang w:val="en-GB"/>
        </w:rPr>
        <w:t>preserves</w:t>
      </w:r>
      <w:r>
        <w:rPr>
          <w:lang w:val="en-GB"/>
        </w:rPr>
        <w:t xml:space="preserve"> causal ordering.</w:t>
      </w:r>
    </w:p>
    <w:p w:rsidR="006F6FD8" w:rsidRDefault="006F6FD8" w:rsidP="006F6FD8">
      <w:pPr>
        <w:pStyle w:val="Heading5"/>
        <w:rPr>
          <w:lang w:val="en-GB"/>
        </w:rPr>
      </w:pPr>
      <w:r>
        <w:rPr>
          <w:lang w:val="en-GB"/>
        </w:rPr>
        <w:t>Constructive part</w:t>
      </w:r>
    </w:p>
    <w:p w:rsidR="00171CE6" w:rsidRDefault="00171CE6" w:rsidP="00171CE6">
      <w:pPr>
        <w:pStyle w:val="Corps"/>
        <w:rPr>
          <w:lang w:val="en-GB"/>
        </w:rPr>
      </w:pPr>
      <w:r>
        <w:rPr>
          <w:lang w:val="en-GB"/>
        </w:rPr>
        <w:t>Protocol standard dependent (CAN b</w:t>
      </w:r>
      <w:r w:rsidR="004F3D5C">
        <w:rPr>
          <w:lang w:val="en-GB"/>
        </w:rPr>
        <w:t>us, filed bus, AFDX, 1553 etc.)</w:t>
      </w:r>
      <w:r w:rsidR="009B0F85">
        <w:rPr>
          <w:lang w:val="en-GB"/>
        </w:rPr>
        <w:t>.</w:t>
      </w:r>
    </w:p>
    <w:p w:rsidR="00171CE6" w:rsidRPr="00171CE6" w:rsidRDefault="00753BB8" w:rsidP="00171CE6">
      <w:pPr>
        <w:pStyle w:val="Corps"/>
        <w:spacing w:before="0"/>
        <w:rPr>
          <w:lang w:val="en-GB"/>
        </w:rPr>
      </w:pPr>
      <w:proofErr w:type="gramStart"/>
      <w:r>
        <w:rPr>
          <w:lang w:val="en-GB"/>
        </w:rPr>
        <w:t>Will be specified if handling the implementation contract is needed</w:t>
      </w:r>
      <w:r w:rsidR="00A00BF3">
        <w:rPr>
          <w:lang w:val="en-GB"/>
        </w:rPr>
        <w:t>.</w:t>
      </w:r>
      <w:proofErr w:type="gramEnd"/>
    </w:p>
    <w:p w:rsidR="000E5264" w:rsidRDefault="009877E2" w:rsidP="00651423">
      <w:pPr>
        <w:pStyle w:val="Heading4"/>
        <w:spacing w:after="240"/>
        <w:rPr>
          <w:lang w:val="en-GB"/>
        </w:rPr>
      </w:pPr>
      <w:r>
        <w:rPr>
          <w:lang w:val="en-GB"/>
        </w:rPr>
        <w:t>Health Monitoring (EPS.F_HM)</w:t>
      </w:r>
    </w:p>
    <w:p w:rsidR="000F2B85" w:rsidRDefault="000F2B85" w:rsidP="00137402">
      <w:pPr>
        <w:pStyle w:val="Heading5"/>
        <w:spacing w:after="120"/>
        <w:rPr>
          <w:lang w:val="en-GB"/>
        </w:rPr>
      </w:pPr>
      <w:r>
        <w:rPr>
          <w:lang w:val="en-GB"/>
        </w:rPr>
        <w:t>Interface</w:t>
      </w:r>
    </w:p>
    <w:p w:rsidR="00680936" w:rsidRPr="00680936" w:rsidRDefault="00680936" w:rsidP="006A02D1">
      <w:pPr>
        <w:pStyle w:val="Corps"/>
        <w:spacing w:before="120" w:after="240"/>
        <w:rPr>
          <w:lang w:val="en-GB"/>
        </w:rPr>
      </w:pPr>
      <w:r>
        <w:rPr>
          <w:lang w:val="en-GB"/>
        </w:rPr>
        <w:t xml:space="preserve">The input interface is designed to enable </w:t>
      </w:r>
      <w:r w:rsidR="0039152B">
        <w:rPr>
          <w:lang w:val="en-GB"/>
        </w:rPr>
        <w:t>future sensor/actuator diagnosis and trend monitoring. The output interface is limited to what is computed in the first version of the use case: loss</w:t>
      </w:r>
      <w:r w:rsidR="00531585">
        <w:rPr>
          <w:lang w:val="en-GB"/>
        </w:rPr>
        <w:t>es</w:t>
      </w:r>
      <w:r w:rsidR="0039152B">
        <w:rPr>
          <w:lang w:val="en-GB"/>
        </w:rPr>
        <w:t xml:space="preserve"> </w:t>
      </w:r>
      <w:r w:rsidR="00531585">
        <w:rPr>
          <w:lang w:val="en-GB"/>
        </w:rPr>
        <w:t xml:space="preserve">of key propulsion resources sent to F_PC which aggregates </w:t>
      </w:r>
      <w:r w:rsidR="00311F79">
        <w:rPr>
          <w:lang w:val="en-GB"/>
        </w:rPr>
        <w:t xml:space="preserve">them </w:t>
      </w:r>
      <w:r w:rsidR="00531585">
        <w:rPr>
          <w:lang w:val="en-GB"/>
        </w:rPr>
        <w:t xml:space="preserve">with energy </w:t>
      </w:r>
      <w:r w:rsidR="00311F79">
        <w:rPr>
          <w:lang w:val="en-GB"/>
        </w:rPr>
        <w:t>warnings</w:t>
      </w:r>
      <w:r w:rsidR="00531585">
        <w:rPr>
          <w:lang w:val="en-GB"/>
        </w:rPr>
        <w:t xml:space="preserve"> to build the overall propulsion </w:t>
      </w:r>
      <w:r w:rsidR="00B301BC">
        <w:rPr>
          <w:lang w:val="en-GB"/>
        </w:rPr>
        <w:t xml:space="preserve">availability </w:t>
      </w:r>
      <w:r w:rsidR="00531585">
        <w:rPr>
          <w:lang w:val="en-GB"/>
        </w:rPr>
        <w:t>in</w:t>
      </w:r>
      <w:r w:rsidR="00B301BC">
        <w:rPr>
          <w:lang w:val="en-GB"/>
        </w:rPr>
        <w:t>dicator</w:t>
      </w:r>
      <w:r w:rsidR="00531585">
        <w:rPr>
          <w:lang w:val="en-GB"/>
        </w:rPr>
        <w:t xml:space="preserve"> </w:t>
      </w:r>
      <w:r w:rsidR="00B301BC">
        <w:rPr>
          <w:lang w:val="en-GB"/>
        </w:rPr>
        <w:t>(</w:t>
      </w:r>
      <w:proofErr w:type="spellStart"/>
      <w:proofErr w:type="gramStart"/>
      <w:r w:rsidR="00B301BC" w:rsidRPr="00B301BC">
        <w:rPr>
          <w:rFonts w:ascii="Arial" w:hAnsi="Arial" w:cs="Arial"/>
          <w:sz w:val="20"/>
          <w:lang w:val="en-GB"/>
        </w:rPr>
        <w:t>PropulsionOK</w:t>
      </w:r>
      <w:proofErr w:type="spellEnd"/>
      <w:r w:rsidR="00B301BC" w:rsidRPr="00B301BC">
        <w:rPr>
          <w:rFonts w:ascii="Arial" w:hAnsi="Arial" w:cs="Arial"/>
          <w:sz w:val="20"/>
          <w:lang w:val="en-GB"/>
        </w:rPr>
        <w:t>(</w:t>
      </w:r>
      <w:proofErr w:type="gramEnd"/>
      <w:r w:rsidR="00B301BC" w:rsidRPr="00B301BC">
        <w:rPr>
          <w:rFonts w:ascii="Arial" w:hAnsi="Arial" w:cs="Arial"/>
          <w:sz w:val="20"/>
          <w:lang w:val="en-GB"/>
        </w:rPr>
        <w:t>Boolean)</w:t>
      </w:r>
      <w:r w:rsidR="00B301BC">
        <w:rPr>
          <w:lang w:val="en-GB"/>
        </w:rPr>
        <w:t>).</w:t>
      </w:r>
    </w:p>
    <w:tbl>
      <w:tblPr>
        <w:tblStyle w:val="TableGrid"/>
        <w:tblW w:w="0" w:type="auto"/>
        <w:tblInd w:w="709" w:type="dxa"/>
        <w:tblLayout w:type="fixed"/>
        <w:tblLook w:val="04A0" w:firstRow="1" w:lastRow="0" w:firstColumn="1" w:lastColumn="0" w:noHBand="0" w:noVBand="1"/>
      </w:tblPr>
      <w:tblGrid>
        <w:gridCol w:w="3510"/>
        <w:gridCol w:w="1418"/>
        <w:gridCol w:w="2551"/>
        <w:gridCol w:w="1666"/>
      </w:tblGrid>
      <w:tr w:rsidR="00651423" w:rsidRPr="008A3F56" w:rsidTr="00B82485">
        <w:tc>
          <w:tcPr>
            <w:tcW w:w="3510"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proofErr w:type="spellStart"/>
            <w:r>
              <w:rPr>
                <w:rFonts w:ascii="Arial" w:hAnsi="Arial" w:cs="Arial"/>
                <w:sz w:val="20"/>
                <w:lang w:val="en-GB"/>
              </w:rPr>
              <w:t>PEPSvoltageSensor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FBmotor1(Boolean)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proofErr w:type="spellStart"/>
            <w:r>
              <w:rPr>
                <w:rFonts w:ascii="Arial" w:hAnsi="Arial" w:cs="Arial"/>
                <w:sz w:val="20"/>
                <w:lang w:val="en-GB"/>
              </w:rPr>
              <w:t>PEPScurrentSensor</w:t>
            </w:r>
            <w:proofErr w:type="spellEnd"/>
            <w:r>
              <w:rPr>
                <w:rFonts w:ascii="Arial" w:hAnsi="Arial" w:cs="Arial"/>
                <w:sz w:val="20"/>
                <w:lang w:val="en-GB"/>
              </w:rPr>
              <w:t>(</w:t>
            </w:r>
            <w:proofErr w:type="spellStart"/>
            <w:r>
              <w:rPr>
                <w:rFonts w:ascii="Arial" w:hAnsi="Arial" w:cs="Arial"/>
                <w:sz w:val="20"/>
                <w:lang w:val="en-GB"/>
              </w:rPr>
              <w:t>float.A</w:t>
            </w:r>
            <w:proofErr w:type="spellEnd"/>
            <w:r>
              <w:rPr>
                <w:rFonts w:ascii="Arial" w:hAnsi="Arial" w:cs="Arial"/>
                <w:sz w:val="20"/>
                <w:lang w:val="en-GB"/>
              </w:rPr>
              <w:t>)</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FBmotor2(Boolean)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proofErr w:type="spellStart"/>
            <w:r>
              <w:rPr>
                <w:rFonts w:ascii="Arial" w:hAnsi="Arial" w:cs="Arial"/>
                <w:sz w:val="20"/>
                <w:lang w:val="en-GB"/>
              </w:rPr>
              <w:t>FBswitch</w:t>
            </w:r>
            <w:proofErr w:type="spellEnd"/>
            <w:r>
              <w:rPr>
                <w:rFonts w:ascii="Arial" w:hAnsi="Arial" w:cs="Arial"/>
                <w:sz w:val="20"/>
                <w:lang w:val="en-GB"/>
              </w:rPr>
              <w:t>(Boolean)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EB6860" w:rsidRPr="00EB6860" w:rsidTr="00B82485">
        <w:tc>
          <w:tcPr>
            <w:tcW w:w="3510" w:type="dxa"/>
          </w:tcPr>
          <w:p w:rsidR="00EB6860" w:rsidRDefault="00EB6860" w:rsidP="00B82485">
            <w:pPr>
              <w:pStyle w:val="Corps"/>
              <w:spacing w:before="60" w:after="60"/>
              <w:ind w:left="0"/>
              <w:rPr>
                <w:rFonts w:ascii="Arial" w:hAnsi="Arial" w:cs="Arial"/>
                <w:sz w:val="20"/>
                <w:lang w:val="en-GB"/>
              </w:rPr>
            </w:pPr>
            <w:r>
              <w:rPr>
                <w:rFonts w:ascii="Arial" w:hAnsi="Arial" w:cs="Arial"/>
                <w:sz w:val="20"/>
                <w:lang w:val="en-GB"/>
              </w:rPr>
              <w:t>Motor1VoltageSensor(</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B6860" w:rsidRDefault="00EB6860"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EB6860" w:rsidRDefault="00EB6860" w:rsidP="00EB6860">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EB6860" w:rsidRDefault="00EB6860" w:rsidP="00B82485">
            <w:pPr>
              <w:pStyle w:val="Corps"/>
              <w:spacing w:before="60" w:after="60"/>
              <w:ind w:left="0"/>
              <w:rPr>
                <w:rFonts w:ascii="Arial" w:hAnsi="Arial" w:cs="Arial"/>
                <w:sz w:val="20"/>
                <w:lang w:val="en-GB"/>
              </w:rPr>
            </w:pPr>
          </w:p>
        </w:tc>
        <w:tc>
          <w:tcPr>
            <w:tcW w:w="1666" w:type="dxa"/>
          </w:tcPr>
          <w:p w:rsidR="00EB6860" w:rsidRDefault="00EB6860" w:rsidP="00B82485">
            <w:pPr>
              <w:pStyle w:val="Corps"/>
              <w:spacing w:before="60" w:after="60"/>
              <w:ind w:left="0"/>
              <w:jc w:val="center"/>
              <w:rPr>
                <w:rFonts w:ascii="Arial" w:hAnsi="Arial" w:cs="Arial"/>
                <w:sz w:val="20"/>
                <w:lang w:val="en-GB"/>
              </w:rPr>
            </w:pPr>
          </w:p>
        </w:tc>
      </w:tr>
      <w:tr w:rsidR="00EB6860" w:rsidRPr="00EB6860" w:rsidTr="00B82485">
        <w:tc>
          <w:tcPr>
            <w:tcW w:w="3510" w:type="dxa"/>
          </w:tcPr>
          <w:p w:rsidR="00EB6860" w:rsidRDefault="00EB6860" w:rsidP="00B82485">
            <w:pPr>
              <w:pStyle w:val="Corps"/>
              <w:spacing w:before="60" w:after="60"/>
              <w:ind w:left="0"/>
              <w:rPr>
                <w:rFonts w:ascii="Arial" w:hAnsi="Arial" w:cs="Arial"/>
                <w:sz w:val="20"/>
                <w:lang w:val="en-GB"/>
              </w:rPr>
            </w:pPr>
            <w:r>
              <w:rPr>
                <w:rFonts w:ascii="Arial" w:hAnsi="Arial" w:cs="Arial"/>
                <w:sz w:val="20"/>
                <w:lang w:val="en-GB"/>
              </w:rPr>
              <w:t>Motor2VoltageSensor(</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B27C5E" w:rsidRDefault="00EB6860" w:rsidP="00B27C5E">
            <w:pPr>
              <w:pStyle w:val="Corps"/>
              <w:spacing w:before="60" w:after="60"/>
              <w:ind w:left="0"/>
              <w:jc w:val="center"/>
              <w:rPr>
                <w:rFonts w:ascii="Arial" w:hAnsi="Arial" w:cs="Arial"/>
                <w:sz w:val="20"/>
                <w:lang w:val="en-GB"/>
              </w:rPr>
            </w:pPr>
            <w:r>
              <w:rPr>
                <w:rFonts w:ascii="Arial" w:hAnsi="Arial" w:cs="Arial"/>
                <w:sz w:val="20"/>
                <w:lang w:val="en-GB"/>
              </w:rPr>
              <w:t>EPS.F_PT.</w:t>
            </w:r>
          </w:p>
          <w:p w:rsidR="00EB6860" w:rsidRDefault="00EB6860" w:rsidP="00B27C5E">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EB6860" w:rsidRDefault="00EB6860" w:rsidP="00B82485">
            <w:pPr>
              <w:pStyle w:val="Corps"/>
              <w:spacing w:before="60" w:after="60"/>
              <w:ind w:left="0"/>
              <w:rPr>
                <w:rFonts w:ascii="Arial" w:hAnsi="Arial" w:cs="Arial"/>
                <w:sz w:val="20"/>
                <w:lang w:val="en-GB"/>
              </w:rPr>
            </w:pPr>
          </w:p>
        </w:tc>
        <w:tc>
          <w:tcPr>
            <w:tcW w:w="1666" w:type="dxa"/>
          </w:tcPr>
          <w:p w:rsidR="00EB6860" w:rsidRDefault="00EB6860"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r>
              <w:rPr>
                <w:rFonts w:ascii="Arial" w:hAnsi="Arial" w:cs="Arial"/>
                <w:sz w:val="20"/>
                <w:lang w:val="en-GB"/>
              </w:rPr>
              <w:t>Motor1VoltageCommand(</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r>
              <w:rPr>
                <w:rFonts w:ascii="Arial" w:hAnsi="Arial" w:cs="Arial"/>
                <w:sz w:val="20"/>
                <w:lang w:val="en-GB"/>
              </w:rPr>
              <w:t>Motor2VoltageCommand(</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proofErr w:type="spellStart"/>
            <w:r>
              <w:rPr>
                <w:rFonts w:ascii="Arial" w:hAnsi="Arial" w:cs="Arial"/>
                <w:sz w:val="20"/>
                <w:lang w:val="en-GB"/>
              </w:rPr>
              <w:t>SwitchConfiguration</w:t>
            </w:r>
            <w:proofErr w:type="spellEnd"/>
            <w:r>
              <w:rPr>
                <w:rFonts w:ascii="Arial" w:hAnsi="Arial" w:cs="Arial"/>
                <w:sz w:val="20"/>
                <w:lang w:val="en-GB"/>
              </w:rPr>
              <w:t>({‘1-12’,’1-1’,’1-2’,’2-12’,’2-1’,’2-2’})</w:t>
            </w:r>
          </w:p>
        </w:tc>
        <w:tc>
          <w:tcPr>
            <w:tcW w:w="1418" w:type="dxa"/>
          </w:tcPr>
          <w:p w:rsidR="00B27C5E" w:rsidRDefault="001A6911" w:rsidP="00B27C5E">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27C5E">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sidRPr="00DF1B49">
              <w:rPr>
                <w:rFonts w:ascii="Arial" w:hAnsi="Arial" w:cs="Arial"/>
                <w:sz w:val="20"/>
                <w:lang w:val="en-GB"/>
              </w:rPr>
              <w:t>F_CM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sidRPr="00DF1B49">
              <w:rPr>
                <w:rFonts w:ascii="Arial" w:hAnsi="Arial" w:cs="Arial"/>
                <w:sz w:val="20"/>
                <w:lang w:val="en-GB"/>
              </w:rPr>
              <w:lastRenderedPageBreak/>
              <w:t>F_CM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proofErr w:type="spellStart"/>
            <w:r>
              <w:rPr>
                <w:rFonts w:ascii="Arial" w:hAnsi="Arial" w:cs="Arial"/>
                <w:sz w:val="20"/>
                <w:lang w:val="en-GB"/>
              </w:rPr>
              <w:lastRenderedPageBreak/>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Pr>
                <w:rFonts w:ascii="Arial" w:hAnsi="Arial" w:cs="Arial"/>
                <w:sz w:val="20"/>
                <w:lang w:val="en-GB"/>
              </w:rPr>
              <w:t>F</w:t>
            </w:r>
            <w:r w:rsidRPr="00DF1B49">
              <w:rPr>
                <w:rFonts w:ascii="Arial" w:hAnsi="Arial" w:cs="Arial"/>
                <w:sz w:val="20"/>
                <w:lang w:val="en-GB"/>
              </w:rPr>
              <w:t>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961433" w:rsidRPr="00EB6860" w:rsidTr="00B82485">
        <w:tc>
          <w:tcPr>
            <w:tcW w:w="3510" w:type="dxa"/>
          </w:tcPr>
          <w:p w:rsidR="00961433" w:rsidRDefault="00961433" w:rsidP="00B82485">
            <w:pPr>
              <w:pStyle w:val="Corps"/>
              <w:spacing w:before="60" w:after="60"/>
              <w:ind w:left="0"/>
              <w:rPr>
                <w:rFonts w:ascii="Arial" w:hAnsi="Arial" w:cs="Arial"/>
                <w:sz w:val="20"/>
                <w:lang w:val="en-GB"/>
              </w:rPr>
            </w:pPr>
            <w:proofErr w:type="spellStart"/>
            <w:proofErr w:type="gramStart"/>
            <w:r>
              <w:rPr>
                <w:rFonts w:ascii="Arial" w:hAnsi="Arial" w:cs="Arial"/>
                <w:sz w:val="20"/>
                <w:lang w:val="en-GB"/>
              </w:rPr>
              <w:t>PEPSestimatedCapacity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1418" w:type="dxa"/>
          </w:tcPr>
          <w:p w:rsidR="00157EA0" w:rsidRDefault="00157EA0" w:rsidP="00157EA0">
            <w:pPr>
              <w:jc w:val="center"/>
              <w:rPr>
                <w:rFonts w:ascii="Arial" w:hAnsi="Arial" w:cs="Arial"/>
                <w:sz w:val="20"/>
                <w:lang w:val="en-GB"/>
              </w:rPr>
            </w:pPr>
            <w:r w:rsidRPr="00DF1B49">
              <w:rPr>
                <w:rFonts w:ascii="Arial" w:hAnsi="Arial" w:cs="Arial"/>
                <w:sz w:val="20"/>
                <w:lang w:val="en-GB"/>
              </w:rPr>
              <w:t>EPS.F_PT.</w:t>
            </w:r>
          </w:p>
          <w:p w:rsidR="00961433" w:rsidRDefault="00157EA0" w:rsidP="00B82485">
            <w:pPr>
              <w:pStyle w:val="Corps"/>
              <w:spacing w:before="60" w:after="60"/>
              <w:ind w:left="0"/>
              <w:jc w:val="center"/>
              <w:rPr>
                <w:rFonts w:ascii="Arial" w:hAnsi="Arial" w:cs="Arial"/>
                <w:sz w:val="20"/>
                <w:lang w:val="en-GB"/>
              </w:rPr>
            </w:pPr>
            <w:r>
              <w:rPr>
                <w:rFonts w:ascii="Arial" w:hAnsi="Arial" w:cs="Arial"/>
                <w:sz w:val="20"/>
                <w:lang w:val="en-GB"/>
              </w:rPr>
              <w:t>F_EM</w:t>
            </w:r>
          </w:p>
        </w:tc>
        <w:tc>
          <w:tcPr>
            <w:tcW w:w="2551" w:type="dxa"/>
          </w:tcPr>
          <w:p w:rsidR="00961433" w:rsidRDefault="00961433" w:rsidP="00B82485">
            <w:pPr>
              <w:pStyle w:val="Corps"/>
              <w:spacing w:before="60" w:after="60"/>
              <w:ind w:left="0"/>
              <w:rPr>
                <w:rFonts w:ascii="Arial" w:hAnsi="Arial" w:cs="Arial"/>
                <w:sz w:val="20"/>
                <w:lang w:val="en-GB"/>
              </w:rPr>
            </w:pPr>
          </w:p>
        </w:tc>
        <w:tc>
          <w:tcPr>
            <w:tcW w:w="1666" w:type="dxa"/>
          </w:tcPr>
          <w:p w:rsidR="00961433" w:rsidRDefault="00961433" w:rsidP="00B82485">
            <w:pPr>
              <w:pStyle w:val="Corps"/>
              <w:spacing w:before="60" w:after="60"/>
              <w:ind w:left="0"/>
              <w:jc w:val="center"/>
              <w:rPr>
                <w:rFonts w:ascii="Arial" w:hAnsi="Arial" w:cs="Arial"/>
                <w:sz w:val="20"/>
                <w:lang w:val="en-GB"/>
              </w:rPr>
            </w:pPr>
          </w:p>
        </w:tc>
      </w:tr>
      <w:tr w:rsidR="00961433" w:rsidRPr="00EB6860" w:rsidTr="00B82485">
        <w:tc>
          <w:tcPr>
            <w:tcW w:w="3510" w:type="dxa"/>
          </w:tcPr>
          <w:p w:rsidR="00961433" w:rsidRDefault="00961433" w:rsidP="00B82485">
            <w:pPr>
              <w:pStyle w:val="Corps"/>
              <w:spacing w:before="60" w:after="60"/>
              <w:ind w:left="0"/>
              <w:rPr>
                <w:rFonts w:ascii="Arial" w:hAnsi="Arial" w:cs="Arial"/>
                <w:sz w:val="20"/>
                <w:lang w:val="en-GB"/>
              </w:rPr>
            </w:pPr>
            <w:proofErr w:type="spellStart"/>
            <w:proofErr w:type="gramStart"/>
            <w:r>
              <w:rPr>
                <w:rFonts w:ascii="Arial" w:hAnsi="Arial" w:cs="Arial"/>
                <w:sz w:val="20"/>
                <w:lang w:val="en-GB"/>
              </w:rPr>
              <w:t>SEPSestimatedCapacity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1418" w:type="dxa"/>
          </w:tcPr>
          <w:p w:rsidR="00157EA0" w:rsidRDefault="00157EA0" w:rsidP="00157EA0">
            <w:pPr>
              <w:jc w:val="center"/>
              <w:rPr>
                <w:rFonts w:ascii="Arial" w:hAnsi="Arial" w:cs="Arial"/>
                <w:sz w:val="20"/>
                <w:lang w:val="en-GB"/>
              </w:rPr>
            </w:pPr>
            <w:r w:rsidRPr="00DF1B49">
              <w:rPr>
                <w:rFonts w:ascii="Arial" w:hAnsi="Arial" w:cs="Arial"/>
                <w:sz w:val="20"/>
                <w:lang w:val="en-GB"/>
              </w:rPr>
              <w:t>EPS.F_PT.</w:t>
            </w:r>
          </w:p>
          <w:p w:rsidR="00961433" w:rsidRDefault="00157EA0" w:rsidP="00B82485">
            <w:pPr>
              <w:pStyle w:val="Corps"/>
              <w:spacing w:before="60" w:after="60"/>
              <w:ind w:left="0"/>
              <w:jc w:val="center"/>
              <w:rPr>
                <w:rFonts w:ascii="Arial" w:hAnsi="Arial" w:cs="Arial"/>
                <w:sz w:val="20"/>
                <w:lang w:val="en-GB"/>
              </w:rPr>
            </w:pPr>
            <w:r>
              <w:rPr>
                <w:rFonts w:ascii="Arial" w:hAnsi="Arial" w:cs="Arial"/>
                <w:sz w:val="20"/>
                <w:lang w:val="en-GB"/>
              </w:rPr>
              <w:t>F_EM</w:t>
            </w:r>
          </w:p>
        </w:tc>
        <w:tc>
          <w:tcPr>
            <w:tcW w:w="2551" w:type="dxa"/>
          </w:tcPr>
          <w:p w:rsidR="00961433" w:rsidRDefault="00961433" w:rsidP="00B82485">
            <w:pPr>
              <w:pStyle w:val="Corps"/>
              <w:spacing w:before="60" w:after="60"/>
              <w:ind w:left="0"/>
              <w:rPr>
                <w:rFonts w:ascii="Arial" w:hAnsi="Arial" w:cs="Arial"/>
                <w:sz w:val="20"/>
                <w:lang w:val="en-GB"/>
              </w:rPr>
            </w:pPr>
          </w:p>
        </w:tc>
        <w:tc>
          <w:tcPr>
            <w:tcW w:w="1666" w:type="dxa"/>
          </w:tcPr>
          <w:p w:rsidR="00961433" w:rsidRDefault="00961433" w:rsidP="00B82485">
            <w:pPr>
              <w:pStyle w:val="Corps"/>
              <w:spacing w:before="60" w:after="60"/>
              <w:ind w:left="0"/>
              <w:jc w:val="center"/>
              <w:rPr>
                <w:rFonts w:ascii="Arial" w:hAnsi="Arial" w:cs="Arial"/>
                <w:sz w:val="20"/>
                <w:lang w:val="en-GB"/>
              </w:rPr>
            </w:pPr>
          </w:p>
        </w:tc>
      </w:tr>
    </w:tbl>
    <w:p w:rsidR="00836147" w:rsidRDefault="00786BA3" w:rsidP="00786BA3">
      <w:pPr>
        <w:pStyle w:val="Heading5"/>
        <w:rPr>
          <w:lang w:val="en-GB"/>
        </w:rPr>
      </w:pPr>
      <w:r>
        <w:rPr>
          <w:lang w:val="en-GB"/>
        </w:rPr>
        <w:t>Design Rational</w:t>
      </w:r>
    </w:p>
    <w:p w:rsidR="00786BA3" w:rsidRDefault="002F41BA" w:rsidP="00786BA3">
      <w:pPr>
        <w:pStyle w:val="Corps"/>
        <w:rPr>
          <w:b/>
          <w:lang w:val="en-GB"/>
        </w:rPr>
      </w:pPr>
      <w:r w:rsidRPr="002F41BA">
        <w:rPr>
          <w:b/>
          <w:lang w:val="en-GB"/>
        </w:rPr>
        <w:t>Motor</w:t>
      </w:r>
      <w:r w:rsidR="00C600D5">
        <w:rPr>
          <w:b/>
          <w:lang w:val="en-GB"/>
        </w:rPr>
        <w:t>s’</w:t>
      </w:r>
      <w:r w:rsidRPr="002F41BA">
        <w:rPr>
          <w:b/>
          <w:lang w:val="en-GB"/>
        </w:rPr>
        <w:t xml:space="preserve"> Failure Bits</w:t>
      </w:r>
    </w:p>
    <w:p w:rsidR="00B624D8" w:rsidRPr="002F41BA" w:rsidRDefault="00C600D5" w:rsidP="00A603B7">
      <w:pPr>
        <w:ind w:left="709"/>
        <w:jc w:val="both"/>
        <w:rPr>
          <w:lang w:val="en-GB"/>
        </w:rPr>
      </w:pPr>
      <w:r>
        <w:rPr>
          <w:lang w:val="en-GB"/>
        </w:rPr>
        <w:t>When a motor is failing</w:t>
      </w:r>
      <w:r w:rsidR="00A92061">
        <w:rPr>
          <w:lang w:val="en-GB"/>
        </w:rPr>
        <w:t>,</w:t>
      </w:r>
      <w:r>
        <w:rPr>
          <w:lang w:val="en-GB"/>
        </w:rPr>
        <w:t xml:space="preserve"> it is supposed to deliver less torque </w:t>
      </w:r>
      <w:r w:rsidR="002B562C">
        <w:rPr>
          <w:lang w:val="en-GB"/>
        </w:rPr>
        <w:t xml:space="preserve">with greater </w:t>
      </w:r>
      <w:r>
        <w:rPr>
          <w:lang w:val="en-GB"/>
        </w:rPr>
        <w:t>current</w:t>
      </w:r>
      <w:r w:rsidR="002B562C">
        <w:rPr>
          <w:lang w:val="en-GB"/>
        </w:rPr>
        <w:t xml:space="preserve"> consumption</w:t>
      </w:r>
      <w:r>
        <w:rPr>
          <w:lang w:val="en-GB"/>
        </w:rPr>
        <w:t xml:space="preserve">. The trend to </w:t>
      </w:r>
      <w:r w:rsidR="00A647C7">
        <w:rPr>
          <w:lang w:val="en-GB"/>
        </w:rPr>
        <w:t>higher energy consumption</w:t>
      </w:r>
      <w:r>
        <w:rPr>
          <w:lang w:val="en-GB"/>
        </w:rPr>
        <w:t xml:space="preserve"> can only be detected by a small drop</w:t>
      </w:r>
      <w:r w:rsidR="00A647C7">
        <w:rPr>
          <w:lang w:val="en-GB"/>
        </w:rPr>
        <w:t xml:space="preserve"> of </w:t>
      </w:r>
      <w:r>
        <w:rPr>
          <w:lang w:val="en-GB"/>
        </w:rPr>
        <w:t>tension at motors’ input ports</w:t>
      </w:r>
      <w:r w:rsidR="00A92061">
        <w:rPr>
          <w:lang w:val="en-GB"/>
        </w:rPr>
        <w:t xml:space="preserve"> (no current sensor at motor inlet)</w:t>
      </w:r>
      <w:r w:rsidR="00A603B7">
        <w:rPr>
          <w:lang w:val="en-GB"/>
        </w:rPr>
        <w:t xml:space="preserve">. This threshold-based diagnostic is not robust in transients. It has to be applied </w:t>
      </w:r>
      <w:r w:rsidR="00A603B7" w:rsidRPr="00A603B7">
        <w:rPr>
          <w:i/>
          <w:lang w:val="en-GB"/>
        </w:rPr>
        <w:t>only</w:t>
      </w:r>
      <w:r w:rsidR="00A647C7">
        <w:rPr>
          <w:lang w:val="en-GB"/>
        </w:rPr>
        <w:t xml:space="preserve"> </w:t>
      </w:r>
      <w:r w:rsidR="00A647C7" w:rsidRPr="00A603B7">
        <w:rPr>
          <w:i/>
          <w:lang w:val="en-GB"/>
        </w:rPr>
        <w:t>in steady state conditions</w:t>
      </w:r>
      <w:r>
        <w:rPr>
          <w:lang w:val="en-GB"/>
        </w:rPr>
        <w:t xml:space="preserve">. F_HM compares </w:t>
      </w:r>
      <w:proofErr w:type="spellStart"/>
      <w:r w:rsidRPr="00A603B7">
        <w:rPr>
          <w:rFonts w:ascii="Arial" w:hAnsi="Arial" w:cs="Arial"/>
          <w:sz w:val="20"/>
          <w:lang w:val="en-GB"/>
        </w:rPr>
        <w:t>Motori</w:t>
      </w:r>
      <w:r w:rsidR="00A603B7">
        <w:rPr>
          <w:rFonts w:ascii="Arial" w:hAnsi="Arial" w:cs="Arial"/>
          <w:sz w:val="20"/>
          <w:lang w:val="en-GB"/>
        </w:rPr>
        <w:t>VoltageCommand</w:t>
      </w:r>
      <w:proofErr w:type="spellEnd"/>
      <w:r>
        <w:rPr>
          <w:lang w:val="en-GB"/>
        </w:rPr>
        <w:t xml:space="preserve"> to </w:t>
      </w:r>
      <w:proofErr w:type="spellStart"/>
      <w:r w:rsidRPr="00A603B7">
        <w:rPr>
          <w:rFonts w:ascii="Arial" w:hAnsi="Arial" w:cs="Arial"/>
          <w:sz w:val="20"/>
          <w:lang w:val="en-GB"/>
        </w:rPr>
        <w:t>MotoriVoltageSensor</w:t>
      </w:r>
      <w:proofErr w:type="spellEnd"/>
      <w:r w:rsidR="00A603B7">
        <w:rPr>
          <w:lang w:val="en-GB"/>
        </w:rPr>
        <w:t>, and monitors PEPS</w:t>
      </w:r>
      <w:r w:rsidR="0046554B">
        <w:rPr>
          <w:lang w:val="en-GB"/>
        </w:rPr>
        <w:t>’</w:t>
      </w:r>
      <w:r w:rsidR="00A603B7">
        <w:rPr>
          <w:lang w:val="en-GB"/>
        </w:rPr>
        <w:t xml:space="preserve"> and SEPS</w:t>
      </w:r>
      <w:r w:rsidR="0046554B">
        <w:rPr>
          <w:lang w:val="en-GB"/>
        </w:rPr>
        <w:t>’</w:t>
      </w:r>
      <w:r w:rsidR="00A603B7">
        <w:rPr>
          <w:lang w:val="en-GB"/>
        </w:rPr>
        <w:t xml:space="preserve"> capacities to filter the case where</w:t>
      </w:r>
      <w:r w:rsidR="0046554B">
        <w:rPr>
          <w:lang w:val="en-GB"/>
        </w:rPr>
        <w:t xml:space="preserve"> the cause of</w:t>
      </w:r>
      <w:r w:rsidR="00A603B7">
        <w:rPr>
          <w:lang w:val="en-GB"/>
        </w:rPr>
        <w:t xml:space="preserve"> tension drop is source exhaustion </w:t>
      </w:r>
      <w:r w:rsidR="0046554B">
        <w:rPr>
          <w:lang w:val="en-GB"/>
        </w:rPr>
        <w:t>instead of</w:t>
      </w:r>
      <w:r w:rsidR="00A603B7">
        <w:rPr>
          <w:lang w:val="en-GB"/>
        </w:rPr>
        <w:t xml:space="preserve"> motor</w:t>
      </w:r>
      <w:r w:rsidR="00E00F22">
        <w:rPr>
          <w:lang w:val="en-GB"/>
        </w:rPr>
        <w:t xml:space="preserve"> wear</w:t>
      </w:r>
      <w:r w:rsidR="00A603B7">
        <w:rPr>
          <w:lang w:val="en-GB"/>
        </w:rPr>
        <w:t>.</w:t>
      </w:r>
    </w:p>
    <w:p w:rsidR="002F41BA" w:rsidRDefault="002F41BA" w:rsidP="00786BA3">
      <w:pPr>
        <w:pStyle w:val="Corps"/>
        <w:rPr>
          <w:b/>
          <w:lang w:val="en-GB"/>
        </w:rPr>
      </w:pPr>
      <w:r>
        <w:rPr>
          <w:b/>
          <w:lang w:val="en-GB"/>
        </w:rPr>
        <w:t>Power Switch</w:t>
      </w:r>
      <w:r w:rsidR="00C600D5">
        <w:rPr>
          <w:b/>
          <w:lang w:val="en-GB"/>
        </w:rPr>
        <w:t>’</w:t>
      </w:r>
      <w:r>
        <w:rPr>
          <w:b/>
          <w:lang w:val="en-GB"/>
        </w:rPr>
        <w:t xml:space="preserve"> (crossbar) Failure Bit</w:t>
      </w:r>
    </w:p>
    <w:p w:rsidR="00B95490" w:rsidRDefault="00581144" w:rsidP="0042402C">
      <w:pPr>
        <w:ind w:left="709"/>
        <w:jc w:val="both"/>
        <w:rPr>
          <w:lang w:val="en-GB"/>
        </w:rPr>
      </w:pPr>
      <w:r>
        <w:rPr>
          <w:lang w:val="en-GB"/>
        </w:rPr>
        <w:t xml:space="preserve">The crossbar is made of several switches that route electrical power from source </w:t>
      </w:r>
      <w:proofErr w:type="spellStart"/>
      <w:r>
        <w:rPr>
          <w:lang w:val="en-GB"/>
        </w:rPr>
        <w:t>i</w:t>
      </w:r>
      <w:proofErr w:type="spellEnd"/>
      <w:r>
        <w:rPr>
          <w:lang w:val="en-GB"/>
        </w:rPr>
        <w:t xml:space="preserve"> to motor p. The failure modes are </w:t>
      </w:r>
      <w:proofErr w:type="spellStart"/>
      <w:r>
        <w:rPr>
          <w:lang w:val="en-GB"/>
        </w:rPr>
        <w:t>non activation</w:t>
      </w:r>
      <w:proofErr w:type="spellEnd"/>
      <w:r>
        <w:rPr>
          <w:lang w:val="en-GB"/>
        </w:rPr>
        <w:t xml:space="preserve"> of a switch (electrical or electronic problem) or switch stuck in open or closed position.</w:t>
      </w:r>
      <w:r w:rsidR="001F3687">
        <w:rPr>
          <w:lang w:val="en-GB"/>
        </w:rPr>
        <w:t xml:space="preserve"> </w:t>
      </w:r>
    </w:p>
    <w:p w:rsidR="00C600D5" w:rsidRPr="002F41BA" w:rsidRDefault="00B95490" w:rsidP="0042402C">
      <w:pPr>
        <w:ind w:left="709"/>
        <w:jc w:val="both"/>
        <w:rPr>
          <w:lang w:val="en-GB"/>
        </w:rPr>
      </w:pPr>
      <w:r>
        <w:rPr>
          <w:lang w:val="en-GB"/>
        </w:rPr>
        <w:t xml:space="preserve">They cause inlet </w:t>
      </w:r>
      <w:r w:rsidR="001F3687">
        <w:rPr>
          <w:lang w:val="en-GB"/>
        </w:rPr>
        <w:t xml:space="preserve">voltage </w:t>
      </w:r>
      <w:r>
        <w:rPr>
          <w:lang w:val="en-GB"/>
        </w:rPr>
        <w:t xml:space="preserve">to be </w:t>
      </w:r>
      <w:proofErr w:type="spellStart"/>
      <w:r>
        <w:rPr>
          <w:lang w:val="en-GB"/>
        </w:rPr>
        <w:t>non conformant</w:t>
      </w:r>
      <w:proofErr w:type="spellEnd"/>
      <w:r w:rsidR="001F3687">
        <w:rPr>
          <w:lang w:val="en-GB"/>
        </w:rPr>
        <w:t xml:space="preserve"> to the command.</w:t>
      </w:r>
      <w:r>
        <w:rPr>
          <w:lang w:val="en-GB"/>
        </w:rPr>
        <w:t xml:space="preserve"> FB=1 in such situations.</w:t>
      </w:r>
    </w:p>
    <w:p w:rsidR="00786BA3" w:rsidRDefault="00786BA3" w:rsidP="00786BA3">
      <w:pPr>
        <w:pStyle w:val="Heading5"/>
        <w:rPr>
          <w:lang w:val="en-GB"/>
        </w:rPr>
      </w:pPr>
      <w:r>
        <w:rPr>
          <w:lang w:val="en-GB"/>
        </w:rPr>
        <w:t>Declarative part</w:t>
      </w:r>
    </w:p>
    <w:p w:rsidR="00786BA3" w:rsidRDefault="00786BA3" w:rsidP="008C0281">
      <w:pPr>
        <w:pStyle w:val="Heading6"/>
        <w:spacing w:before="120"/>
        <w:rPr>
          <w:lang w:val="en-GB"/>
        </w:rPr>
      </w:pPr>
      <w:r>
        <w:rPr>
          <w:lang w:val="en-GB"/>
        </w:rPr>
        <w:t>Assume</w:t>
      </w:r>
    </w:p>
    <w:p w:rsidR="0038020F" w:rsidRDefault="0038020F" w:rsidP="00425850">
      <w:pPr>
        <w:pStyle w:val="Corps"/>
        <w:numPr>
          <w:ilvl w:val="0"/>
          <w:numId w:val="86"/>
        </w:numPr>
        <w:spacing w:before="120"/>
        <w:ind w:hanging="357"/>
        <w:rPr>
          <w:lang w:val="en-GB"/>
        </w:rPr>
      </w:pPr>
      <w:r>
        <w:rPr>
          <w:lang w:val="en-GB"/>
        </w:rPr>
        <w:t>No sensor failures (unrealistic hypothesis, first version only),</w:t>
      </w:r>
    </w:p>
    <w:p w:rsidR="00786BA3" w:rsidRDefault="00130F90" w:rsidP="00425850">
      <w:pPr>
        <w:pStyle w:val="Corps"/>
        <w:numPr>
          <w:ilvl w:val="0"/>
          <w:numId w:val="86"/>
        </w:numPr>
        <w:spacing w:before="120"/>
        <w:ind w:hanging="357"/>
        <w:rPr>
          <w:lang w:val="en-GB"/>
        </w:rPr>
      </w:pPr>
      <w:r>
        <w:rPr>
          <w:lang w:val="en-GB"/>
        </w:rPr>
        <w:t>The sensor measurements are accurate (</w:t>
      </w:r>
      <w:r w:rsidR="00595EDC">
        <w:rPr>
          <w:lang w:val="en-GB"/>
        </w:rPr>
        <w:t>to be replaced by “</w:t>
      </w:r>
      <w:r>
        <w:rPr>
          <w:lang w:val="en-GB"/>
        </w:rPr>
        <w:t>within uncertainty domain</w:t>
      </w:r>
      <w:r w:rsidR="00595EDC">
        <w:rPr>
          <w:lang w:val="en-GB"/>
        </w:rPr>
        <w:t>”</w:t>
      </w:r>
      <w:r>
        <w:rPr>
          <w:lang w:val="en-GB"/>
        </w:rPr>
        <w:t xml:space="preserve"> in later versions),</w:t>
      </w:r>
    </w:p>
    <w:p w:rsidR="0038020F" w:rsidRPr="0038020F" w:rsidRDefault="0038020F" w:rsidP="00425850">
      <w:pPr>
        <w:pStyle w:val="Corps"/>
        <w:numPr>
          <w:ilvl w:val="0"/>
          <w:numId w:val="86"/>
        </w:numPr>
        <w:spacing w:before="0"/>
        <w:ind w:hanging="357"/>
        <w:rPr>
          <w:lang w:val="en-GB"/>
        </w:rPr>
      </w:pPr>
      <w:r>
        <w:rPr>
          <w:lang w:val="en-GB"/>
        </w:rPr>
        <w:t>T</w:t>
      </w:r>
      <w:r w:rsidR="00AA6A9C">
        <w:rPr>
          <w:lang w:val="en-GB"/>
        </w:rPr>
        <w:t>he voltage command</w:t>
      </w:r>
      <w:r w:rsidR="00B9354A">
        <w:rPr>
          <w:lang w:val="en-GB"/>
        </w:rPr>
        <w:t>s</w:t>
      </w:r>
      <w:r w:rsidR="00AA6A9C">
        <w:rPr>
          <w:lang w:val="en-GB"/>
        </w:rPr>
        <w:t xml:space="preserve"> are correct, </w:t>
      </w:r>
      <w:r>
        <w:rPr>
          <w:lang w:val="en-GB"/>
        </w:rPr>
        <w:t>in particular not high</w:t>
      </w:r>
      <w:r w:rsidR="00AA6A9C">
        <w:rPr>
          <w:lang w:val="en-GB"/>
        </w:rPr>
        <w:t xml:space="preserve">er than assumed </w:t>
      </w:r>
      <w:r w:rsidR="00B9354A">
        <w:rPr>
          <w:lang w:val="en-GB"/>
        </w:rPr>
        <w:t>by</w:t>
      </w:r>
      <w:r w:rsidR="00AA6A9C">
        <w:rPr>
          <w:lang w:val="en-GB"/>
        </w:rPr>
        <w:t xml:space="preserve"> EPS design </w:t>
      </w:r>
      <w:r w:rsidR="00B9354A">
        <w:rPr>
          <w:lang w:val="en-GB"/>
        </w:rPr>
        <w:t>(would lead to</w:t>
      </w:r>
      <w:r w:rsidR="00AA6A9C">
        <w:rPr>
          <w:lang w:val="en-GB"/>
        </w:rPr>
        <w:t xml:space="preserve"> systematic false positives)</w:t>
      </w:r>
      <w:r>
        <w:rPr>
          <w:lang w:val="en-GB"/>
        </w:rPr>
        <w:t>,</w:t>
      </w:r>
    </w:p>
    <w:p w:rsidR="00786BA3" w:rsidRDefault="00786BA3" w:rsidP="00786BA3">
      <w:pPr>
        <w:pStyle w:val="Heading6"/>
        <w:rPr>
          <w:lang w:val="en-GB"/>
        </w:rPr>
      </w:pPr>
      <w:r>
        <w:rPr>
          <w:lang w:val="en-GB"/>
        </w:rPr>
        <w:t>Guarantee</w:t>
      </w:r>
    </w:p>
    <w:p w:rsidR="00EE0B02" w:rsidRPr="007E6B65" w:rsidRDefault="00EE0B02" w:rsidP="00425850">
      <w:pPr>
        <w:pStyle w:val="Corps"/>
        <w:numPr>
          <w:ilvl w:val="0"/>
          <w:numId w:val="86"/>
        </w:numPr>
        <w:spacing w:before="120"/>
        <w:ind w:hanging="357"/>
        <w:rPr>
          <w:lang w:val="en-GB"/>
        </w:rPr>
      </w:pPr>
      <w:r w:rsidRPr="007E6B65">
        <w:rPr>
          <w:lang w:val="en-GB"/>
        </w:rPr>
        <w:t xml:space="preserve">Motors’ failure bits are accurate or conservative: under motors’ fault model hypothesis there </w:t>
      </w:r>
      <w:r w:rsidR="004F0112">
        <w:rPr>
          <w:lang w:val="en-GB"/>
        </w:rPr>
        <w:t>are</w:t>
      </w:r>
      <w:r w:rsidRPr="007E6B65">
        <w:rPr>
          <w:lang w:val="en-GB"/>
        </w:rPr>
        <w:t xml:space="preserve"> no FB false negatives,</w:t>
      </w:r>
    </w:p>
    <w:p w:rsidR="00EE0B02" w:rsidRDefault="00EE0B02" w:rsidP="00425850">
      <w:pPr>
        <w:pStyle w:val="Corps"/>
        <w:numPr>
          <w:ilvl w:val="0"/>
          <w:numId w:val="86"/>
        </w:numPr>
        <w:spacing w:before="120"/>
        <w:ind w:hanging="357"/>
        <w:rPr>
          <w:lang w:val="en-GB"/>
        </w:rPr>
      </w:pPr>
      <w:r w:rsidRPr="007E6B65">
        <w:rPr>
          <w:lang w:val="en-GB"/>
        </w:rPr>
        <w:t xml:space="preserve">Motors’ FB false positives are rare (&lt; 1/1000 flight hours). They occur </w:t>
      </w:r>
      <w:r w:rsidR="004F0112">
        <w:rPr>
          <w:lang w:val="en-GB"/>
        </w:rPr>
        <w:t xml:space="preserve">only </w:t>
      </w:r>
      <w:r w:rsidRPr="007E6B65">
        <w:rPr>
          <w:lang w:val="en-GB"/>
        </w:rPr>
        <w:t>in poor steady state conditions,</w:t>
      </w:r>
    </w:p>
    <w:p w:rsidR="00EE0B02" w:rsidRPr="007E6B65" w:rsidRDefault="00EE0B02" w:rsidP="00425850">
      <w:pPr>
        <w:pStyle w:val="Corps"/>
        <w:numPr>
          <w:ilvl w:val="0"/>
          <w:numId w:val="86"/>
        </w:numPr>
        <w:spacing w:before="120"/>
        <w:ind w:hanging="357"/>
        <w:rPr>
          <w:lang w:val="en-GB"/>
        </w:rPr>
      </w:pPr>
      <w:r w:rsidRPr="007E6B65">
        <w:rPr>
          <w:lang w:val="en-GB"/>
        </w:rPr>
        <w:t>The crossbar</w:t>
      </w:r>
      <w:r w:rsidR="004F0112">
        <w:rPr>
          <w:lang w:val="en-GB"/>
        </w:rPr>
        <w:t xml:space="preserve">’s FB </w:t>
      </w:r>
      <w:r w:rsidRPr="007E6B65">
        <w:rPr>
          <w:lang w:val="en-GB"/>
        </w:rPr>
        <w:t>is accurate or conservative: under</w:t>
      </w:r>
      <w:r w:rsidR="004F0112">
        <w:rPr>
          <w:lang w:val="en-GB"/>
        </w:rPr>
        <w:t xml:space="preserve"> assumption of the</w:t>
      </w:r>
      <w:r w:rsidRPr="007E6B65">
        <w:rPr>
          <w:lang w:val="en-GB"/>
        </w:rPr>
        <w:t xml:space="preserve"> sources’ and </w:t>
      </w:r>
      <w:proofErr w:type="gramStart"/>
      <w:r w:rsidRPr="007E6B65">
        <w:rPr>
          <w:lang w:val="en-GB"/>
        </w:rPr>
        <w:t>crossbar’s</w:t>
      </w:r>
      <w:proofErr w:type="gramEnd"/>
      <w:r w:rsidRPr="007E6B65">
        <w:rPr>
          <w:lang w:val="en-GB"/>
        </w:rPr>
        <w:t xml:space="preserve"> fault model</w:t>
      </w:r>
      <w:r w:rsidR="004F0112">
        <w:rPr>
          <w:lang w:val="en-GB"/>
        </w:rPr>
        <w:t>s</w:t>
      </w:r>
      <w:r w:rsidRPr="007E6B65">
        <w:rPr>
          <w:lang w:val="en-GB"/>
        </w:rPr>
        <w:t xml:space="preserve"> there </w:t>
      </w:r>
      <w:r w:rsidR="004F0112">
        <w:rPr>
          <w:lang w:val="en-GB"/>
        </w:rPr>
        <w:t>are</w:t>
      </w:r>
      <w:r w:rsidRPr="007E6B65">
        <w:rPr>
          <w:lang w:val="en-GB"/>
        </w:rPr>
        <w:t xml:space="preserve"> no FB false negative</w:t>
      </w:r>
      <w:r w:rsidR="004F0112">
        <w:rPr>
          <w:lang w:val="en-GB"/>
        </w:rPr>
        <w:t>s</w:t>
      </w:r>
      <w:r w:rsidRPr="007E6B65">
        <w:rPr>
          <w:lang w:val="en-GB"/>
        </w:rPr>
        <w:t>.</w:t>
      </w:r>
    </w:p>
    <w:p w:rsidR="00786BA3" w:rsidRDefault="00786BA3" w:rsidP="00786BA3">
      <w:pPr>
        <w:pStyle w:val="Heading5"/>
        <w:rPr>
          <w:lang w:val="en-GB"/>
        </w:rPr>
      </w:pPr>
      <w:r>
        <w:rPr>
          <w:lang w:val="en-GB"/>
        </w:rPr>
        <w:t>Constructive part</w:t>
      </w:r>
    </w:p>
    <w:p w:rsidR="008C0281" w:rsidRDefault="008C0281" w:rsidP="008C0281">
      <w:pPr>
        <w:pStyle w:val="Corps"/>
        <w:rPr>
          <w:b/>
          <w:lang w:val="en-GB"/>
        </w:rPr>
      </w:pPr>
      <w:r w:rsidRPr="002F41BA">
        <w:rPr>
          <w:b/>
          <w:lang w:val="en-GB"/>
        </w:rPr>
        <w:t>Motor</w:t>
      </w:r>
      <w:r>
        <w:rPr>
          <w:b/>
          <w:lang w:val="en-GB"/>
        </w:rPr>
        <w:t>s’</w:t>
      </w:r>
      <w:r w:rsidRPr="002F41BA">
        <w:rPr>
          <w:b/>
          <w:lang w:val="en-GB"/>
        </w:rPr>
        <w:t xml:space="preserve"> Failure Bits</w:t>
      </w:r>
    </w:p>
    <w:p w:rsidR="008C0281" w:rsidRPr="002F41BA" w:rsidRDefault="009351FD" w:rsidP="008C0281">
      <w:pPr>
        <w:ind w:left="709"/>
        <w:jc w:val="both"/>
        <w:rPr>
          <w:lang w:val="en-GB"/>
        </w:rPr>
      </w:pPr>
      <w:r>
        <w:rPr>
          <w:lang w:val="en-GB"/>
        </w:rPr>
        <w:t>F_HM uses a tabulated function</w:t>
      </w:r>
      <w:r w:rsidR="006668A7">
        <w:rPr>
          <w:lang w:val="en-GB"/>
        </w:rPr>
        <w:t xml:space="preserve"> provided by the motor’</w:t>
      </w:r>
      <w:r w:rsidR="00F45224">
        <w:rPr>
          <w:lang w:val="en-GB"/>
        </w:rPr>
        <w:t>s supplier</w:t>
      </w:r>
      <w:r>
        <w:rPr>
          <w:lang w:val="en-GB"/>
        </w:rPr>
        <w:t xml:space="preserve"> </w:t>
      </w:r>
      <w:r w:rsidR="00AD05C8">
        <w:rPr>
          <w:lang w:val="en-GB"/>
        </w:rPr>
        <w:t>to convert the voltage command</w:t>
      </w:r>
      <w:r w:rsidR="00D122D9">
        <w:rPr>
          <w:lang w:val="en-GB"/>
        </w:rPr>
        <w:t>s</w:t>
      </w:r>
      <w:r w:rsidR="00AD05C8">
        <w:rPr>
          <w:lang w:val="en-GB"/>
        </w:rPr>
        <w:t xml:space="preserve"> into expected voltage</w:t>
      </w:r>
      <w:r w:rsidR="00D122D9">
        <w:rPr>
          <w:lang w:val="en-GB"/>
        </w:rPr>
        <w:t>s</w:t>
      </w:r>
      <w:r w:rsidR="00AD05C8">
        <w:rPr>
          <w:lang w:val="en-GB"/>
        </w:rPr>
        <w:t xml:space="preserve"> at motor</w:t>
      </w:r>
      <w:r w:rsidR="00D122D9">
        <w:rPr>
          <w:lang w:val="en-GB"/>
        </w:rPr>
        <w:t>s’</w:t>
      </w:r>
      <w:r w:rsidR="00AD05C8">
        <w:rPr>
          <w:lang w:val="en-GB"/>
        </w:rPr>
        <w:t xml:space="preserve"> inlet</w:t>
      </w:r>
      <w:r w:rsidR="00D122D9">
        <w:rPr>
          <w:lang w:val="en-GB"/>
        </w:rPr>
        <w:t>s</w:t>
      </w:r>
      <w:r w:rsidR="00AD05C8">
        <w:rPr>
          <w:lang w:val="en-GB"/>
        </w:rPr>
        <w:t>.</w:t>
      </w:r>
      <w:r w:rsidR="00D122D9">
        <w:rPr>
          <w:lang w:val="en-GB"/>
        </w:rPr>
        <w:t xml:space="preserve"> </w:t>
      </w:r>
      <w:r w:rsidR="00F45224">
        <w:rPr>
          <w:lang w:val="en-GB"/>
        </w:rPr>
        <w:t>F_HM</w:t>
      </w:r>
      <w:r w:rsidR="00D122D9">
        <w:rPr>
          <w:lang w:val="en-GB"/>
        </w:rPr>
        <w:t xml:space="preserve"> uses the AV’s mechanical sensors </w:t>
      </w:r>
      <w:r w:rsidR="00F45224">
        <w:rPr>
          <w:lang w:val="en-GB"/>
        </w:rPr>
        <w:t>and</w:t>
      </w:r>
      <w:r w:rsidR="00D122D9">
        <w:rPr>
          <w:lang w:val="en-GB"/>
        </w:rPr>
        <w:t xml:space="preserve"> the </w:t>
      </w:r>
      <w:r w:rsidR="00F45224">
        <w:rPr>
          <w:lang w:val="en-GB"/>
        </w:rPr>
        <w:t xml:space="preserve">braking </w:t>
      </w:r>
      <w:r w:rsidR="00D122D9">
        <w:rPr>
          <w:lang w:val="en-GB"/>
        </w:rPr>
        <w:t xml:space="preserve">commands to decide when </w:t>
      </w:r>
      <w:r w:rsidR="006668A7">
        <w:rPr>
          <w:lang w:val="en-GB"/>
        </w:rPr>
        <w:t xml:space="preserve">flying </w:t>
      </w:r>
      <w:r w:rsidR="00D122D9">
        <w:rPr>
          <w:lang w:val="en-GB"/>
        </w:rPr>
        <w:t xml:space="preserve">conditions </w:t>
      </w:r>
      <w:r w:rsidR="006668A7">
        <w:rPr>
          <w:lang w:val="en-GB"/>
        </w:rPr>
        <w:t xml:space="preserve">can be considered as </w:t>
      </w:r>
      <w:r w:rsidR="006668A7">
        <w:rPr>
          <w:lang w:val="en-GB"/>
        </w:rPr>
        <w:lastRenderedPageBreak/>
        <w:t>sufficiently</w:t>
      </w:r>
      <w:r w:rsidR="00D122D9">
        <w:rPr>
          <w:lang w:val="en-GB"/>
        </w:rPr>
        <w:t xml:space="preserve"> steady: constant speed</w:t>
      </w:r>
      <w:r w:rsidR="006668A7">
        <w:rPr>
          <w:lang w:val="en-GB"/>
        </w:rPr>
        <w:t xml:space="preserve"> (+- threshold)</w:t>
      </w:r>
      <w:r w:rsidR="00D122D9">
        <w:rPr>
          <w:lang w:val="en-GB"/>
        </w:rPr>
        <w:t xml:space="preserve"> and </w:t>
      </w:r>
      <w:r w:rsidR="006668A7">
        <w:rPr>
          <w:lang w:val="en-GB"/>
        </w:rPr>
        <w:t xml:space="preserve">constant </w:t>
      </w:r>
      <w:r w:rsidR="00D122D9">
        <w:rPr>
          <w:lang w:val="en-GB"/>
        </w:rPr>
        <w:t xml:space="preserve">altitude </w:t>
      </w:r>
      <w:r w:rsidR="006668A7">
        <w:rPr>
          <w:lang w:val="en-GB"/>
        </w:rPr>
        <w:t xml:space="preserve">(+- threshold) </w:t>
      </w:r>
      <w:r w:rsidR="00D122D9">
        <w:rPr>
          <w:lang w:val="en-GB"/>
        </w:rPr>
        <w:t>over a 10s window.</w:t>
      </w:r>
      <w:r w:rsidR="00E73269">
        <w:rPr>
          <w:lang w:val="en-GB"/>
        </w:rPr>
        <w:t xml:space="preserve"> Diagnostics are repeated</w:t>
      </w:r>
      <w:r w:rsidR="006668A7">
        <w:rPr>
          <w:lang w:val="en-GB"/>
        </w:rPr>
        <w:t xml:space="preserve"> as many times as </w:t>
      </w:r>
      <w:r w:rsidR="00F45224">
        <w:rPr>
          <w:lang w:val="en-GB"/>
        </w:rPr>
        <w:t xml:space="preserve">steady state </w:t>
      </w:r>
      <w:r w:rsidR="006668A7">
        <w:rPr>
          <w:lang w:val="en-GB"/>
        </w:rPr>
        <w:t>10s-</w:t>
      </w:r>
      <w:r w:rsidR="00F45224">
        <w:rPr>
          <w:lang w:val="en-GB"/>
        </w:rPr>
        <w:t xml:space="preserve">windows </w:t>
      </w:r>
      <w:r w:rsidR="00525DF7">
        <w:rPr>
          <w:lang w:val="en-GB"/>
        </w:rPr>
        <w:t>occur.</w:t>
      </w:r>
    </w:p>
    <w:p w:rsidR="008C0281" w:rsidRDefault="008C0281" w:rsidP="008C0281">
      <w:pPr>
        <w:pStyle w:val="Corps"/>
        <w:rPr>
          <w:b/>
          <w:lang w:val="en-GB"/>
        </w:rPr>
      </w:pPr>
      <w:r>
        <w:rPr>
          <w:b/>
          <w:lang w:val="en-GB"/>
        </w:rPr>
        <w:t>Power Switch’ Failure Bit</w:t>
      </w:r>
    </w:p>
    <w:p w:rsidR="008C0281" w:rsidRDefault="00251AB1" w:rsidP="008C0281">
      <w:pPr>
        <w:ind w:left="709"/>
        <w:jc w:val="both"/>
        <w:rPr>
          <w:lang w:val="en-GB"/>
        </w:rPr>
      </w:pPr>
      <w:r>
        <w:rPr>
          <w:lang w:val="en-GB"/>
        </w:rPr>
        <w:t>When both motors are up, they are both powered at half power. Any</w:t>
      </w:r>
      <w:r w:rsidR="00C64350">
        <w:rPr>
          <w:lang w:val="en-GB"/>
        </w:rPr>
        <w:t xml:space="preserve"> measured</w:t>
      </w:r>
      <w:r>
        <w:rPr>
          <w:lang w:val="en-GB"/>
        </w:rPr>
        <w:t xml:space="preserve"> </w:t>
      </w:r>
      <w:r w:rsidR="00C64350">
        <w:rPr>
          <w:lang w:val="en-GB"/>
        </w:rPr>
        <w:t>null</w:t>
      </w:r>
      <w:r>
        <w:rPr>
          <w:lang w:val="en-GB"/>
        </w:rPr>
        <w:t xml:space="preserve"> voltage or </w:t>
      </w:r>
      <w:r w:rsidR="00C64350">
        <w:rPr>
          <w:lang w:val="en-GB"/>
        </w:rPr>
        <w:t>reference-</w:t>
      </w:r>
      <w:r>
        <w:rPr>
          <w:lang w:val="en-GB"/>
        </w:rPr>
        <w:t>doubled voltage is assumed to be caused by a power switch failure.</w:t>
      </w:r>
    </w:p>
    <w:p w:rsidR="00251AB1" w:rsidRDefault="00251AB1" w:rsidP="00C64350">
      <w:pPr>
        <w:spacing w:before="120"/>
        <w:ind w:left="709"/>
        <w:jc w:val="both"/>
        <w:rPr>
          <w:lang w:val="en-GB"/>
        </w:rPr>
      </w:pPr>
      <w:r>
        <w:rPr>
          <w:lang w:val="en-GB"/>
        </w:rPr>
        <w:t xml:space="preserve">When one motor is up and the other </w:t>
      </w:r>
      <w:r w:rsidR="00C64350">
        <w:rPr>
          <w:lang w:val="en-GB"/>
        </w:rPr>
        <w:t xml:space="preserve">is down, the down must be isolated from the network (F_PC </w:t>
      </w:r>
      <w:r w:rsidR="00977A3C">
        <w:rPr>
          <w:lang w:val="en-GB"/>
        </w:rPr>
        <w:t xml:space="preserve">is </w:t>
      </w:r>
      <w:r w:rsidR="00C64350">
        <w:rPr>
          <w:lang w:val="en-GB"/>
        </w:rPr>
        <w:t>in charge). The isolated must have null inlet voltage, and the active one full inlet voltage. Any discrepancy from this configuration is a signature of crossbar failure.</w:t>
      </w:r>
    </w:p>
    <w:p w:rsidR="00251AB1" w:rsidRPr="002F41BA" w:rsidRDefault="00251AB1" w:rsidP="00C64350">
      <w:pPr>
        <w:spacing w:before="120"/>
        <w:ind w:left="709"/>
        <w:jc w:val="both"/>
        <w:rPr>
          <w:lang w:val="en-GB"/>
        </w:rPr>
      </w:pPr>
      <w:r>
        <w:rPr>
          <w:lang w:val="en-GB"/>
        </w:rPr>
        <w:t xml:space="preserve">When both motors are down, </w:t>
      </w:r>
      <w:r w:rsidR="00C64350">
        <w:rPr>
          <w:lang w:val="en-GB"/>
        </w:rPr>
        <w:t xml:space="preserve">F_HM’s software </w:t>
      </w:r>
      <w:r>
        <w:rPr>
          <w:lang w:val="en-GB"/>
        </w:rPr>
        <w:t>do</w:t>
      </w:r>
      <w:r w:rsidR="00977A3C">
        <w:rPr>
          <w:lang w:val="en-GB"/>
        </w:rPr>
        <w:t>es</w:t>
      </w:r>
      <w:r>
        <w:rPr>
          <w:lang w:val="en-GB"/>
        </w:rPr>
        <w:t xml:space="preserve">n’t care about the </w:t>
      </w:r>
      <w:r w:rsidR="00C64350">
        <w:rPr>
          <w:lang w:val="en-GB"/>
        </w:rPr>
        <w:t>crossbar</w:t>
      </w:r>
      <w:r>
        <w:rPr>
          <w:lang w:val="en-GB"/>
        </w:rPr>
        <w:t xml:space="preserve">. The two motors are </w:t>
      </w:r>
      <w:r w:rsidR="00C64350">
        <w:rPr>
          <w:lang w:val="en-GB"/>
        </w:rPr>
        <w:t>isolated;</w:t>
      </w:r>
      <w:r>
        <w:rPr>
          <w:lang w:val="en-GB"/>
        </w:rPr>
        <w:t xml:space="preserve"> </w:t>
      </w:r>
      <w:r w:rsidR="00C64350">
        <w:rPr>
          <w:lang w:val="en-GB"/>
        </w:rPr>
        <w:t>Crossbar</w:t>
      </w:r>
      <w:r>
        <w:rPr>
          <w:lang w:val="en-GB"/>
        </w:rPr>
        <w:t xml:space="preserve"> diagnostic is no longer possible.</w:t>
      </w:r>
      <w:r w:rsidR="00C64350">
        <w:rPr>
          <w:lang w:val="en-GB"/>
        </w:rPr>
        <w:t xml:space="preserve"> FB is set to </w:t>
      </w:r>
      <w:r>
        <w:rPr>
          <w:lang w:val="en-GB"/>
        </w:rPr>
        <w:t xml:space="preserve">0, </w:t>
      </w:r>
      <w:r w:rsidR="00C64350">
        <w:rPr>
          <w:lang w:val="en-GB"/>
        </w:rPr>
        <w:t xml:space="preserve">for </w:t>
      </w:r>
      <w:r>
        <w:rPr>
          <w:lang w:val="en-GB"/>
        </w:rPr>
        <w:t xml:space="preserve">no risk of false positive. False negatives are no longer at stake </w:t>
      </w:r>
      <w:r w:rsidR="00C64350">
        <w:rPr>
          <w:lang w:val="en-GB"/>
        </w:rPr>
        <w:t>when</w:t>
      </w:r>
      <w:r>
        <w:rPr>
          <w:lang w:val="en-GB"/>
        </w:rPr>
        <w:t xml:space="preserve"> propulsion </w:t>
      </w:r>
      <w:r w:rsidR="00C64350">
        <w:rPr>
          <w:lang w:val="en-GB"/>
        </w:rPr>
        <w:t>is lost</w:t>
      </w:r>
      <w:r>
        <w:rPr>
          <w:lang w:val="en-GB"/>
        </w:rPr>
        <w:t>.</w:t>
      </w:r>
    </w:p>
    <w:p w:rsidR="002E75F6" w:rsidRDefault="002E75F6">
      <w:pPr>
        <w:rPr>
          <w:lang w:val="en-GB"/>
        </w:rPr>
      </w:pPr>
      <w:r>
        <w:rPr>
          <w:lang w:val="en-GB"/>
        </w:rPr>
        <w:br w:type="page"/>
      </w:r>
    </w:p>
    <w:p w:rsidR="002E75F6" w:rsidRDefault="002E75F6" w:rsidP="00836147">
      <w:pPr>
        <w:rPr>
          <w:lang w:val="en-GB"/>
        </w:rPr>
      </w:pPr>
    </w:p>
    <w:p w:rsidR="00EA1A2E" w:rsidRDefault="00EA1A2E" w:rsidP="00EA1A2E">
      <w:pPr>
        <w:pStyle w:val="Heading3"/>
        <w:rPr>
          <w:lang w:val="en-GB"/>
        </w:rPr>
      </w:pPr>
      <w:bookmarkStart w:id="84" w:name="_Toc462179283"/>
      <w:r>
        <w:rPr>
          <w:lang w:val="en-GB"/>
        </w:rPr>
        <w:t>HBS</w:t>
      </w:r>
      <w:r w:rsidR="008150D5">
        <w:rPr>
          <w:lang w:val="en-GB"/>
        </w:rPr>
        <w:t>’ Functions</w:t>
      </w:r>
      <w:bookmarkEnd w:id="84"/>
    </w:p>
    <w:p w:rsidR="00E96733" w:rsidRDefault="00DE1B60" w:rsidP="00E96733">
      <w:pPr>
        <w:pStyle w:val="Corps"/>
        <w:spacing w:before="0"/>
        <w:rPr>
          <w:lang w:val="en-GB"/>
        </w:rPr>
      </w:pPr>
      <w:r>
        <w:rPr>
          <w:lang w:val="en-GB"/>
        </w:rPr>
        <w:t xml:space="preserve">HBS is similar to EPS in spite of </w:t>
      </w:r>
      <w:r w:rsidR="0006650B">
        <w:rPr>
          <w:lang w:val="en-GB"/>
        </w:rPr>
        <w:t xml:space="preserve">the different </w:t>
      </w:r>
      <w:r>
        <w:rPr>
          <w:lang w:val="en-GB"/>
        </w:rPr>
        <w:t>energy domain:</w:t>
      </w:r>
    </w:p>
    <w:p w:rsidR="00DE1B60" w:rsidRDefault="00DE1B60" w:rsidP="00DE1B60">
      <w:pPr>
        <w:pStyle w:val="Corps"/>
        <w:numPr>
          <w:ilvl w:val="0"/>
          <w:numId w:val="87"/>
        </w:numPr>
        <w:spacing w:before="0"/>
        <w:rPr>
          <w:lang w:val="en-GB"/>
        </w:rPr>
      </w:pPr>
      <w:r>
        <w:rPr>
          <w:lang w:val="en-GB"/>
        </w:rPr>
        <w:t>Two hydraulic power sources</w:t>
      </w:r>
      <w:r w:rsidR="0006650B">
        <w:rPr>
          <w:lang w:val="en-GB"/>
        </w:rPr>
        <w:t xml:space="preserve"> (</w:t>
      </w:r>
      <w:r w:rsidR="00043C1E">
        <w:rPr>
          <w:lang w:val="en-GB"/>
        </w:rPr>
        <w:t xml:space="preserve">i.e. </w:t>
      </w:r>
      <w:r w:rsidR="00504828">
        <w:rPr>
          <w:lang w:val="en-GB"/>
        </w:rPr>
        <w:t>two electrical pumps)</w:t>
      </w:r>
      <w:r>
        <w:rPr>
          <w:lang w:val="en-GB"/>
        </w:rPr>
        <w:t xml:space="preserve"> </w:t>
      </w:r>
      <w:r w:rsidR="00504828">
        <w:rPr>
          <w:lang w:val="en-GB"/>
        </w:rPr>
        <w:t>analogous</w:t>
      </w:r>
      <w:r>
        <w:rPr>
          <w:lang w:val="en-GB"/>
        </w:rPr>
        <w:t xml:space="preserve"> to </w:t>
      </w:r>
      <w:r w:rsidR="00504828">
        <w:rPr>
          <w:lang w:val="en-GB"/>
        </w:rPr>
        <w:t>PEPS + SEPS,</w:t>
      </w:r>
    </w:p>
    <w:p w:rsidR="00504828" w:rsidRDefault="00504828" w:rsidP="00DE1B60">
      <w:pPr>
        <w:pStyle w:val="Corps"/>
        <w:numPr>
          <w:ilvl w:val="0"/>
          <w:numId w:val="87"/>
        </w:numPr>
        <w:spacing w:before="0"/>
        <w:rPr>
          <w:lang w:val="en-GB"/>
        </w:rPr>
      </w:pPr>
      <w:r>
        <w:rPr>
          <w:lang w:val="en-GB"/>
        </w:rPr>
        <w:t>A doubled braking clutch analogous to the doubled electrical engine,</w:t>
      </w:r>
    </w:p>
    <w:p w:rsidR="00504828" w:rsidRDefault="00504828" w:rsidP="00DE1B60">
      <w:pPr>
        <w:pStyle w:val="Corps"/>
        <w:numPr>
          <w:ilvl w:val="0"/>
          <w:numId w:val="87"/>
        </w:numPr>
        <w:spacing w:before="0"/>
        <w:rPr>
          <w:lang w:val="en-GB"/>
        </w:rPr>
      </w:pPr>
      <w:r>
        <w:rPr>
          <w:lang w:val="en-GB"/>
        </w:rPr>
        <w:t>Spool valves to reconfigure the oil flows depending on failures, analogous to the crossbar,</w:t>
      </w:r>
    </w:p>
    <w:p w:rsidR="00504828" w:rsidRDefault="00504828" w:rsidP="00DE1B60">
      <w:pPr>
        <w:pStyle w:val="Corps"/>
        <w:numPr>
          <w:ilvl w:val="0"/>
          <w:numId w:val="87"/>
        </w:numPr>
        <w:spacing w:before="0"/>
        <w:rPr>
          <w:lang w:val="en-GB"/>
        </w:rPr>
      </w:pPr>
      <w:r>
        <w:rPr>
          <w:lang w:val="en-GB"/>
        </w:rPr>
        <w:t xml:space="preserve">Shut-off valves to isolate </w:t>
      </w:r>
      <w:r w:rsidR="0006650B">
        <w:rPr>
          <w:lang w:val="en-GB"/>
        </w:rPr>
        <w:t xml:space="preserve">the </w:t>
      </w:r>
      <w:r>
        <w:rPr>
          <w:lang w:val="en-GB"/>
        </w:rPr>
        <w:t xml:space="preserve">failed pumps or clutches, analogous to </w:t>
      </w:r>
      <w:r w:rsidR="0006650B">
        <w:rPr>
          <w:lang w:val="en-GB"/>
        </w:rPr>
        <w:t xml:space="preserve">the </w:t>
      </w:r>
      <w:r>
        <w:rPr>
          <w:lang w:val="en-GB"/>
        </w:rPr>
        <w:t>isolation switches</w:t>
      </w:r>
      <w:r w:rsidR="0006650B">
        <w:rPr>
          <w:lang w:val="en-GB"/>
        </w:rPr>
        <w:t xml:space="preserve"> in EPS</w:t>
      </w:r>
      <w:r>
        <w:rPr>
          <w:lang w:val="en-GB"/>
        </w:rPr>
        <w:t>.</w:t>
      </w:r>
    </w:p>
    <w:p w:rsidR="00172EE0" w:rsidRDefault="00172EE0" w:rsidP="00172EE0">
      <w:pPr>
        <w:pStyle w:val="Corps"/>
        <w:spacing w:before="120"/>
        <w:rPr>
          <w:lang w:val="en-GB"/>
        </w:rPr>
      </w:pPr>
      <w:r>
        <w:rPr>
          <w:lang w:val="en-GB"/>
        </w:rPr>
        <w:t>The sensor architecture is similar too. At source outlet leve</w:t>
      </w:r>
      <w:r w:rsidR="00805766">
        <w:rPr>
          <w:lang w:val="en-GB"/>
        </w:rPr>
        <w:t>l there are pressure and flow measurements, like voltage and</w:t>
      </w:r>
      <w:r>
        <w:rPr>
          <w:lang w:val="en-GB"/>
        </w:rPr>
        <w:t xml:space="preserve"> current </w:t>
      </w:r>
      <w:r w:rsidR="007647E6">
        <w:rPr>
          <w:lang w:val="en-GB"/>
        </w:rPr>
        <w:t>measurements</w:t>
      </w:r>
      <w:r>
        <w:rPr>
          <w:lang w:val="en-GB"/>
        </w:rPr>
        <w:t xml:space="preserve"> </w:t>
      </w:r>
      <w:r w:rsidR="007647E6">
        <w:rPr>
          <w:lang w:val="en-GB"/>
        </w:rPr>
        <w:t>at</w:t>
      </w:r>
      <w:r>
        <w:rPr>
          <w:lang w:val="en-GB"/>
        </w:rPr>
        <w:t xml:space="preserve"> </w:t>
      </w:r>
      <w:r w:rsidR="007647E6">
        <w:rPr>
          <w:lang w:val="en-GB"/>
        </w:rPr>
        <w:t>P</w:t>
      </w:r>
      <w:r>
        <w:rPr>
          <w:lang w:val="en-GB"/>
        </w:rPr>
        <w:t>EPS</w:t>
      </w:r>
      <w:r w:rsidR="007647E6">
        <w:rPr>
          <w:lang w:val="en-GB"/>
        </w:rPr>
        <w:t>’ outlet</w:t>
      </w:r>
      <w:r>
        <w:rPr>
          <w:lang w:val="en-GB"/>
        </w:rPr>
        <w:t>. At actuator level, there is only a pressure sensor at clutch inlet</w:t>
      </w:r>
      <w:r w:rsidR="007647E6">
        <w:rPr>
          <w:lang w:val="en-GB"/>
        </w:rPr>
        <w:t>, like voltage sensing at engine inlet</w:t>
      </w:r>
      <w:r>
        <w:rPr>
          <w:lang w:val="en-GB"/>
        </w:rPr>
        <w:t>.</w:t>
      </w:r>
    </w:p>
    <w:p w:rsidR="00172EE0" w:rsidRDefault="00172EE0" w:rsidP="00504828">
      <w:pPr>
        <w:pStyle w:val="Corps"/>
        <w:spacing w:before="120"/>
        <w:rPr>
          <w:lang w:val="en-GB"/>
        </w:rPr>
      </w:pPr>
      <w:r>
        <w:rPr>
          <w:lang w:val="en-GB"/>
        </w:rPr>
        <w:t>See the Architecting and Implementation sections and the global model</w:t>
      </w:r>
      <w:r w:rsidR="00253210">
        <w:rPr>
          <w:lang w:val="en-GB"/>
        </w:rPr>
        <w:t xml:space="preserve"> for more details</w:t>
      </w:r>
      <w:r>
        <w:rPr>
          <w:lang w:val="en-GB"/>
        </w:rPr>
        <w:t xml:space="preserve">. </w:t>
      </w:r>
    </w:p>
    <w:p w:rsidR="00504828" w:rsidRDefault="00504828" w:rsidP="00504828">
      <w:pPr>
        <w:pStyle w:val="Corps"/>
        <w:spacing w:before="120"/>
        <w:rPr>
          <w:lang w:val="en-GB"/>
        </w:rPr>
      </w:pPr>
      <w:r>
        <w:rPr>
          <w:lang w:val="en-GB"/>
        </w:rPr>
        <w:t>The FDIR aspects are similar</w:t>
      </w:r>
      <w:r w:rsidR="00BA026C">
        <w:rPr>
          <w:lang w:val="en-GB"/>
        </w:rPr>
        <w:t xml:space="preserve"> as well: fail operational</w:t>
      </w:r>
      <w:r>
        <w:rPr>
          <w:lang w:val="en-GB"/>
        </w:rPr>
        <w:t xml:space="preserve"> resilience to all single component failures.</w:t>
      </w:r>
    </w:p>
    <w:p w:rsidR="00EF0643" w:rsidRDefault="00EF0643" w:rsidP="00504828">
      <w:pPr>
        <w:pStyle w:val="Corps"/>
        <w:spacing w:before="120"/>
        <w:rPr>
          <w:lang w:val="en-GB"/>
        </w:rPr>
      </w:pPr>
      <w:r>
        <w:rPr>
          <w:lang w:val="en-GB"/>
        </w:rPr>
        <w:t>The main difference</w:t>
      </w:r>
      <w:r w:rsidR="00544ACB">
        <w:rPr>
          <w:lang w:val="en-GB"/>
        </w:rPr>
        <w:t xml:space="preserve"> between EPS and HBS</w:t>
      </w:r>
      <w:r>
        <w:rPr>
          <w:lang w:val="en-GB"/>
        </w:rPr>
        <w:t xml:space="preserve"> is </w:t>
      </w:r>
      <w:r w:rsidR="00074DBE">
        <w:rPr>
          <w:lang w:val="en-GB"/>
        </w:rPr>
        <w:t xml:space="preserve">the </w:t>
      </w:r>
      <w:r w:rsidR="00544ACB">
        <w:rPr>
          <w:lang w:val="en-GB"/>
        </w:rPr>
        <w:t>absence of</w:t>
      </w:r>
      <w:r>
        <w:rPr>
          <w:lang w:val="en-GB"/>
        </w:rPr>
        <w:t xml:space="preserve"> joint </w:t>
      </w:r>
      <w:r w:rsidR="000F1D10">
        <w:rPr>
          <w:lang w:val="en-GB"/>
        </w:rPr>
        <w:t>supply</w:t>
      </w:r>
      <w:r>
        <w:rPr>
          <w:lang w:val="en-GB"/>
        </w:rPr>
        <w:t xml:space="preserve"> </w:t>
      </w:r>
      <w:r w:rsidR="000F1D10">
        <w:rPr>
          <w:lang w:val="en-GB"/>
        </w:rPr>
        <w:t>by</w:t>
      </w:r>
      <w:r>
        <w:rPr>
          <w:lang w:val="en-GB"/>
        </w:rPr>
        <w:t xml:space="preserve"> </w:t>
      </w:r>
      <w:r w:rsidR="00544ACB">
        <w:rPr>
          <w:lang w:val="en-GB"/>
        </w:rPr>
        <w:t>HBS’</w:t>
      </w:r>
      <w:r>
        <w:rPr>
          <w:lang w:val="en-GB"/>
        </w:rPr>
        <w:t xml:space="preserve"> sources. The </w:t>
      </w:r>
      <w:r w:rsidR="00544ACB">
        <w:rPr>
          <w:lang w:val="en-GB"/>
        </w:rPr>
        <w:t xml:space="preserve">electrical </w:t>
      </w:r>
      <w:r>
        <w:rPr>
          <w:lang w:val="en-GB"/>
        </w:rPr>
        <w:t>pumps</w:t>
      </w:r>
      <w:r w:rsidR="00544ACB">
        <w:rPr>
          <w:lang w:val="en-GB"/>
        </w:rPr>
        <w:t xml:space="preserve">, </w:t>
      </w:r>
      <w:r w:rsidR="00074DBE">
        <w:rPr>
          <w:lang w:val="en-GB"/>
        </w:rPr>
        <w:t xml:space="preserve">though </w:t>
      </w:r>
      <w:r w:rsidR="00544ACB">
        <w:rPr>
          <w:lang w:val="en-GB"/>
        </w:rPr>
        <w:t>permanently powered by EPS</w:t>
      </w:r>
      <w:r w:rsidR="00074DBE">
        <w:rPr>
          <w:lang w:val="en-GB"/>
        </w:rPr>
        <w:t xml:space="preserve"> (save isolation cases)</w:t>
      </w:r>
      <w:r w:rsidR="00544ACB">
        <w:rPr>
          <w:lang w:val="en-GB"/>
        </w:rPr>
        <w:t>,</w:t>
      </w:r>
      <w:r>
        <w:rPr>
          <w:lang w:val="en-GB"/>
        </w:rPr>
        <w:t xml:space="preserve"> are</w:t>
      </w:r>
      <w:r w:rsidR="00544ACB">
        <w:rPr>
          <w:lang w:val="en-GB"/>
        </w:rPr>
        <w:t xml:space="preserve"> operated</w:t>
      </w:r>
      <w:r>
        <w:rPr>
          <w:lang w:val="en-GB"/>
        </w:rPr>
        <w:t xml:space="preserve"> in cold redundancy</w:t>
      </w:r>
      <w:r w:rsidR="00544ACB">
        <w:rPr>
          <w:lang w:val="en-GB"/>
        </w:rPr>
        <w:t xml:space="preserve"> by HBS</w:t>
      </w:r>
      <w:r w:rsidR="00BA026C">
        <w:rPr>
          <w:lang w:val="en-GB"/>
        </w:rPr>
        <w:t>’ ECU</w:t>
      </w:r>
      <w:r>
        <w:rPr>
          <w:lang w:val="en-GB"/>
        </w:rPr>
        <w:t xml:space="preserve">. One </w:t>
      </w:r>
      <w:r w:rsidR="00074DBE">
        <w:rPr>
          <w:lang w:val="en-GB"/>
        </w:rPr>
        <w:t xml:space="preserve">pump </w:t>
      </w:r>
      <w:r w:rsidR="00BA026C">
        <w:rPr>
          <w:lang w:val="en-GB"/>
        </w:rPr>
        <w:t>only</w:t>
      </w:r>
      <w:r>
        <w:rPr>
          <w:lang w:val="en-GB"/>
        </w:rPr>
        <w:t xml:space="preserve"> pressurises the unique accumulator which is </w:t>
      </w:r>
      <w:r w:rsidR="00BA026C">
        <w:rPr>
          <w:lang w:val="en-GB"/>
        </w:rPr>
        <w:t>shared by</w:t>
      </w:r>
      <w:r>
        <w:rPr>
          <w:lang w:val="en-GB"/>
        </w:rPr>
        <w:t xml:space="preserve"> the two circuits </w:t>
      </w:r>
      <w:r w:rsidR="00074DBE">
        <w:rPr>
          <w:lang w:val="en-GB"/>
        </w:rPr>
        <w:t>that supply</w:t>
      </w:r>
      <w:r>
        <w:rPr>
          <w:lang w:val="en-GB"/>
        </w:rPr>
        <w:t xml:space="preserve"> </w:t>
      </w:r>
      <w:r w:rsidR="00C4751D">
        <w:rPr>
          <w:lang w:val="en-GB"/>
        </w:rPr>
        <w:t xml:space="preserve">hydraulic power to </w:t>
      </w:r>
      <w:r>
        <w:rPr>
          <w:lang w:val="en-GB"/>
        </w:rPr>
        <w:t>the clutches.</w:t>
      </w:r>
    </w:p>
    <w:p w:rsidR="00DC3B16" w:rsidRDefault="00E51A67" w:rsidP="00504828">
      <w:pPr>
        <w:pStyle w:val="Corps"/>
        <w:spacing w:before="120"/>
        <w:rPr>
          <w:lang w:val="en-GB"/>
        </w:rPr>
      </w:pPr>
      <w:r>
        <w:rPr>
          <w:lang w:val="en-GB"/>
        </w:rPr>
        <w:t>Energy storage</w:t>
      </w:r>
      <w:r w:rsidR="00BD35BF">
        <w:rPr>
          <w:lang w:val="en-GB"/>
        </w:rPr>
        <w:t xml:space="preserve"> management is also different. An oil reservoir provides flow capacity </w:t>
      </w:r>
      <w:r w:rsidR="00DC3B16">
        <w:rPr>
          <w:lang w:val="en-GB"/>
        </w:rPr>
        <w:t>while</w:t>
      </w:r>
      <w:r w:rsidR="00BD35BF">
        <w:rPr>
          <w:lang w:val="en-GB"/>
        </w:rPr>
        <w:t xml:space="preserve"> an accumulator provides pressure capacity.</w:t>
      </w:r>
      <w:r w:rsidR="00DC3B16">
        <w:rPr>
          <w:lang w:val="en-GB"/>
        </w:rPr>
        <w:t xml:space="preserve"> </w:t>
      </w:r>
    </w:p>
    <w:p w:rsidR="00BD35BF" w:rsidRDefault="00DC3B16" w:rsidP="00504828">
      <w:pPr>
        <w:pStyle w:val="Corps"/>
        <w:spacing w:before="120"/>
        <w:rPr>
          <w:rFonts w:ascii="Arial" w:hAnsi="Arial" w:cs="Arial"/>
          <w:sz w:val="20"/>
          <w:lang w:val="en-GB"/>
        </w:rPr>
      </w:pPr>
      <w:r>
        <w:rPr>
          <w:lang w:val="en-GB"/>
        </w:rPr>
        <w:t xml:space="preserve">Flow capacity </w:t>
      </w:r>
      <w:r w:rsidR="00AB7E70">
        <w:rPr>
          <w:lang w:val="en-GB"/>
        </w:rPr>
        <w:t>may decrease</w:t>
      </w:r>
      <w:r>
        <w:rPr>
          <w:lang w:val="en-GB"/>
        </w:rPr>
        <w:t xml:space="preserve"> because of </w:t>
      </w:r>
      <w:r w:rsidR="00AB7E70">
        <w:rPr>
          <w:lang w:val="en-GB"/>
        </w:rPr>
        <w:t xml:space="preserve">possible </w:t>
      </w:r>
      <w:r>
        <w:rPr>
          <w:lang w:val="en-GB"/>
        </w:rPr>
        <w:t>oil leakage in pumps, pipes, valves and clutches. Some of these devices have internal leakage oil collectors that feed the leakage flows back to the reservoir.</w:t>
      </w:r>
      <w:r w:rsidR="00621435">
        <w:rPr>
          <w:lang w:val="en-GB"/>
        </w:rPr>
        <w:t xml:space="preserve"> External leakage </w:t>
      </w:r>
      <w:r w:rsidR="00AB7E70">
        <w:rPr>
          <w:lang w:val="en-GB"/>
        </w:rPr>
        <w:t>leads to</w:t>
      </w:r>
      <w:r w:rsidR="00621435">
        <w:rPr>
          <w:lang w:val="en-GB"/>
        </w:rPr>
        <w:t xml:space="preserve"> oil loss. </w:t>
      </w:r>
      <w:proofErr w:type="spellStart"/>
      <w:proofErr w:type="gramStart"/>
      <w:r w:rsidR="00621435">
        <w:rPr>
          <w:rFonts w:ascii="Arial" w:hAnsi="Arial" w:cs="Arial"/>
          <w:sz w:val="20"/>
          <w:lang w:val="en-GB"/>
        </w:rPr>
        <w:t>OilCapacity</w:t>
      </w:r>
      <w:proofErr w:type="spellEnd"/>
      <w:r w:rsidR="00621435">
        <w:rPr>
          <w:rFonts w:ascii="Arial" w:hAnsi="Arial" w:cs="Arial"/>
          <w:sz w:val="20"/>
          <w:lang w:val="en-GB"/>
        </w:rPr>
        <w:t>(</w:t>
      </w:r>
      <w:proofErr w:type="gramEnd"/>
      <w:r w:rsidR="00621435">
        <w:rPr>
          <w:rFonts w:ascii="Arial" w:hAnsi="Arial" w:cs="Arial"/>
          <w:sz w:val="20"/>
          <w:lang w:val="en-GB"/>
        </w:rPr>
        <w:t xml:space="preserve">float.%) </w:t>
      </w:r>
      <w:r w:rsidR="00621435" w:rsidRPr="00621435">
        <w:rPr>
          <w:lang w:val="en-GB"/>
        </w:rPr>
        <w:t>gives the level of the reservoir</w:t>
      </w:r>
      <w:r w:rsidR="00621435">
        <w:rPr>
          <w:rFonts w:ascii="Arial" w:hAnsi="Arial" w:cs="Arial"/>
          <w:sz w:val="20"/>
          <w:lang w:val="en-GB"/>
        </w:rPr>
        <w:t>.</w:t>
      </w:r>
    </w:p>
    <w:p w:rsidR="00621435" w:rsidRPr="00E96733" w:rsidRDefault="00621435" w:rsidP="00504828">
      <w:pPr>
        <w:pStyle w:val="Corps"/>
        <w:spacing w:before="120"/>
        <w:rPr>
          <w:lang w:val="en-GB"/>
        </w:rPr>
      </w:pPr>
      <w:r w:rsidRPr="00AF3C8C">
        <w:rPr>
          <w:lang w:val="en-GB"/>
        </w:rPr>
        <w:t xml:space="preserve">There is no </w:t>
      </w:r>
      <w:r w:rsidR="00BA6DD3">
        <w:rPr>
          <w:lang w:val="en-GB"/>
        </w:rPr>
        <w:t>accumulator’s</w:t>
      </w:r>
      <w:r w:rsidR="00BA6DD3" w:rsidRPr="00AF3C8C">
        <w:rPr>
          <w:lang w:val="en-GB"/>
        </w:rPr>
        <w:t xml:space="preserve"> </w:t>
      </w:r>
      <w:r w:rsidRPr="00AF3C8C">
        <w:rPr>
          <w:lang w:val="en-GB"/>
        </w:rPr>
        <w:t xml:space="preserve">pressure </w:t>
      </w:r>
      <w:r w:rsidR="00BA6DD3">
        <w:rPr>
          <w:lang w:val="en-GB"/>
        </w:rPr>
        <w:t>measurement</w:t>
      </w:r>
      <w:r w:rsidRPr="00AF3C8C">
        <w:rPr>
          <w:lang w:val="en-GB"/>
        </w:rPr>
        <w:t xml:space="preserve">. </w:t>
      </w:r>
      <w:r w:rsidR="009E6233">
        <w:rPr>
          <w:lang w:val="en-GB"/>
        </w:rPr>
        <w:t>P</w:t>
      </w:r>
      <w:r w:rsidR="009E6233" w:rsidRPr="00AF3C8C">
        <w:rPr>
          <w:lang w:val="en-GB"/>
        </w:rPr>
        <w:t xml:space="preserve">ressure sensors </w:t>
      </w:r>
      <w:r w:rsidR="009E6233">
        <w:rPr>
          <w:lang w:val="en-GB"/>
        </w:rPr>
        <w:t>at p</w:t>
      </w:r>
      <w:r w:rsidRPr="00AF3C8C">
        <w:rPr>
          <w:lang w:val="en-GB"/>
        </w:rPr>
        <w:t xml:space="preserve">umps’ </w:t>
      </w:r>
      <w:r w:rsidR="009E6233">
        <w:rPr>
          <w:lang w:val="en-GB"/>
        </w:rPr>
        <w:t xml:space="preserve">outlet </w:t>
      </w:r>
      <w:r w:rsidRPr="00AF3C8C">
        <w:rPr>
          <w:lang w:val="en-GB"/>
        </w:rPr>
        <w:t xml:space="preserve">and the physical characteristics of the </w:t>
      </w:r>
      <w:r w:rsidR="004F341D" w:rsidRPr="00AF3C8C">
        <w:rPr>
          <w:lang w:val="en-GB"/>
        </w:rPr>
        <w:t xml:space="preserve">accumulator are sufficient to </w:t>
      </w:r>
      <w:r w:rsidR="00BA6DD3">
        <w:rPr>
          <w:lang w:val="en-GB"/>
        </w:rPr>
        <w:t>estimate</w:t>
      </w:r>
      <w:r w:rsidR="004F341D" w:rsidRPr="00AF3C8C">
        <w:rPr>
          <w:lang w:val="en-GB"/>
        </w:rPr>
        <w:t xml:space="preserve"> the hydraulic energy capacity (</w:t>
      </w:r>
      <w:r w:rsidR="00043C1E">
        <w:rPr>
          <w:lang w:val="en-GB"/>
        </w:rPr>
        <w:t xml:space="preserve">i.e. </w:t>
      </w:r>
      <w:r w:rsidR="00AF3C8C">
        <w:rPr>
          <w:lang w:val="en-GB"/>
        </w:rPr>
        <w:t xml:space="preserve">the </w:t>
      </w:r>
      <w:r w:rsidR="004F341D" w:rsidRPr="00AF3C8C">
        <w:rPr>
          <w:lang w:val="en-GB"/>
        </w:rPr>
        <w:t xml:space="preserve">releasable </w:t>
      </w:r>
      <w:r w:rsidR="00AF3C8C">
        <w:rPr>
          <w:lang w:val="en-GB"/>
        </w:rPr>
        <w:t xml:space="preserve">hydraulic </w:t>
      </w:r>
      <w:r w:rsidR="004F341D" w:rsidRPr="00AF3C8C">
        <w:rPr>
          <w:lang w:val="en-GB"/>
        </w:rPr>
        <w:t xml:space="preserve">energy in case of </w:t>
      </w:r>
      <w:r w:rsidR="009E6233">
        <w:rPr>
          <w:lang w:val="en-GB"/>
        </w:rPr>
        <w:t>fall of</w:t>
      </w:r>
      <w:r w:rsidR="004F341D" w:rsidRPr="00AF3C8C">
        <w:rPr>
          <w:lang w:val="en-GB"/>
        </w:rPr>
        <w:t xml:space="preserve"> electrical pressurization).</w:t>
      </w:r>
    </w:p>
    <w:p w:rsidR="00E05BB3" w:rsidRDefault="00E05BB3" w:rsidP="00E05BB3">
      <w:pPr>
        <w:pStyle w:val="Heading4"/>
        <w:rPr>
          <w:b w:val="0"/>
          <w:lang w:val="en-GB"/>
        </w:rPr>
      </w:pPr>
      <w:r>
        <w:rPr>
          <w:lang w:val="en-GB"/>
        </w:rPr>
        <w:t>Braking Control (H</w:t>
      </w:r>
      <w:r w:rsidR="00725970">
        <w:rPr>
          <w:lang w:val="en-GB"/>
        </w:rPr>
        <w:t>B</w:t>
      </w:r>
      <w:r>
        <w:rPr>
          <w:lang w:val="en-GB"/>
        </w:rPr>
        <w:t>S.F_PT.F_B</w:t>
      </w:r>
      <w:r w:rsidRPr="000E5264">
        <w:rPr>
          <w:lang w:val="en-GB"/>
        </w:rPr>
        <w:t>C</w:t>
      </w:r>
      <w:r>
        <w:rPr>
          <w:b w:val="0"/>
          <w:lang w:val="en-GB"/>
        </w:rPr>
        <w:t>)</w:t>
      </w:r>
    </w:p>
    <w:p w:rsidR="005F53AD" w:rsidRDefault="00C87C71" w:rsidP="00C87C71">
      <w:pPr>
        <w:pStyle w:val="Heading5"/>
        <w:rPr>
          <w:lang w:val="en-GB"/>
        </w:rPr>
      </w:pPr>
      <w:r>
        <w:rPr>
          <w:lang w:val="en-GB"/>
        </w:rPr>
        <w:t>Interface</w:t>
      </w:r>
    </w:p>
    <w:p w:rsidR="007545DF" w:rsidRDefault="007545DF" w:rsidP="007545DF">
      <w:pPr>
        <w:pStyle w:val="Corps"/>
        <w:spacing w:before="120" w:after="240"/>
        <w:rPr>
          <w:lang w:val="en-GB"/>
        </w:rPr>
      </w:pPr>
      <w:r>
        <w:rPr>
          <w:lang w:val="en-GB"/>
        </w:rPr>
        <w:t>F_BC, like F_PC, essentially</w:t>
      </w:r>
      <w:r w:rsidR="00562068">
        <w:rPr>
          <w:lang w:val="en-GB"/>
        </w:rPr>
        <w:t xml:space="preserve"> converts</w:t>
      </w:r>
      <w:r>
        <w:rPr>
          <w:lang w:val="en-GB"/>
        </w:rPr>
        <w:t xml:space="preserve"> mechanical torque</w:t>
      </w:r>
      <w:r w:rsidR="00562068">
        <w:rPr>
          <w:lang w:val="en-GB"/>
        </w:rPr>
        <w:t>s</w:t>
      </w:r>
      <w:r>
        <w:rPr>
          <w:lang w:val="en-GB"/>
        </w:rPr>
        <w:t xml:space="preserve"> in </w:t>
      </w:r>
      <w:r w:rsidR="00562068">
        <w:rPr>
          <w:lang w:val="en-GB"/>
        </w:rPr>
        <w:t>the</w:t>
      </w:r>
      <w:r>
        <w:rPr>
          <w:lang w:val="en-GB"/>
        </w:rPr>
        <w:t xml:space="preserve"> new energy domain</w:t>
      </w:r>
      <w:r w:rsidR="00562068">
        <w:rPr>
          <w:lang w:val="en-GB"/>
        </w:rPr>
        <w:t>:</w:t>
      </w:r>
      <w:r>
        <w:rPr>
          <w:lang w:val="en-GB"/>
        </w:rPr>
        <w:t xml:space="preserve"> (pressure, flow) instead of (tension, current).</w:t>
      </w:r>
      <w:r w:rsidR="007D1EC8">
        <w:rPr>
          <w:lang w:val="en-GB"/>
        </w:rPr>
        <w:t xml:space="preserve"> It also manages the pumps’, valves’ and clutches’ failures by reconfiguring the hydraulic power lines. </w:t>
      </w:r>
    </w:p>
    <w:tbl>
      <w:tblPr>
        <w:tblStyle w:val="TableGrid"/>
        <w:tblW w:w="0" w:type="auto"/>
        <w:tblInd w:w="709" w:type="dxa"/>
        <w:tblLayout w:type="fixed"/>
        <w:tblLook w:val="04A0" w:firstRow="1" w:lastRow="0" w:firstColumn="1" w:lastColumn="0" w:noHBand="0" w:noVBand="1"/>
      </w:tblPr>
      <w:tblGrid>
        <w:gridCol w:w="3368"/>
        <w:gridCol w:w="1418"/>
        <w:gridCol w:w="2693"/>
        <w:gridCol w:w="1666"/>
      </w:tblGrid>
      <w:tr w:rsidR="007545DF" w:rsidRPr="008A3F56" w:rsidTr="007545DF">
        <w:tc>
          <w:tcPr>
            <w:tcW w:w="3368"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693"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7545DF" w:rsidTr="007545DF">
        <w:tc>
          <w:tcPr>
            <w:tcW w:w="3368" w:type="dxa"/>
          </w:tcPr>
          <w:p w:rsidR="007545DF" w:rsidRDefault="007545DF" w:rsidP="00B353BF">
            <w:pPr>
              <w:pStyle w:val="Corps"/>
              <w:spacing w:before="60" w:after="60"/>
              <w:ind w:left="0"/>
              <w:rPr>
                <w:rFonts w:ascii="Arial" w:hAnsi="Arial" w:cs="Arial"/>
                <w:sz w:val="20"/>
                <w:lang w:val="en-GB"/>
              </w:rPr>
            </w:pPr>
            <w:proofErr w:type="spellStart"/>
            <w:r>
              <w:rPr>
                <w:rFonts w:ascii="Arial" w:hAnsi="Arial" w:cs="Arial"/>
                <w:sz w:val="20"/>
                <w:lang w:val="en-GB"/>
              </w:rPr>
              <w:t>BrakingTorqueCommand</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c>
          <w:tcPr>
            <w:tcW w:w="2693" w:type="dxa"/>
          </w:tcPr>
          <w:p w:rsidR="007545DF" w:rsidRDefault="007545DF" w:rsidP="00B353BF">
            <w:pPr>
              <w:pStyle w:val="Corps"/>
              <w:spacing w:before="60" w:after="60"/>
              <w:ind w:left="0"/>
              <w:rPr>
                <w:rFonts w:ascii="Arial" w:hAnsi="Arial" w:cs="Arial"/>
                <w:sz w:val="20"/>
                <w:lang w:val="en-GB"/>
              </w:rPr>
            </w:pPr>
            <w:r>
              <w:rPr>
                <w:rFonts w:ascii="Arial" w:hAnsi="Arial" w:cs="Arial"/>
                <w:sz w:val="20"/>
                <w:lang w:val="en-GB"/>
              </w:rPr>
              <w:t>Clutch1PressureCommand(</w:t>
            </w:r>
            <w:proofErr w:type="spellStart"/>
            <w:r>
              <w:rPr>
                <w:rFonts w:ascii="Arial" w:hAnsi="Arial" w:cs="Arial"/>
                <w:sz w:val="20"/>
                <w:lang w:val="en-GB"/>
              </w:rPr>
              <w:t>float.Pa</w:t>
            </w:r>
            <w:proofErr w:type="spellEnd"/>
            <w:r>
              <w:rPr>
                <w:rFonts w:ascii="Arial" w:hAnsi="Arial" w:cs="Arial"/>
                <w:sz w:val="20"/>
                <w:lang w:val="en-GB"/>
              </w:rPr>
              <w:t>)</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r>
      <w:tr w:rsidR="007545DF" w:rsidRPr="003E333F" w:rsidTr="007545DF">
        <w:tc>
          <w:tcPr>
            <w:tcW w:w="3368" w:type="dxa"/>
          </w:tcPr>
          <w:p w:rsidR="007545DF" w:rsidRDefault="00A47B98" w:rsidP="00B353BF">
            <w:pPr>
              <w:pStyle w:val="Corps"/>
              <w:spacing w:before="60" w:after="60"/>
              <w:ind w:left="0"/>
              <w:rPr>
                <w:rFonts w:ascii="Arial" w:hAnsi="Arial" w:cs="Arial"/>
                <w:sz w:val="20"/>
                <w:lang w:val="en-GB"/>
              </w:rPr>
            </w:pPr>
            <w:proofErr w:type="spellStart"/>
            <w:proofErr w:type="gramStart"/>
            <w:r>
              <w:rPr>
                <w:rFonts w:ascii="Arial" w:hAnsi="Arial" w:cs="Arial"/>
                <w:sz w:val="20"/>
                <w:lang w:val="en-GB"/>
              </w:rPr>
              <w:t>Reservoir</w:t>
            </w:r>
            <w:r w:rsidR="003E333F">
              <w:rPr>
                <w:rFonts w:ascii="Arial" w:hAnsi="Arial" w:cs="Arial"/>
                <w:sz w:val="20"/>
                <w:lang w:val="en-GB"/>
              </w:rPr>
              <w:t>OilCapacity</w:t>
            </w:r>
            <w:proofErr w:type="spellEnd"/>
            <w:r w:rsidR="003E333F">
              <w:rPr>
                <w:rFonts w:ascii="Arial" w:hAnsi="Arial" w:cs="Arial"/>
                <w:sz w:val="20"/>
                <w:lang w:val="en-GB"/>
              </w:rPr>
              <w:t>(</w:t>
            </w:r>
            <w:proofErr w:type="gramEnd"/>
            <w:r w:rsidR="003E333F">
              <w:rPr>
                <w:rFonts w:ascii="Arial" w:hAnsi="Arial" w:cs="Arial"/>
                <w:sz w:val="20"/>
                <w:lang w:val="en-GB"/>
              </w:rPr>
              <w:t>float.%)</w:t>
            </w:r>
          </w:p>
        </w:tc>
        <w:tc>
          <w:tcPr>
            <w:tcW w:w="1418" w:type="dxa"/>
          </w:tcPr>
          <w:p w:rsidR="003E333F" w:rsidRDefault="003E333F" w:rsidP="003E333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3E333F" w:rsidP="003E333F">
            <w:pPr>
              <w:pStyle w:val="Corps"/>
              <w:spacing w:before="60" w:after="60"/>
              <w:ind w:left="0"/>
              <w:jc w:val="center"/>
              <w:rPr>
                <w:rFonts w:ascii="Arial" w:hAnsi="Arial" w:cs="Arial"/>
                <w:sz w:val="20"/>
                <w:lang w:val="en-GB"/>
              </w:rPr>
            </w:pPr>
            <w:r>
              <w:rPr>
                <w:rFonts w:ascii="Arial" w:hAnsi="Arial" w:cs="Arial"/>
                <w:sz w:val="20"/>
                <w:lang w:val="en-GB"/>
              </w:rPr>
              <w:t>F_CM</w:t>
            </w:r>
          </w:p>
        </w:tc>
        <w:tc>
          <w:tcPr>
            <w:tcW w:w="2693" w:type="dxa"/>
          </w:tcPr>
          <w:p w:rsidR="007545DF" w:rsidRDefault="007D1EC8" w:rsidP="00B353BF">
            <w:pPr>
              <w:pStyle w:val="Corps"/>
              <w:spacing w:before="60" w:after="60"/>
              <w:ind w:left="0"/>
              <w:rPr>
                <w:rFonts w:ascii="Arial" w:hAnsi="Arial" w:cs="Arial"/>
                <w:sz w:val="20"/>
                <w:lang w:val="en-GB"/>
              </w:rPr>
            </w:pPr>
            <w:r>
              <w:rPr>
                <w:rFonts w:ascii="Arial" w:hAnsi="Arial" w:cs="Arial"/>
                <w:sz w:val="20"/>
                <w:lang w:val="en-GB"/>
              </w:rPr>
              <w:t>Clutch</w:t>
            </w:r>
            <w:r w:rsidR="000D414C">
              <w:rPr>
                <w:rFonts w:ascii="Arial" w:hAnsi="Arial" w:cs="Arial"/>
                <w:sz w:val="20"/>
                <w:lang w:val="en-GB"/>
              </w:rPr>
              <w:t>2Pressure</w:t>
            </w:r>
            <w:r w:rsidR="007545DF">
              <w:rPr>
                <w:rFonts w:ascii="Arial" w:hAnsi="Arial" w:cs="Arial"/>
                <w:sz w:val="20"/>
                <w:lang w:val="en-GB"/>
              </w:rPr>
              <w:t>Command</w:t>
            </w:r>
            <w:r>
              <w:rPr>
                <w:rFonts w:ascii="Arial" w:hAnsi="Arial" w:cs="Arial"/>
                <w:sz w:val="20"/>
                <w:lang w:val="en-GB"/>
              </w:rPr>
              <w:t>(</w:t>
            </w:r>
            <w:proofErr w:type="spellStart"/>
            <w:r>
              <w:rPr>
                <w:rFonts w:ascii="Arial" w:hAnsi="Arial" w:cs="Arial"/>
                <w:sz w:val="20"/>
                <w:lang w:val="en-GB"/>
              </w:rPr>
              <w:t>float.Pa</w:t>
            </w:r>
            <w:proofErr w:type="spellEnd"/>
            <w:r w:rsidR="007545DF">
              <w:rPr>
                <w:rFonts w:ascii="Arial" w:hAnsi="Arial" w:cs="Arial"/>
                <w:sz w:val="20"/>
                <w:lang w:val="en-GB"/>
              </w:rPr>
              <w:t>)</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r>
      <w:tr w:rsidR="007545DF" w:rsidRPr="00043C1E" w:rsidTr="007545DF">
        <w:tc>
          <w:tcPr>
            <w:tcW w:w="3368" w:type="dxa"/>
          </w:tcPr>
          <w:p w:rsidR="007545DF" w:rsidRDefault="002156CB" w:rsidP="00B353BF">
            <w:pPr>
              <w:pStyle w:val="Corps"/>
              <w:spacing w:before="60" w:after="60"/>
              <w:ind w:left="0"/>
              <w:rPr>
                <w:rFonts w:ascii="Arial" w:hAnsi="Arial" w:cs="Arial"/>
                <w:sz w:val="20"/>
                <w:lang w:val="en-GB"/>
              </w:rPr>
            </w:pPr>
            <w:r>
              <w:rPr>
                <w:rFonts w:ascii="Arial" w:hAnsi="Arial" w:cs="Arial"/>
                <w:sz w:val="20"/>
                <w:lang w:val="en-GB"/>
              </w:rPr>
              <w:t>FBclutch</w:t>
            </w:r>
            <w:r w:rsidR="007545DF">
              <w:rPr>
                <w:rFonts w:ascii="Arial" w:hAnsi="Arial" w:cs="Arial"/>
                <w:sz w:val="20"/>
                <w:lang w:val="en-GB"/>
              </w:rPr>
              <w:t>1(Boolean)</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7545DF" w:rsidRDefault="000B120A" w:rsidP="00B353BF">
            <w:pPr>
              <w:pStyle w:val="Corps"/>
              <w:spacing w:before="60" w:after="60"/>
              <w:ind w:left="0"/>
              <w:rPr>
                <w:rFonts w:ascii="Arial" w:hAnsi="Arial" w:cs="Arial"/>
                <w:sz w:val="20"/>
                <w:lang w:val="en-GB"/>
              </w:rPr>
            </w:pPr>
            <w:proofErr w:type="gramStart"/>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w:t>
            </w:r>
            <w:proofErr w:type="gramEnd"/>
            <w:r>
              <w:rPr>
                <w:rFonts w:ascii="Arial" w:hAnsi="Arial" w:cs="Arial"/>
                <w:sz w:val="20"/>
                <w:lang w:val="en-GB"/>
              </w:rPr>
              <w:t>float.%)</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r w:rsidR="000053AB">
              <w:rPr>
                <w:rFonts w:ascii="Arial" w:hAnsi="Arial" w:cs="Arial"/>
                <w:sz w:val="20"/>
                <w:lang w:val="en-GB"/>
              </w:rPr>
              <w:t>, F_EM</w:t>
            </w:r>
          </w:p>
        </w:tc>
      </w:tr>
      <w:tr w:rsidR="007545DF" w:rsidRPr="00043C1E" w:rsidTr="007545DF">
        <w:tc>
          <w:tcPr>
            <w:tcW w:w="3368" w:type="dxa"/>
          </w:tcPr>
          <w:p w:rsidR="007545DF" w:rsidRDefault="002156CB" w:rsidP="00B353BF">
            <w:pPr>
              <w:pStyle w:val="Corps"/>
              <w:spacing w:before="60" w:after="60"/>
              <w:ind w:left="0"/>
              <w:rPr>
                <w:rFonts w:ascii="Arial" w:hAnsi="Arial" w:cs="Arial"/>
                <w:sz w:val="20"/>
                <w:lang w:val="en-GB"/>
              </w:rPr>
            </w:pPr>
            <w:r>
              <w:rPr>
                <w:rFonts w:ascii="Arial" w:hAnsi="Arial" w:cs="Arial"/>
                <w:sz w:val="20"/>
                <w:lang w:val="en-GB"/>
              </w:rPr>
              <w:lastRenderedPageBreak/>
              <w:t>FBclutch</w:t>
            </w:r>
            <w:r w:rsidR="007545DF">
              <w:rPr>
                <w:rFonts w:ascii="Arial" w:hAnsi="Arial" w:cs="Arial"/>
                <w:sz w:val="20"/>
                <w:lang w:val="en-GB"/>
              </w:rPr>
              <w:t>2(Boolean)</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7545DF" w:rsidRDefault="000B120A" w:rsidP="00B353BF">
            <w:pPr>
              <w:pStyle w:val="Corps"/>
              <w:spacing w:before="60" w:after="60"/>
              <w:ind w:left="0"/>
              <w:rPr>
                <w:rFonts w:ascii="Arial" w:hAnsi="Arial" w:cs="Arial"/>
                <w:sz w:val="20"/>
                <w:lang w:val="en-GB"/>
              </w:rPr>
            </w:pPr>
            <w:proofErr w:type="gramStart"/>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w:t>
            </w:r>
            <w:proofErr w:type="gramEnd"/>
            <w:r>
              <w:rPr>
                <w:rFonts w:ascii="Arial" w:hAnsi="Arial" w:cs="Arial"/>
                <w:sz w:val="20"/>
                <w:lang w:val="en-GB"/>
              </w:rPr>
              <w:t>float.%)</w:t>
            </w:r>
          </w:p>
        </w:tc>
        <w:tc>
          <w:tcPr>
            <w:tcW w:w="1666"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F_CM</w:t>
            </w:r>
            <w:r w:rsidR="000053AB">
              <w:rPr>
                <w:rFonts w:ascii="Arial" w:hAnsi="Arial" w:cs="Arial"/>
                <w:sz w:val="20"/>
                <w:lang w:val="en-GB"/>
              </w:rPr>
              <w:t>, F_EM</w:t>
            </w:r>
          </w:p>
        </w:tc>
      </w:tr>
      <w:tr w:rsidR="000B120A" w:rsidRPr="000B120A" w:rsidTr="007545DF">
        <w:tc>
          <w:tcPr>
            <w:tcW w:w="3368" w:type="dxa"/>
          </w:tcPr>
          <w:p w:rsidR="000B120A" w:rsidRDefault="002156CB" w:rsidP="00B353BF">
            <w:pPr>
              <w:pStyle w:val="Corps"/>
              <w:spacing w:before="60" w:after="60"/>
              <w:ind w:left="0"/>
              <w:rPr>
                <w:rFonts w:ascii="Arial" w:hAnsi="Arial" w:cs="Arial"/>
                <w:sz w:val="20"/>
                <w:lang w:val="en-GB"/>
              </w:rPr>
            </w:pPr>
            <w:r>
              <w:rPr>
                <w:rFonts w:ascii="Arial" w:hAnsi="Arial" w:cs="Arial"/>
                <w:sz w:val="20"/>
                <w:lang w:val="en-GB"/>
              </w:rPr>
              <w:t>FBspoolValve1</w:t>
            </w:r>
            <w:r w:rsidR="000B120A">
              <w:rPr>
                <w:rFonts w:ascii="Arial" w:hAnsi="Arial" w:cs="Arial"/>
                <w:sz w:val="20"/>
                <w:lang w:val="en-GB"/>
              </w:rPr>
              <w:t>(Boolean)</w:t>
            </w:r>
          </w:p>
        </w:tc>
        <w:tc>
          <w:tcPr>
            <w:tcW w:w="1418"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0B120A" w:rsidRDefault="000B120A" w:rsidP="00B353BF">
            <w:pPr>
              <w:pStyle w:val="Corps"/>
              <w:spacing w:before="60" w:after="60"/>
              <w:ind w:left="0"/>
              <w:rPr>
                <w:rFonts w:ascii="Arial" w:hAnsi="Arial" w:cs="Arial"/>
                <w:sz w:val="20"/>
                <w:lang w:val="en-GB"/>
              </w:rPr>
            </w:pPr>
            <w:r>
              <w:rPr>
                <w:rFonts w:ascii="Arial" w:hAnsi="Arial" w:cs="Arial"/>
                <w:sz w:val="20"/>
                <w:lang w:val="en-GB"/>
              </w:rPr>
              <w:t>Pump1ShutOffValve</w:t>
            </w:r>
            <w:r w:rsidR="00A82BD7">
              <w:rPr>
                <w:rFonts w:ascii="Arial" w:hAnsi="Arial" w:cs="Arial"/>
                <w:sz w:val="20"/>
                <w:lang w:val="en-GB"/>
              </w:rPr>
              <w:t>Command</w:t>
            </w:r>
            <w:r>
              <w:rPr>
                <w:rFonts w:ascii="Arial" w:hAnsi="Arial" w:cs="Arial"/>
                <w:sz w:val="20"/>
                <w:lang w:val="en-GB"/>
              </w:rPr>
              <w:t>(Boolean)</w:t>
            </w:r>
          </w:p>
        </w:tc>
        <w:tc>
          <w:tcPr>
            <w:tcW w:w="1666" w:type="dxa"/>
          </w:tcPr>
          <w:p w:rsidR="000B120A" w:rsidRDefault="000B120A" w:rsidP="000B120A">
            <w:pPr>
              <w:jc w:val="center"/>
              <w:rPr>
                <w:rFonts w:ascii="Arial" w:hAnsi="Arial" w:cs="Arial"/>
                <w:sz w:val="20"/>
                <w:lang w:val="en-GB"/>
              </w:rPr>
            </w:pPr>
            <w:r w:rsidRPr="00B4505A">
              <w:rPr>
                <w:rFonts w:ascii="Arial" w:hAnsi="Arial" w:cs="Arial"/>
                <w:sz w:val="20"/>
                <w:lang w:val="en-GB"/>
              </w:rPr>
              <w:t>HBS.F_PT.</w:t>
            </w:r>
          </w:p>
          <w:p w:rsidR="000B120A" w:rsidRDefault="000B120A" w:rsidP="000B120A">
            <w:pPr>
              <w:jc w:val="center"/>
            </w:pPr>
            <w:r w:rsidRPr="00B4505A">
              <w:rPr>
                <w:rFonts w:ascii="Arial" w:hAnsi="Arial" w:cs="Arial"/>
                <w:sz w:val="20"/>
                <w:lang w:val="en-GB"/>
              </w:rPr>
              <w:t>F_CM</w:t>
            </w:r>
          </w:p>
        </w:tc>
      </w:tr>
      <w:tr w:rsidR="000B120A" w:rsidRPr="00515ACA" w:rsidTr="007545DF">
        <w:tc>
          <w:tcPr>
            <w:tcW w:w="3368" w:type="dxa"/>
          </w:tcPr>
          <w:p w:rsidR="000B120A" w:rsidRDefault="002156CB" w:rsidP="00B353BF">
            <w:pPr>
              <w:pStyle w:val="Corps"/>
              <w:spacing w:before="60" w:after="60"/>
              <w:ind w:left="0"/>
              <w:rPr>
                <w:rFonts w:ascii="Arial" w:hAnsi="Arial" w:cs="Arial"/>
                <w:sz w:val="20"/>
                <w:lang w:val="en-GB"/>
              </w:rPr>
            </w:pPr>
            <w:r>
              <w:rPr>
                <w:rFonts w:ascii="Arial" w:hAnsi="Arial" w:cs="Arial"/>
                <w:sz w:val="20"/>
                <w:lang w:val="en-GB"/>
              </w:rPr>
              <w:t>FBspoolValve2(Boolean)</w:t>
            </w:r>
          </w:p>
        </w:tc>
        <w:tc>
          <w:tcPr>
            <w:tcW w:w="1418"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w:t>
            </w:r>
            <w:r w:rsidR="002156CB">
              <w:rPr>
                <w:rFonts w:ascii="Arial" w:hAnsi="Arial" w:cs="Arial"/>
                <w:sz w:val="20"/>
                <w:lang w:val="en-GB"/>
              </w:rPr>
              <w:t>_H</w:t>
            </w:r>
            <w:r>
              <w:rPr>
                <w:rFonts w:ascii="Arial" w:hAnsi="Arial" w:cs="Arial"/>
                <w:sz w:val="20"/>
                <w:lang w:val="en-GB"/>
              </w:rPr>
              <w:t>M</w:t>
            </w:r>
          </w:p>
        </w:tc>
        <w:tc>
          <w:tcPr>
            <w:tcW w:w="2693" w:type="dxa"/>
          </w:tcPr>
          <w:p w:rsidR="000B120A" w:rsidRDefault="000B120A" w:rsidP="00B353BF">
            <w:pPr>
              <w:pStyle w:val="Corps"/>
              <w:spacing w:before="60" w:after="60"/>
              <w:ind w:left="0"/>
              <w:rPr>
                <w:rFonts w:ascii="Arial" w:hAnsi="Arial" w:cs="Arial"/>
                <w:sz w:val="20"/>
                <w:lang w:val="en-GB"/>
              </w:rPr>
            </w:pPr>
            <w:r>
              <w:rPr>
                <w:rFonts w:ascii="Arial" w:hAnsi="Arial" w:cs="Arial"/>
                <w:sz w:val="20"/>
                <w:lang w:val="en-GB"/>
              </w:rPr>
              <w:t>Pump2ShutOffValve</w:t>
            </w:r>
            <w:r w:rsidR="00A82BD7">
              <w:rPr>
                <w:rFonts w:ascii="Arial" w:hAnsi="Arial" w:cs="Arial"/>
                <w:sz w:val="20"/>
                <w:lang w:val="en-GB"/>
              </w:rPr>
              <w:t>Command</w:t>
            </w:r>
            <w:r>
              <w:rPr>
                <w:rFonts w:ascii="Arial" w:hAnsi="Arial" w:cs="Arial"/>
                <w:sz w:val="20"/>
                <w:lang w:val="en-GB"/>
              </w:rPr>
              <w:t>(Boolean)</w:t>
            </w:r>
          </w:p>
        </w:tc>
        <w:tc>
          <w:tcPr>
            <w:tcW w:w="1666" w:type="dxa"/>
          </w:tcPr>
          <w:p w:rsidR="000B120A" w:rsidRDefault="000B120A" w:rsidP="000B120A">
            <w:pPr>
              <w:jc w:val="center"/>
              <w:rPr>
                <w:rFonts w:ascii="Arial" w:hAnsi="Arial" w:cs="Arial"/>
                <w:sz w:val="20"/>
                <w:lang w:val="en-GB"/>
              </w:rPr>
            </w:pPr>
            <w:r w:rsidRPr="00B4505A">
              <w:rPr>
                <w:rFonts w:ascii="Arial" w:hAnsi="Arial" w:cs="Arial"/>
                <w:sz w:val="20"/>
                <w:lang w:val="en-GB"/>
              </w:rPr>
              <w:t>HBS.F_PT.</w:t>
            </w:r>
          </w:p>
          <w:p w:rsidR="000B120A" w:rsidRDefault="000B120A" w:rsidP="000B120A">
            <w:pPr>
              <w:jc w:val="center"/>
            </w:pPr>
            <w:r w:rsidRPr="00B4505A">
              <w:rPr>
                <w:rFonts w:ascii="Arial" w:hAnsi="Arial" w:cs="Arial"/>
                <w:sz w:val="20"/>
                <w:lang w:val="en-GB"/>
              </w:rPr>
              <w:t>F_CM</w:t>
            </w:r>
          </w:p>
        </w:tc>
      </w:tr>
      <w:tr w:rsidR="00640122" w:rsidRPr="00515ACA" w:rsidTr="007545DF">
        <w:tc>
          <w:tcPr>
            <w:tcW w:w="3368" w:type="dxa"/>
          </w:tcPr>
          <w:p w:rsidR="00640122" w:rsidRPr="002156CB" w:rsidRDefault="002156CB" w:rsidP="00B353BF">
            <w:pPr>
              <w:pStyle w:val="Corps"/>
              <w:spacing w:before="60" w:after="60"/>
              <w:ind w:left="0"/>
              <w:rPr>
                <w:rFonts w:ascii="Arial" w:hAnsi="Arial" w:cs="Arial"/>
                <w:sz w:val="20"/>
              </w:rPr>
            </w:pPr>
            <w:proofErr w:type="gramStart"/>
            <w:r w:rsidRPr="002156CB">
              <w:rPr>
                <w:rFonts w:ascii="Arial" w:hAnsi="Arial" w:cs="Arial"/>
                <w:sz w:val="20"/>
              </w:rPr>
              <w:t>Pump1FlowSensor(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00640122" w:rsidRPr="002156CB">
              <w:rPr>
                <w:rFonts w:ascii="Arial" w:hAnsi="Arial" w:cs="Arial"/>
                <w:sz w:val="20"/>
              </w:rPr>
              <w:t>)</w:t>
            </w:r>
          </w:p>
        </w:tc>
        <w:tc>
          <w:tcPr>
            <w:tcW w:w="1418" w:type="dxa"/>
          </w:tcPr>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HBS.F_PT.</w:t>
            </w:r>
          </w:p>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640122" w:rsidRPr="002156CB" w:rsidRDefault="00640122" w:rsidP="00B353BF">
            <w:pPr>
              <w:pStyle w:val="Corps"/>
              <w:spacing w:before="60" w:after="60"/>
              <w:ind w:left="0"/>
              <w:rPr>
                <w:rFonts w:ascii="Arial" w:hAnsi="Arial" w:cs="Arial"/>
                <w:sz w:val="20"/>
              </w:rPr>
            </w:pPr>
            <w:r w:rsidRPr="002156CB">
              <w:rPr>
                <w:rFonts w:ascii="Arial" w:hAnsi="Arial" w:cs="Arial"/>
                <w:sz w:val="20"/>
              </w:rPr>
              <w:t>Clutch1ShutOffValve</w:t>
            </w:r>
            <w:r w:rsidR="00412999">
              <w:rPr>
                <w:rFonts w:ascii="Arial" w:hAnsi="Arial" w:cs="Arial"/>
                <w:sz w:val="20"/>
              </w:rPr>
              <w:t>Command</w:t>
            </w:r>
            <w:r w:rsidRPr="002156CB">
              <w:rPr>
                <w:rFonts w:ascii="Arial" w:hAnsi="Arial" w:cs="Arial"/>
                <w:sz w:val="20"/>
              </w:rPr>
              <w:t>(</w:t>
            </w:r>
            <w:proofErr w:type="spellStart"/>
            <w:r w:rsidRPr="002156CB">
              <w:rPr>
                <w:rFonts w:ascii="Arial" w:hAnsi="Arial" w:cs="Arial"/>
                <w:sz w:val="20"/>
              </w:rPr>
              <w:t>Boolean</w:t>
            </w:r>
            <w:proofErr w:type="spellEnd"/>
            <w:r w:rsidRPr="002156CB">
              <w:rPr>
                <w:rFonts w:ascii="Arial" w:hAnsi="Arial" w:cs="Arial"/>
                <w:sz w:val="20"/>
              </w:rPr>
              <w:t>)</w:t>
            </w:r>
          </w:p>
        </w:tc>
        <w:tc>
          <w:tcPr>
            <w:tcW w:w="1666" w:type="dxa"/>
          </w:tcPr>
          <w:p w:rsidR="00640122" w:rsidRPr="002156CB" w:rsidRDefault="00640122" w:rsidP="00B353BF">
            <w:pPr>
              <w:jc w:val="center"/>
              <w:rPr>
                <w:rFonts w:ascii="Arial" w:hAnsi="Arial" w:cs="Arial"/>
                <w:sz w:val="20"/>
              </w:rPr>
            </w:pPr>
            <w:r w:rsidRPr="002156CB">
              <w:rPr>
                <w:rFonts w:ascii="Arial" w:hAnsi="Arial" w:cs="Arial"/>
                <w:sz w:val="20"/>
              </w:rPr>
              <w:t>HBS.F_PT.</w:t>
            </w:r>
          </w:p>
          <w:p w:rsidR="00640122" w:rsidRDefault="00640122" w:rsidP="00B353BF">
            <w:pPr>
              <w:jc w:val="center"/>
            </w:pPr>
            <w:r w:rsidRPr="002156CB">
              <w:rPr>
                <w:rFonts w:ascii="Arial" w:hAnsi="Arial" w:cs="Arial"/>
                <w:sz w:val="20"/>
              </w:rPr>
              <w:t>F_CM</w:t>
            </w:r>
          </w:p>
        </w:tc>
      </w:tr>
      <w:tr w:rsidR="00640122" w:rsidRPr="00515ACA" w:rsidTr="007545DF">
        <w:tc>
          <w:tcPr>
            <w:tcW w:w="3368" w:type="dxa"/>
          </w:tcPr>
          <w:p w:rsidR="00640122" w:rsidRPr="002156CB" w:rsidRDefault="002156CB" w:rsidP="00B353BF">
            <w:pPr>
              <w:pStyle w:val="Corps"/>
              <w:spacing w:before="60" w:after="60"/>
              <w:ind w:left="0"/>
              <w:rPr>
                <w:rFonts w:ascii="Arial" w:hAnsi="Arial" w:cs="Arial"/>
                <w:sz w:val="20"/>
              </w:rPr>
            </w:pPr>
            <w:proofErr w:type="gramStart"/>
            <w:r>
              <w:rPr>
                <w:rFonts w:ascii="Arial" w:hAnsi="Arial" w:cs="Arial"/>
                <w:sz w:val="20"/>
              </w:rPr>
              <w:t>Pump1Pressure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HBS.F_PT.</w:t>
            </w:r>
          </w:p>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640122" w:rsidRDefault="00640122" w:rsidP="00B353BF">
            <w:pPr>
              <w:pStyle w:val="Corps"/>
              <w:spacing w:before="60" w:after="60"/>
              <w:ind w:left="0"/>
              <w:rPr>
                <w:rFonts w:ascii="Arial" w:hAnsi="Arial" w:cs="Arial"/>
                <w:sz w:val="20"/>
                <w:lang w:val="en-GB"/>
              </w:rPr>
            </w:pPr>
            <w:r w:rsidRPr="002156CB">
              <w:rPr>
                <w:rFonts w:ascii="Arial" w:hAnsi="Arial" w:cs="Arial"/>
                <w:sz w:val="20"/>
              </w:rPr>
              <w:t>Clutch2ShutOffValve</w:t>
            </w:r>
            <w:r w:rsidR="00412999">
              <w:rPr>
                <w:rFonts w:ascii="Arial" w:hAnsi="Arial" w:cs="Arial"/>
                <w:sz w:val="20"/>
              </w:rPr>
              <w:t>Command</w:t>
            </w:r>
            <w:r w:rsidRPr="002156CB">
              <w:rPr>
                <w:rFonts w:ascii="Arial" w:hAnsi="Arial" w:cs="Arial"/>
                <w:sz w:val="20"/>
              </w:rPr>
              <w:t>(Boole</w:t>
            </w:r>
            <w:r>
              <w:rPr>
                <w:rFonts w:ascii="Arial" w:hAnsi="Arial" w:cs="Arial"/>
                <w:sz w:val="20"/>
                <w:lang w:val="en-GB"/>
              </w:rPr>
              <w:t>an)</w:t>
            </w:r>
          </w:p>
        </w:tc>
        <w:tc>
          <w:tcPr>
            <w:tcW w:w="1666" w:type="dxa"/>
          </w:tcPr>
          <w:p w:rsidR="00640122" w:rsidRDefault="00640122" w:rsidP="00B353BF">
            <w:pPr>
              <w:jc w:val="center"/>
              <w:rPr>
                <w:rFonts w:ascii="Arial" w:hAnsi="Arial" w:cs="Arial"/>
                <w:sz w:val="20"/>
                <w:lang w:val="en-GB"/>
              </w:rPr>
            </w:pPr>
            <w:r w:rsidRPr="00B4505A">
              <w:rPr>
                <w:rFonts w:ascii="Arial" w:hAnsi="Arial" w:cs="Arial"/>
                <w:sz w:val="20"/>
                <w:lang w:val="en-GB"/>
              </w:rPr>
              <w:t>HBS.F_PT.</w:t>
            </w:r>
          </w:p>
          <w:p w:rsidR="00640122" w:rsidRDefault="00640122" w:rsidP="00B353BF">
            <w:pPr>
              <w:jc w:val="center"/>
            </w:pPr>
            <w:r w:rsidRPr="00B4505A">
              <w:rPr>
                <w:rFonts w:ascii="Arial" w:hAnsi="Arial" w:cs="Arial"/>
                <w:sz w:val="20"/>
                <w:lang w:val="en-GB"/>
              </w:rPr>
              <w:t>F_CM</w:t>
            </w:r>
          </w:p>
        </w:tc>
      </w:tr>
      <w:tr w:rsidR="002156CB" w:rsidRPr="00515ACA" w:rsidTr="007545DF">
        <w:tc>
          <w:tcPr>
            <w:tcW w:w="3368" w:type="dxa"/>
          </w:tcPr>
          <w:p w:rsidR="002156CB" w:rsidRPr="002156CB" w:rsidRDefault="002156CB" w:rsidP="00B353BF">
            <w:pPr>
              <w:pStyle w:val="Corps"/>
              <w:spacing w:before="60" w:after="60"/>
              <w:ind w:left="0"/>
              <w:rPr>
                <w:rFonts w:ascii="Arial" w:hAnsi="Arial" w:cs="Arial"/>
                <w:sz w:val="20"/>
              </w:rPr>
            </w:pPr>
            <w:proofErr w:type="gramStart"/>
            <w:r>
              <w:rPr>
                <w:rFonts w:ascii="Arial" w:hAnsi="Arial" w:cs="Arial"/>
                <w:sz w:val="20"/>
              </w:rPr>
              <w:t>Pump2</w:t>
            </w:r>
            <w:r w:rsidRPr="002156CB">
              <w:rPr>
                <w:rFonts w:ascii="Arial" w:hAnsi="Arial" w:cs="Arial"/>
                <w:sz w:val="20"/>
              </w:rPr>
              <w:t>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Pr="002156CB">
              <w:rPr>
                <w:rFonts w:ascii="Arial" w:hAnsi="Arial" w:cs="Arial"/>
                <w:sz w:val="20"/>
              </w:rPr>
              <w:t>)</w:t>
            </w:r>
          </w:p>
        </w:tc>
        <w:tc>
          <w:tcPr>
            <w:tcW w:w="1418" w:type="dxa"/>
          </w:tcPr>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HBS.F_PT.</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2156CB" w:rsidRPr="002156CB" w:rsidRDefault="002156CB" w:rsidP="00B353BF">
            <w:pPr>
              <w:pStyle w:val="Corps"/>
              <w:spacing w:before="60" w:after="60"/>
              <w:ind w:left="0"/>
              <w:rPr>
                <w:rFonts w:ascii="Arial" w:hAnsi="Arial" w:cs="Arial"/>
                <w:sz w:val="20"/>
              </w:rPr>
            </w:pPr>
            <w:proofErr w:type="spellStart"/>
            <w:r w:rsidRPr="002156CB">
              <w:rPr>
                <w:rFonts w:ascii="Arial" w:hAnsi="Arial" w:cs="Arial"/>
                <w:sz w:val="20"/>
              </w:rPr>
              <w:t>BrakingOK</w:t>
            </w:r>
            <w:proofErr w:type="spellEnd"/>
            <w:r w:rsidRPr="002156CB">
              <w:rPr>
                <w:rFonts w:ascii="Arial" w:hAnsi="Arial" w:cs="Arial"/>
                <w:sz w:val="20"/>
              </w:rPr>
              <w:t>(</w:t>
            </w:r>
            <w:proofErr w:type="spellStart"/>
            <w:r w:rsidRPr="002156CB">
              <w:rPr>
                <w:rFonts w:ascii="Arial" w:hAnsi="Arial" w:cs="Arial"/>
                <w:sz w:val="20"/>
              </w:rPr>
              <w:t>Boolean</w:t>
            </w:r>
            <w:proofErr w:type="spellEnd"/>
            <w:r w:rsidRPr="002156CB">
              <w:rPr>
                <w:rFonts w:ascii="Arial" w:hAnsi="Arial" w:cs="Arial"/>
                <w:sz w:val="20"/>
              </w:rPr>
              <w:t>)</w:t>
            </w:r>
          </w:p>
        </w:tc>
        <w:tc>
          <w:tcPr>
            <w:tcW w:w="1666" w:type="dxa"/>
          </w:tcPr>
          <w:p w:rsidR="002156CB" w:rsidRPr="0006650B" w:rsidRDefault="002156CB" w:rsidP="00B353BF">
            <w:pPr>
              <w:pStyle w:val="Corps"/>
              <w:spacing w:before="60" w:after="60"/>
              <w:ind w:left="0"/>
              <w:jc w:val="center"/>
              <w:rPr>
                <w:rFonts w:ascii="Arial" w:hAnsi="Arial" w:cs="Arial"/>
                <w:sz w:val="20"/>
                <w:lang w:val="en-US"/>
              </w:rPr>
            </w:pPr>
            <w:r w:rsidRPr="0006650B">
              <w:rPr>
                <w:rFonts w:ascii="Arial" w:hAnsi="Arial" w:cs="Arial"/>
                <w:sz w:val="20"/>
                <w:lang w:val="en-US"/>
              </w:rPr>
              <w:t>HBS.F_PT.</w:t>
            </w:r>
          </w:p>
          <w:p w:rsidR="002156CB" w:rsidRPr="0006650B" w:rsidRDefault="002156CB" w:rsidP="00B353BF">
            <w:pPr>
              <w:pStyle w:val="Corps"/>
              <w:spacing w:before="60" w:after="60"/>
              <w:ind w:left="0"/>
              <w:jc w:val="center"/>
              <w:rPr>
                <w:rFonts w:ascii="Arial" w:hAnsi="Arial" w:cs="Arial"/>
                <w:sz w:val="20"/>
                <w:lang w:val="en-US"/>
              </w:rPr>
            </w:pPr>
            <w:r w:rsidRPr="0006650B">
              <w:rPr>
                <w:rFonts w:ascii="Arial" w:hAnsi="Arial" w:cs="Arial"/>
                <w:sz w:val="20"/>
                <w:lang w:val="en-US"/>
              </w:rPr>
              <w:t xml:space="preserve">F_CM for </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MMS.F_PT.F_MM</w:t>
            </w:r>
          </w:p>
        </w:tc>
      </w:tr>
      <w:tr w:rsidR="002156CB" w:rsidRPr="00515ACA" w:rsidTr="007545DF">
        <w:tc>
          <w:tcPr>
            <w:tcW w:w="3368" w:type="dxa"/>
          </w:tcPr>
          <w:p w:rsidR="002156CB" w:rsidRPr="002156CB" w:rsidRDefault="002156CB" w:rsidP="00B353BF">
            <w:pPr>
              <w:pStyle w:val="Corps"/>
              <w:spacing w:before="60" w:after="60"/>
              <w:ind w:left="0"/>
              <w:rPr>
                <w:rFonts w:ascii="Arial" w:hAnsi="Arial" w:cs="Arial"/>
                <w:sz w:val="20"/>
              </w:rPr>
            </w:pPr>
            <w:proofErr w:type="gramStart"/>
            <w:r>
              <w:rPr>
                <w:rFonts w:ascii="Arial" w:hAnsi="Arial" w:cs="Arial"/>
                <w:sz w:val="20"/>
              </w:rPr>
              <w:t>Pump2Pressure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HBS.F_PT.</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2156CB" w:rsidRPr="002156CB" w:rsidRDefault="00BD696B" w:rsidP="00B353BF">
            <w:pPr>
              <w:pStyle w:val="Corps"/>
              <w:spacing w:before="60" w:after="60"/>
              <w:ind w:left="0"/>
              <w:rPr>
                <w:rFonts w:ascii="Arial" w:hAnsi="Arial" w:cs="Arial"/>
                <w:sz w:val="20"/>
              </w:rPr>
            </w:pPr>
            <w:proofErr w:type="spellStart"/>
            <w:proofErr w:type="gramStart"/>
            <w:r>
              <w:rPr>
                <w:rFonts w:ascii="Arial" w:hAnsi="Arial" w:cs="Arial"/>
                <w:sz w:val="20"/>
              </w:rPr>
              <w:t>OperatingElectricalPump</w:t>
            </w:r>
            <w:proofErr w:type="spellEnd"/>
            <w:r>
              <w:rPr>
                <w:rFonts w:ascii="Arial" w:hAnsi="Arial" w:cs="Arial"/>
                <w:sz w:val="20"/>
              </w:rPr>
              <w:t>(</w:t>
            </w:r>
            <w:proofErr w:type="gramEnd"/>
            <w:r>
              <w:rPr>
                <w:rFonts w:ascii="Arial" w:hAnsi="Arial" w:cs="Arial"/>
                <w:sz w:val="20"/>
              </w:rPr>
              <w:t>{‘P1’,’P2’})</w:t>
            </w:r>
          </w:p>
        </w:tc>
        <w:tc>
          <w:tcPr>
            <w:tcW w:w="1666" w:type="dxa"/>
          </w:tcPr>
          <w:p w:rsidR="00366823" w:rsidRDefault="00C536D6" w:rsidP="00366823">
            <w:pPr>
              <w:pStyle w:val="Corps"/>
              <w:spacing w:before="60"/>
              <w:ind w:hanging="709"/>
              <w:jc w:val="center"/>
              <w:rPr>
                <w:rFonts w:ascii="Arial" w:hAnsi="Arial" w:cs="Arial"/>
                <w:sz w:val="20"/>
              </w:rPr>
            </w:pPr>
            <w:r w:rsidRPr="00C536D6">
              <w:rPr>
                <w:rFonts w:ascii="Arial" w:hAnsi="Arial" w:cs="Arial"/>
                <w:sz w:val="20"/>
              </w:rPr>
              <w:t>HBS.F_PT.</w:t>
            </w:r>
          </w:p>
          <w:p w:rsidR="002156CB" w:rsidRPr="002156CB" w:rsidRDefault="00B75FCB" w:rsidP="00366823">
            <w:pPr>
              <w:pStyle w:val="Corps"/>
              <w:spacing w:before="0"/>
              <w:ind w:hanging="709"/>
              <w:jc w:val="center"/>
              <w:rPr>
                <w:rFonts w:ascii="Arial" w:hAnsi="Arial" w:cs="Arial"/>
                <w:sz w:val="20"/>
              </w:rPr>
            </w:pPr>
            <w:r>
              <w:rPr>
                <w:rFonts w:ascii="Arial" w:hAnsi="Arial" w:cs="Arial"/>
                <w:sz w:val="20"/>
              </w:rPr>
              <w:t>F_E</w:t>
            </w:r>
            <w:r w:rsidR="00C536D6" w:rsidRPr="00C536D6">
              <w:rPr>
                <w:rFonts w:ascii="Arial" w:hAnsi="Arial" w:cs="Arial"/>
                <w:sz w:val="20"/>
              </w:rPr>
              <w:t>M</w:t>
            </w:r>
          </w:p>
        </w:tc>
      </w:tr>
      <w:tr w:rsidR="00A83BF1" w:rsidRPr="00515ACA" w:rsidTr="007545DF">
        <w:tc>
          <w:tcPr>
            <w:tcW w:w="3368" w:type="dxa"/>
          </w:tcPr>
          <w:p w:rsidR="00A83BF1" w:rsidRPr="002156CB" w:rsidRDefault="00A83BF1" w:rsidP="00B353BF">
            <w:pPr>
              <w:pStyle w:val="Corps"/>
              <w:spacing w:before="60" w:after="60"/>
              <w:ind w:left="0"/>
              <w:rPr>
                <w:rFonts w:ascii="Arial" w:hAnsi="Arial" w:cs="Arial"/>
                <w:sz w:val="20"/>
              </w:rPr>
            </w:pPr>
            <w:proofErr w:type="gramStart"/>
            <w:r>
              <w:rPr>
                <w:rFonts w:ascii="Arial" w:hAnsi="Arial" w:cs="Arial"/>
                <w:sz w:val="20"/>
              </w:rPr>
              <w:t>Clutch1Pressure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HBS.F_PT.</w:t>
            </w:r>
          </w:p>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Pr="002156CB" w:rsidRDefault="00A83BF1" w:rsidP="00B353BF">
            <w:pPr>
              <w:pStyle w:val="Corps"/>
              <w:spacing w:before="60" w:after="60"/>
              <w:ind w:left="0"/>
              <w:rPr>
                <w:rFonts w:ascii="Arial" w:hAnsi="Arial" w:cs="Arial"/>
                <w:sz w:val="20"/>
              </w:rPr>
            </w:pPr>
            <w:proofErr w:type="gramStart"/>
            <w:r>
              <w:rPr>
                <w:rFonts w:ascii="Arial" w:hAnsi="Arial" w:cs="Arial"/>
                <w:sz w:val="20"/>
              </w:rPr>
              <w:t>Clutch2Pressure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HBS.F_PT.</w:t>
            </w:r>
          </w:p>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proofErr w:type="spellStart"/>
            <w:proofErr w:type="gramStart"/>
            <w:r w:rsidRPr="002156CB">
              <w:rPr>
                <w:rFonts w:ascii="Arial" w:hAnsi="Arial" w:cs="Arial"/>
                <w:sz w:val="20"/>
              </w:rPr>
              <w:t>pSensor</w:t>
            </w:r>
            <w:proofErr w:type="spellEnd"/>
            <w:r w:rsidRPr="002156CB">
              <w:rPr>
                <w:rFonts w:ascii="Arial" w:hAnsi="Arial" w:cs="Arial"/>
                <w:sz w:val="20"/>
              </w:rPr>
              <w:t>(</w:t>
            </w:r>
            <w:proofErr w:type="spellStart"/>
            <w:proofErr w:type="gramEnd"/>
            <w:r w:rsidRPr="002156CB">
              <w:rPr>
                <w:rFonts w:ascii="Arial" w:hAnsi="Arial" w:cs="Arial"/>
                <w:sz w:val="20"/>
              </w:rPr>
              <w:t>fl</w:t>
            </w:r>
            <w:r>
              <w:rPr>
                <w:rFonts w:ascii="Arial" w:hAnsi="Arial" w:cs="Arial"/>
                <w:sz w:val="20"/>
                <w:lang w:val="en-GB"/>
              </w:rPr>
              <w:t>oat.rad</w:t>
            </w:r>
            <w:proofErr w:type="spellEnd"/>
            <w:r>
              <w:rPr>
                <w:rFonts w:ascii="Arial" w:hAnsi="Arial" w:cs="Arial"/>
                <w:sz w:val="20"/>
                <w:lang w:val="en-GB"/>
              </w:rPr>
              <w:t>)</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294E94" w:rsidRPr="00515ACA" w:rsidTr="007545DF">
        <w:tc>
          <w:tcPr>
            <w:tcW w:w="3368" w:type="dxa"/>
          </w:tcPr>
          <w:p w:rsidR="00294E94" w:rsidRDefault="00294E94" w:rsidP="009F0AD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HydraulicCapacity</w:t>
            </w:r>
            <w:proofErr w:type="spellEnd"/>
            <w:r>
              <w:rPr>
                <w:rFonts w:ascii="Arial" w:hAnsi="Arial" w:cs="Arial"/>
                <w:sz w:val="20"/>
                <w:lang w:val="en-GB"/>
              </w:rPr>
              <w:t>(</w:t>
            </w:r>
            <w:proofErr w:type="gramEnd"/>
            <w:r>
              <w:rPr>
                <w:rFonts w:ascii="Arial" w:hAnsi="Arial" w:cs="Arial"/>
                <w:sz w:val="20"/>
                <w:lang w:val="en-GB"/>
              </w:rPr>
              <w:t>float.%)</w:t>
            </w:r>
          </w:p>
        </w:tc>
        <w:tc>
          <w:tcPr>
            <w:tcW w:w="1418" w:type="dxa"/>
          </w:tcPr>
          <w:p w:rsidR="00294E94" w:rsidRDefault="00294E94" w:rsidP="009F0AD4">
            <w:pPr>
              <w:pStyle w:val="Corps"/>
              <w:spacing w:before="60"/>
              <w:ind w:left="0"/>
              <w:jc w:val="center"/>
              <w:rPr>
                <w:rFonts w:ascii="Arial" w:hAnsi="Arial" w:cs="Arial"/>
                <w:sz w:val="20"/>
              </w:rPr>
            </w:pPr>
            <w:r w:rsidRPr="00294E94">
              <w:rPr>
                <w:rFonts w:ascii="Arial" w:hAnsi="Arial" w:cs="Arial"/>
                <w:sz w:val="20"/>
              </w:rPr>
              <w:t>HBS.F_PT.</w:t>
            </w:r>
          </w:p>
          <w:p w:rsidR="00294E94" w:rsidRDefault="00294E94" w:rsidP="009F0AD4">
            <w:pPr>
              <w:pStyle w:val="Corps"/>
              <w:spacing w:before="0"/>
              <w:ind w:left="0"/>
              <w:jc w:val="center"/>
              <w:rPr>
                <w:rFonts w:ascii="Arial" w:hAnsi="Arial" w:cs="Arial"/>
                <w:sz w:val="20"/>
                <w:lang w:val="en-GB"/>
              </w:rPr>
            </w:pPr>
            <w:r w:rsidRPr="00294E94">
              <w:rPr>
                <w:rFonts w:ascii="Arial" w:hAnsi="Arial" w:cs="Arial"/>
                <w:sz w:val="20"/>
              </w:rPr>
              <w:t>F_</w:t>
            </w:r>
            <w:r>
              <w:rPr>
                <w:rFonts w:ascii="Arial" w:hAnsi="Arial" w:cs="Arial"/>
                <w:sz w:val="20"/>
              </w:rPr>
              <w:t>EM</w:t>
            </w:r>
          </w:p>
        </w:tc>
        <w:tc>
          <w:tcPr>
            <w:tcW w:w="2693" w:type="dxa"/>
          </w:tcPr>
          <w:p w:rsidR="00294E94" w:rsidRDefault="00294E94" w:rsidP="00B353BF">
            <w:pPr>
              <w:pStyle w:val="Corps"/>
              <w:spacing w:before="60" w:after="60"/>
              <w:ind w:left="0"/>
              <w:rPr>
                <w:rFonts w:ascii="Arial" w:hAnsi="Arial" w:cs="Arial"/>
                <w:sz w:val="20"/>
                <w:lang w:val="en-GB"/>
              </w:rPr>
            </w:pPr>
          </w:p>
        </w:tc>
        <w:tc>
          <w:tcPr>
            <w:tcW w:w="1666" w:type="dxa"/>
          </w:tcPr>
          <w:p w:rsidR="00294E94" w:rsidRDefault="00294E94" w:rsidP="00B353BF">
            <w:pPr>
              <w:pStyle w:val="Corps"/>
              <w:spacing w:before="60" w:after="60"/>
              <w:ind w:left="0"/>
              <w:jc w:val="center"/>
              <w:rPr>
                <w:rFonts w:ascii="Arial" w:hAnsi="Arial" w:cs="Arial"/>
                <w:sz w:val="20"/>
                <w:lang w:val="en-GB"/>
              </w:rPr>
            </w:pPr>
          </w:p>
        </w:tc>
      </w:tr>
    </w:tbl>
    <w:p w:rsidR="00C87C71" w:rsidRDefault="00C87C71" w:rsidP="00C87C71">
      <w:pPr>
        <w:pStyle w:val="Heading5"/>
        <w:rPr>
          <w:lang w:val="en-GB"/>
        </w:rPr>
      </w:pPr>
      <w:r>
        <w:rPr>
          <w:lang w:val="en-GB"/>
        </w:rPr>
        <w:t>Design Rational</w:t>
      </w:r>
    </w:p>
    <w:p w:rsidR="001F7420" w:rsidRDefault="001F7420" w:rsidP="001F7420">
      <w:pPr>
        <w:pStyle w:val="Corps"/>
        <w:rPr>
          <w:lang w:val="en-GB"/>
        </w:rPr>
      </w:pPr>
      <w:r>
        <w:rPr>
          <w:b/>
          <w:lang w:val="en-GB"/>
        </w:rPr>
        <w:t>Modes</w:t>
      </w:r>
    </w:p>
    <w:p w:rsidR="001F7420" w:rsidRDefault="001F7420" w:rsidP="001F7420">
      <w:pPr>
        <w:pStyle w:val="Corps"/>
        <w:spacing w:before="60"/>
        <w:rPr>
          <w:lang w:val="en-GB"/>
        </w:rPr>
      </w:pPr>
      <w:r>
        <w:rPr>
          <w:lang w:val="en-GB"/>
        </w:rPr>
        <w:t>Two braking modes</w:t>
      </w:r>
      <w:r w:rsidR="001B21F8">
        <w:rPr>
          <w:lang w:val="en-GB"/>
        </w:rPr>
        <w:t>,</w:t>
      </w:r>
      <w:r>
        <w:rPr>
          <w:lang w:val="en-GB"/>
        </w:rPr>
        <w:t xml:space="preserve"> like </w:t>
      </w:r>
      <w:r w:rsidR="00B734B0">
        <w:rPr>
          <w:lang w:val="en-GB"/>
        </w:rPr>
        <w:t xml:space="preserve">for </w:t>
      </w:r>
      <w:r>
        <w:rPr>
          <w:lang w:val="en-GB"/>
        </w:rPr>
        <w:t>propulsion:</w:t>
      </w:r>
    </w:p>
    <w:p w:rsidR="001F7420" w:rsidRDefault="001F7420" w:rsidP="001F7420">
      <w:pPr>
        <w:pStyle w:val="Corps"/>
        <w:numPr>
          <w:ilvl w:val="0"/>
          <w:numId w:val="88"/>
        </w:numPr>
        <w:spacing w:before="60"/>
        <w:rPr>
          <w:lang w:val="en-GB"/>
        </w:rPr>
      </w:pPr>
      <w:r w:rsidRPr="00DC54E0">
        <w:rPr>
          <w:b/>
          <w:lang w:val="en-GB"/>
        </w:rPr>
        <w:t>MMS Master</w:t>
      </w:r>
      <w:r>
        <w:rPr>
          <w:lang w:val="en-GB"/>
        </w:rPr>
        <w:t xml:space="preserve">: F_BC converts </w:t>
      </w:r>
      <w:proofErr w:type="spellStart"/>
      <w:r>
        <w:rPr>
          <w:lang w:val="en-GB"/>
        </w:rPr>
        <w:t>N.m</w:t>
      </w:r>
      <w:proofErr w:type="spellEnd"/>
      <w:r>
        <w:rPr>
          <w:lang w:val="en-GB"/>
        </w:rPr>
        <w:t xml:space="preserve"> </w:t>
      </w:r>
      <w:r w:rsidR="001B21F8">
        <w:rPr>
          <w:lang w:val="en-GB"/>
        </w:rPr>
        <w:t>requests</w:t>
      </w:r>
      <w:r>
        <w:rPr>
          <w:lang w:val="en-GB"/>
        </w:rPr>
        <w:t xml:space="preserve"> into (Pa, kg/s) commands,</w:t>
      </w:r>
    </w:p>
    <w:p w:rsidR="001F7420" w:rsidRDefault="00C55507" w:rsidP="001B21F8">
      <w:pPr>
        <w:pStyle w:val="Corps"/>
        <w:numPr>
          <w:ilvl w:val="0"/>
          <w:numId w:val="88"/>
        </w:numPr>
        <w:spacing w:before="60"/>
        <w:ind w:hanging="357"/>
        <w:rPr>
          <w:lang w:val="en-GB"/>
        </w:rPr>
      </w:pPr>
      <w:r>
        <w:rPr>
          <w:b/>
          <w:lang w:val="en-GB"/>
        </w:rPr>
        <w:t>HB</w:t>
      </w:r>
      <w:r w:rsidR="001F7420" w:rsidRPr="00DC54E0">
        <w:rPr>
          <w:b/>
          <w:lang w:val="en-GB"/>
        </w:rPr>
        <w:t>S Master</w:t>
      </w:r>
      <w:r w:rsidR="001F7420">
        <w:rPr>
          <w:lang w:val="en-GB"/>
        </w:rPr>
        <w:t xml:space="preserve">: when MMS’ </w:t>
      </w:r>
      <w:r>
        <w:rPr>
          <w:lang w:val="en-GB"/>
        </w:rPr>
        <w:t>both channels are lost</w:t>
      </w:r>
      <w:r w:rsidR="001F7420">
        <w:rPr>
          <w:lang w:val="en-GB"/>
        </w:rPr>
        <w:t xml:space="preserve">. </w:t>
      </w:r>
      <w:r w:rsidR="001B21F8">
        <w:rPr>
          <w:lang w:val="en-GB"/>
        </w:rPr>
        <w:t>Two cases:</w:t>
      </w:r>
    </w:p>
    <w:p w:rsidR="004E237C" w:rsidRDefault="00B734B0" w:rsidP="001B21F8">
      <w:pPr>
        <w:pStyle w:val="Corps"/>
        <w:numPr>
          <w:ilvl w:val="1"/>
          <w:numId w:val="88"/>
        </w:numPr>
        <w:spacing w:before="60"/>
        <w:ind w:hanging="357"/>
        <w:rPr>
          <w:lang w:val="en-GB"/>
        </w:rPr>
      </w:pPr>
      <w:r>
        <w:rPr>
          <w:lang w:val="en-GB"/>
        </w:rPr>
        <w:t>EPS is operative. T</w:t>
      </w:r>
      <w:r w:rsidR="001B21F8">
        <w:rPr>
          <w:lang w:val="en-GB"/>
        </w:rPr>
        <w:t xml:space="preserve">he mission is being aborted by soft landing. HBS </w:t>
      </w:r>
      <w:r w:rsidR="00F25CC9">
        <w:rPr>
          <w:lang w:val="en-GB"/>
        </w:rPr>
        <w:t xml:space="preserve">monitors the AV’s dynamics .wt. the safety envelope. When braking actions are needed to safeguard the AV, HBS delivers short </w:t>
      </w:r>
      <w:r w:rsidR="00E349CA">
        <w:rPr>
          <w:lang w:val="en-GB"/>
        </w:rPr>
        <w:t xml:space="preserve">and </w:t>
      </w:r>
      <w:r w:rsidR="00F25CC9">
        <w:rPr>
          <w:lang w:val="en-GB"/>
        </w:rPr>
        <w:t>intense braking puls</w:t>
      </w:r>
      <w:r w:rsidR="004E237C">
        <w:rPr>
          <w:lang w:val="en-GB"/>
        </w:rPr>
        <w:t xml:space="preserve">es to pullback the </w:t>
      </w:r>
      <w:r w:rsidR="00E349CA">
        <w:rPr>
          <w:lang w:val="en-GB"/>
        </w:rPr>
        <w:t xml:space="preserve">AV’s </w:t>
      </w:r>
      <w:r w:rsidR="004E237C">
        <w:rPr>
          <w:lang w:val="en-GB"/>
        </w:rPr>
        <w:t>state vector towards the centre of the flight envelope,</w:t>
      </w:r>
    </w:p>
    <w:p w:rsidR="001B21F8" w:rsidRPr="00FF201D" w:rsidRDefault="004E237C" w:rsidP="001B21F8">
      <w:pPr>
        <w:pStyle w:val="Corps"/>
        <w:numPr>
          <w:ilvl w:val="1"/>
          <w:numId w:val="88"/>
        </w:numPr>
        <w:spacing w:before="60"/>
        <w:ind w:hanging="357"/>
        <w:rPr>
          <w:lang w:val="en-GB"/>
        </w:rPr>
      </w:pPr>
      <w:r>
        <w:rPr>
          <w:lang w:val="en-GB"/>
        </w:rPr>
        <w:t xml:space="preserve">EPS is no longer operative. This is detected by indirect means </w:t>
      </w:r>
      <w:r w:rsidR="00E349CA">
        <w:rPr>
          <w:lang w:val="en-GB"/>
        </w:rPr>
        <w:t>since</w:t>
      </w:r>
      <w:r>
        <w:rPr>
          <w:lang w:val="en-GB"/>
        </w:rPr>
        <w:t xml:space="preserve"> HBS has no access to EPS’ sensors. If both </w:t>
      </w:r>
      <w:r w:rsidR="00651565">
        <w:rPr>
          <w:lang w:val="en-GB"/>
        </w:rPr>
        <w:t xml:space="preserve">electrical </w:t>
      </w:r>
      <w:r>
        <w:rPr>
          <w:lang w:val="en-GB"/>
        </w:rPr>
        <w:t xml:space="preserve">pumps deliver very low pressure, </w:t>
      </w:r>
      <w:r w:rsidR="00B734B0">
        <w:rPr>
          <w:lang w:val="en-GB"/>
        </w:rPr>
        <w:t>HBS considers EPS</w:t>
      </w:r>
      <w:r>
        <w:rPr>
          <w:lang w:val="en-GB"/>
        </w:rPr>
        <w:t xml:space="preserve"> </w:t>
      </w:r>
      <w:r w:rsidR="00B734B0">
        <w:rPr>
          <w:lang w:val="en-GB"/>
        </w:rPr>
        <w:t>as failed</w:t>
      </w:r>
      <w:r>
        <w:rPr>
          <w:lang w:val="en-GB"/>
        </w:rPr>
        <w:t xml:space="preserve">. </w:t>
      </w:r>
      <w:r w:rsidR="00B734B0">
        <w:rPr>
          <w:lang w:val="en-GB"/>
        </w:rPr>
        <w:t>Then e</w:t>
      </w:r>
      <w:r w:rsidR="00651565">
        <w:rPr>
          <w:lang w:val="en-GB"/>
        </w:rPr>
        <w:t>mergency landing</w:t>
      </w:r>
      <w:r w:rsidR="00B734B0">
        <w:rPr>
          <w:lang w:val="en-GB"/>
        </w:rPr>
        <w:t xml:space="preserve"> is triggered (</w:t>
      </w:r>
      <w:r w:rsidR="00651565">
        <w:rPr>
          <w:lang w:val="en-GB"/>
        </w:rPr>
        <w:t>see F_EL)</w:t>
      </w:r>
      <w:r w:rsidR="0063180D">
        <w:rPr>
          <w:lang w:val="en-GB"/>
        </w:rPr>
        <w:t>.</w:t>
      </w:r>
    </w:p>
    <w:p w:rsidR="001F7420" w:rsidRDefault="001F7420" w:rsidP="001F7420">
      <w:pPr>
        <w:pStyle w:val="Corps"/>
        <w:rPr>
          <w:b/>
          <w:lang w:val="en-GB"/>
        </w:rPr>
      </w:pPr>
      <w:r>
        <w:rPr>
          <w:b/>
          <w:lang w:val="en-GB"/>
        </w:rPr>
        <w:t>Control</w:t>
      </w:r>
    </w:p>
    <w:p w:rsidR="001F7420" w:rsidRDefault="006438EA" w:rsidP="0063180D">
      <w:pPr>
        <w:pStyle w:val="Corps"/>
        <w:spacing w:before="0"/>
        <w:rPr>
          <w:lang w:val="en-GB"/>
        </w:rPr>
      </w:pPr>
      <w:r>
        <w:rPr>
          <w:lang w:val="en-GB"/>
        </w:rPr>
        <w:t xml:space="preserve">Contrary to propulsion which </w:t>
      </w:r>
      <w:r w:rsidR="00F03377">
        <w:rPr>
          <w:lang w:val="en-GB"/>
        </w:rPr>
        <w:t>runs</w:t>
      </w:r>
      <w:r>
        <w:rPr>
          <w:lang w:val="en-GB"/>
        </w:rPr>
        <w:t xml:space="preserve"> many control laws for performance </w:t>
      </w:r>
      <w:r w:rsidR="00F03377">
        <w:rPr>
          <w:lang w:val="en-GB"/>
        </w:rPr>
        <w:t>modulation</w:t>
      </w:r>
      <w:r>
        <w:rPr>
          <w:lang w:val="en-GB"/>
        </w:rPr>
        <w:t>, there are only two braking laws:</w:t>
      </w:r>
    </w:p>
    <w:p w:rsidR="006438EA" w:rsidRDefault="006438EA" w:rsidP="00737A62">
      <w:pPr>
        <w:pStyle w:val="Corps"/>
        <w:numPr>
          <w:ilvl w:val="0"/>
          <w:numId w:val="89"/>
        </w:numPr>
        <w:spacing w:before="0"/>
        <w:rPr>
          <w:lang w:val="en-GB"/>
        </w:rPr>
      </w:pPr>
      <w:proofErr w:type="spellStart"/>
      <w:r w:rsidRPr="00D2606F">
        <w:rPr>
          <w:b/>
          <w:lang w:val="en-GB"/>
        </w:rPr>
        <w:lastRenderedPageBreak/>
        <w:t>BCL_</w:t>
      </w:r>
      <w:r w:rsidR="00F03377" w:rsidRPr="00D2606F">
        <w:rPr>
          <w:b/>
          <w:lang w:val="en-GB"/>
        </w:rPr>
        <w:t>MMSmaster</w:t>
      </w:r>
      <w:proofErr w:type="spellEnd"/>
      <w:r w:rsidR="00183F87">
        <w:rPr>
          <w:lang w:val="en-GB"/>
        </w:rPr>
        <w:t xml:space="preserve">: pure </w:t>
      </w:r>
      <w:r w:rsidR="00A27D90">
        <w:rPr>
          <w:lang w:val="en-GB"/>
        </w:rPr>
        <w:t xml:space="preserve">energy </w:t>
      </w:r>
      <w:r w:rsidR="00183F87">
        <w:rPr>
          <w:lang w:val="en-GB"/>
        </w:rPr>
        <w:t xml:space="preserve">conversion of MMS’ </w:t>
      </w:r>
      <w:r w:rsidR="00A27D90">
        <w:rPr>
          <w:lang w:val="en-GB"/>
        </w:rPr>
        <w:t xml:space="preserve">braking torque </w:t>
      </w:r>
      <w:r w:rsidR="00183F87">
        <w:rPr>
          <w:lang w:val="en-GB"/>
        </w:rPr>
        <w:t>commands</w:t>
      </w:r>
      <w:r w:rsidR="00A27D90">
        <w:rPr>
          <w:lang w:val="en-GB"/>
        </w:rPr>
        <w:t>,</w:t>
      </w:r>
    </w:p>
    <w:p w:rsidR="00F03377" w:rsidRDefault="00D2606F" w:rsidP="00737A62">
      <w:pPr>
        <w:pStyle w:val="Corps"/>
        <w:numPr>
          <w:ilvl w:val="0"/>
          <w:numId w:val="89"/>
        </w:numPr>
        <w:spacing w:before="120"/>
        <w:ind w:hanging="357"/>
        <w:rPr>
          <w:lang w:val="en-GB"/>
        </w:rPr>
      </w:pPr>
      <w:proofErr w:type="spellStart"/>
      <w:r>
        <w:rPr>
          <w:b/>
          <w:lang w:val="en-GB"/>
        </w:rPr>
        <w:t>BCL_HBS</w:t>
      </w:r>
      <w:r w:rsidR="00F03377" w:rsidRPr="00D2606F">
        <w:rPr>
          <w:b/>
          <w:lang w:val="en-GB"/>
        </w:rPr>
        <w:t>guard</w:t>
      </w:r>
      <w:proofErr w:type="spellEnd"/>
      <w:r w:rsidR="00183F87">
        <w:rPr>
          <w:lang w:val="en-GB"/>
        </w:rPr>
        <w:t xml:space="preserve">: HBS uses the AV’s mechanical sensors to </w:t>
      </w:r>
      <w:r w:rsidR="009D3CB5">
        <w:rPr>
          <w:lang w:val="en-GB"/>
        </w:rPr>
        <w:t>detect</w:t>
      </w:r>
      <w:r w:rsidR="00183F87">
        <w:rPr>
          <w:lang w:val="en-GB"/>
        </w:rPr>
        <w:t xml:space="preserve"> </w:t>
      </w:r>
      <w:r w:rsidR="0094799A">
        <w:rPr>
          <w:lang w:val="en-GB"/>
        </w:rPr>
        <w:t xml:space="preserve">when </w:t>
      </w:r>
      <w:r w:rsidR="009D3CB5">
        <w:rPr>
          <w:lang w:val="en-GB"/>
        </w:rPr>
        <w:t>the AV</w:t>
      </w:r>
      <w:r w:rsidR="0094799A">
        <w:rPr>
          <w:lang w:val="en-GB"/>
        </w:rPr>
        <w:t xml:space="preserve"> dangerously nears </w:t>
      </w:r>
      <w:r w:rsidR="00A27D90">
        <w:rPr>
          <w:lang w:val="en-GB"/>
        </w:rPr>
        <w:t>the</w:t>
      </w:r>
      <w:r w:rsidR="009D3CB5">
        <w:rPr>
          <w:lang w:val="en-GB"/>
        </w:rPr>
        <w:t xml:space="preserve"> flight</w:t>
      </w:r>
      <w:r w:rsidR="0094799A">
        <w:rPr>
          <w:lang w:val="en-GB"/>
        </w:rPr>
        <w:t xml:space="preserve"> safety envelope</w:t>
      </w:r>
      <w:r>
        <w:rPr>
          <w:lang w:val="en-GB"/>
        </w:rPr>
        <w:t xml:space="preserve"> (</w:t>
      </w:r>
      <w:r w:rsidR="00A27D90">
        <w:rPr>
          <w:lang w:val="en-GB"/>
        </w:rPr>
        <w:t xml:space="preserve">boarder is </w:t>
      </w:r>
      <w:r>
        <w:rPr>
          <w:lang w:val="en-GB"/>
        </w:rPr>
        <w:t>phase-dependent)</w:t>
      </w:r>
      <w:r w:rsidR="0094799A">
        <w:rPr>
          <w:lang w:val="en-GB"/>
        </w:rPr>
        <w:t>. As EPS</w:t>
      </w:r>
      <w:r w:rsidR="008E2E24">
        <w:rPr>
          <w:lang w:val="en-GB"/>
        </w:rPr>
        <w:t xml:space="preserve"> and HBS</w:t>
      </w:r>
      <w:r w:rsidR="0094799A">
        <w:rPr>
          <w:lang w:val="en-GB"/>
        </w:rPr>
        <w:t xml:space="preserve"> </w:t>
      </w:r>
      <w:r w:rsidR="008E2E24">
        <w:rPr>
          <w:lang w:val="en-GB"/>
        </w:rPr>
        <w:t>are</w:t>
      </w:r>
      <w:r w:rsidR="0094799A">
        <w:rPr>
          <w:lang w:val="en-GB"/>
        </w:rPr>
        <w:t xml:space="preserve"> active independ</w:t>
      </w:r>
      <w:r w:rsidR="008E2E24">
        <w:rPr>
          <w:lang w:val="en-GB"/>
        </w:rPr>
        <w:t>ently</w:t>
      </w:r>
      <w:r>
        <w:rPr>
          <w:lang w:val="en-GB"/>
        </w:rPr>
        <w:t xml:space="preserve"> </w:t>
      </w:r>
      <w:r w:rsidR="008E2E24">
        <w:rPr>
          <w:lang w:val="en-GB"/>
        </w:rPr>
        <w:t xml:space="preserve">there are </w:t>
      </w:r>
      <w:r>
        <w:rPr>
          <w:lang w:val="en-GB"/>
        </w:rPr>
        <w:t>no longer coordina</w:t>
      </w:r>
      <w:r w:rsidR="008E2E24">
        <w:rPr>
          <w:lang w:val="en-GB"/>
        </w:rPr>
        <w:t>ted</w:t>
      </w:r>
      <w:r>
        <w:rPr>
          <w:lang w:val="en-GB"/>
        </w:rPr>
        <w:t xml:space="preserve"> </w:t>
      </w:r>
      <w:r w:rsidR="008E2E24">
        <w:rPr>
          <w:lang w:val="en-GB"/>
        </w:rPr>
        <w:t xml:space="preserve">actuation </w:t>
      </w:r>
      <w:r>
        <w:rPr>
          <w:lang w:val="en-GB"/>
        </w:rPr>
        <w:t>“reversals”</w:t>
      </w:r>
      <w:r w:rsidR="008E2E24">
        <w:rPr>
          <w:lang w:val="en-GB"/>
        </w:rPr>
        <w:t>.</w:t>
      </w:r>
      <w:r w:rsidR="0094799A">
        <w:rPr>
          <w:lang w:val="en-GB"/>
        </w:rPr>
        <w:t xml:space="preserve"> HBS and EPS may have</w:t>
      </w:r>
      <w:r>
        <w:rPr>
          <w:lang w:val="en-GB"/>
        </w:rPr>
        <w:t xml:space="preserve"> simultaneous</w:t>
      </w:r>
      <w:r w:rsidR="0094799A">
        <w:rPr>
          <w:lang w:val="en-GB"/>
        </w:rPr>
        <w:t xml:space="preserve"> conflicting actions </w:t>
      </w:r>
      <w:r w:rsidR="008E2E24">
        <w:rPr>
          <w:lang w:val="en-GB"/>
        </w:rPr>
        <w:t>on the propeller</w:t>
      </w:r>
      <w:r w:rsidR="00A27D90">
        <w:rPr>
          <w:lang w:val="en-GB"/>
        </w:rPr>
        <w:t>’s</w:t>
      </w:r>
      <w:r w:rsidR="008E2E24">
        <w:rPr>
          <w:lang w:val="en-GB"/>
        </w:rPr>
        <w:t xml:space="preserve"> shaft, possibly leading to shaft breakage. The Braking </w:t>
      </w:r>
      <w:r w:rsidR="006C6331">
        <w:rPr>
          <w:lang w:val="en-GB"/>
        </w:rPr>
        <w:t xml:space="preserve">Control Law </w:t>
      </w:r>
      <w:r w:rsidR="00F926C7">
        <w:rPr>
          <w:lang w:val="en-GB"/>
        </w:rPr>
        <w:t>computes</w:t>
      </w:r>
      <w:r w:rsidR="006C6331">
        <w:rPr>
          <w:lang w:val="en-GB"/>
        </w:rPr>
        <w:t xml:space="preserve"> the best moment to trigger its clear braking action (EPS</w:t>
      </w:r>
      <w:r w:rsidR="00F926C7">
        <w:rPr>
          <w:lang w:val="en-GB"/>
        </w:rPr>
        <w:t>’</w:t>
      </w:r>
      <w:r w:rsidR="006C6331">
        <w:rPr>
          <w:lang w:val="en-GB"/>
        </w:rPr>
        <w:t xml:space="preserve"> </w:t>
      </w:r>
      <w:r w:rsidR="00F926C7">
        <w:rPr>
          <w:lang w:val="en-GB"/>
        </w:rPr>
        <w:t xml:space="preserve">activity </w:t>
      </w:r>
      <w:r w:rsidR="00A27D90">
        <w:rPr>
          <w:lang w:val="en-GB"/>
        </w:rPr>
        <w:t xml:space="preserve">must be </w:t>
      </w:r>
      <w:r w:rsidR="006C6331">
        <w:rPr>
          <w:lang w:val="en-GB"/>
        </w:rPr>
        <w:t xml:space="preserve">sufficiently low and </w:t>
      </w:r>
      <w:r w:rsidR="00F926C7">
        <w:rPr>
          <w:lang w:val="en-GB"/>
        </w:rPr>
        <w:t xml:space="preserve">the </w:t>
      </w:r>
      <w:r w:rsidR="00A27D90">
        <w:rPr>
          <w:lang w:val="en-GB"/>
        </w:rPr>
        <w:t xml:space="preserve">flight </w:t>
      </w:r>
      <w:r w:rsidR="006C6331">
        <w:rPr>
          <w:lang w:val="en-GB"/>
        </w:rPr>
        <w:t>safety margin still sufficient).</w:t>
      </w:r>
    </w:p>
    <w:p w:rsidR="002D0404" w:rsidRDefault="002D0404" w:rsidP="002D0404">
      <w:pPr>
        <w:pStyle w:val="Corps"/>
        <w:spacing w:before="120"/>
        <w:rPr>
          <w:lang w:val="en-GB"/>
        </w:rPr>
      </w:pPr>
      <w:r>
        <w:rPr>
          <w:lang w:val="en-GB"/>
        </w:rPr>
        <w:t xml:space="preserve">F_BC assumes hydraulic power is </w:t>
      </w:r>
      <w:r w:rsidR="00B30FE0">
        <w:rPr>
          <w:lang w:val="en-GB"/>
        </w:rPr>
        <w:t xml:space="preserve">always </w:t>
      </w:r>
      <w:r>
        <w:rPr>
          <w:lang w:val="en-GB"/>
        </w:rPr>
        <w:t>available</w:t>
      </w:r>
      <w:r w:rsidR="00EC15CE">
        <w:rPr>
          <w:lang w:val="en-GB"/>
        </w:rPr>
        <w:t>.</w:t>
      </w:r>
      <w:r w:rsidR="00A058FE">
        <w:rPr>
          <w:lang w:val="en-GB"/>
        </w:rPr>
        <w:t xml:space="preserve"> </w:t>
      </w:r>
      <w:r>
        <w:rPr>
          <w:lang w:val="en-GB"/>
        </w:rPr>
        <w:t>F_EM is in charge of ensuring this pro</w:t>
      </w:r>
      <w:r w:rsidR="00A058FE">
        <w:rPr>
          <w:lang w:val="en-GB"/>
        </w:rPr>
        <w:t>perty. F_BC</w:t>
      </w:r>
      <w:r>
        <w:rPr>
          <w:lang w:val="en-GB"/>
        </w:rPr>
        <w:t xml:space="preserve"> acts on spool valves </w:t>
      </w:r>
      <w:r w:rsidR="00B30FE0">
        <w:rPr>
          <w:lang w:val="en-GB"/>
        </w:rPr>
        <w:t xml:space="preserve">only, </w:t>
      </w:r>
      <w:r w:rsidR="00EC15CE">
        <w:rPr>
          <w:lang w:val="en-GB"/>
        </w:rPr>
        <w:t>to modulate pressure</w:t>
      </w:r>
      <w:r>
        <w:rPr>
          <w:lang w:val="en-GB"/>
        </w:rPr>
        <w:t xml:space="preserve"> release</w:t>
      </w:r>
      <w:r w:rsidR="00EC15CE">
        <w:rPr>
          <w:lang w:val="en-GB"/>
        </w:rPr>
        <w:t>s</w:t>
      </w:r>
      <w:r>
        <w:rPr>
          <w:lang w:val="en-GB"/>
        </w:rPr>
        <w:t xml:space="preserve"> from the accumulator</w:t>
      </w:r>
      <w:r w:rsidR="00A058FE">
        <w:rPr>
          <w:lang w:val="en-GB"/>
        </w:rPr>
        <w:t>.</w:t>
      </w:r>
    </w:p>
    <w:p w:rsidR="00F61D7B" w:rsidRPr="002D0404" w:rsidRDefault="00F61D7B" w:rsidP="002D0404">
      <w:pPr>
        <w:pStyle w:val="Corps"/>
        <w:spacing w:before="120"/>
        <w:rPr>
          <w:lang w:val="en-GB"/>
        </w:rPr>
      </w:pPr>
      <w:r>
        <w:rPr>
          <w:lang w:val="en-GB"/>
        </w:rPr>
        <w:t xml:space="preserve">F_BC is in charge </w:t>
      </w:r>
      <w:r w:rsidR="00974970">
        <w:rPr>
          <w:lang w:val="en-GB"/>
        </w:rPr>
        <w:t>of circuit switching and actuator control while F_EM is in charge of piloting the active electrical pump to keep maximal pressure in the accumulator</w:t>
      </w:r>
      <w:r w:rsidR="00EC15CE">
        <w:rPr>
          <w:lang w:val="en-GB"/>
        </w:rPr>
        <w:t>. M</w:t>
      </w:r>
      <w:r w:rsidR="00974970">
        <w:rPr>
          <w:lang w:val="en-GB"/>
        </w:rPr>
        <w:t xml:space="preserve">aximal pressure </w:t>
      </w:r>
      <w:r w:rsidR="00EC15CE">
        <w:rPr>
          <w:lang w:val="en-GB"/>
        </w:rPr>
        <w:t>means</w:t>
      </w:r>
      <w:r w:rsidR="00974970">
        <w:rPr>
          <w:lang w:val="en-GB"/>
        </w:rPr>
        <w:t xml:space="preserve"> m</w:t>
      </w:r>
      <w:r w:rsidR="00EC15CE">
        <w:rPr>
          <w:lang w:val="en-GB"/>
        </w:rPr>
        <w:t>aximal hydraulic stored energy.</w:t>
      </w:r>
      <w:r w:rsidR="00974970">
        <w:rPr>
          <w:lang w:val="en-GB"/>
        </w:rPr>
        <w:t xml:space="preserve"> F_EM needs to know which of the two pumps has been configured </w:t>
      </w:r>
      <w:r w:rsidR="00EC15CE">
        <w:rPr>
          <w:lang w:val="en-GB"/>
        </w:rPr>
        <w:t xml:space="preserve">by F_BC as </w:t>
      </w:r>
      <w:r w:rsidR="00974970">
        <w:rPr>
          <w:lang w:val="en-GB"/>
        </w:rPr>
        <w:t>operating.</w:t>
      </w:r>
    </w:p>
    <w:p w:rsidR="001F7420" w:rsidRDefault="001F7420" w:rsidP="001F7420">
      <w:pPr>
        <w:pStyle w:val="Corps"/>
        <w:rPr>
          <w:b/>
          <w:lang w:val="en-GB"/>
        </w:rPr>
      </w:pPr>
      <w:r>
        <w:rPr>
          <w:b/>
          <w:lang w:val="en-GB"/>
        </w:rPr>
        <w:t>FDIR</w:t>
      </w:r>
    </w:p>
    <w:p w:rsidR="00FE46FF" w:rsidRDefault="00FE46FF" w:rsidP="00F8574C">
      <w:pPr>
        <w:spacing w:after="120"/>
        <w:ind w:firstLine="709"/>
        <w:rPr>
          <w:lang w:val="en-GB"/>
        </w:rPr>
      </w:pPr>
      <w:r>
        <w:rPr>
          <w:lang w:val="en-GB"/>
        </w:rPr>
        <w:t>There are 2 x 3 configurations</w:t>
      </w:r>
      <w:r w:rsidR="00444437">
        <w:rPr>
          <w:lang w:val="en-GB"/>
        </w:rPr>
        <w:t xml:space="preserve"> of HBS’ circuits</w:t>
      </w:r>
      <w:r>
        <w:rPr>
          <w:lang w:val="en-GB"/>
        </w:rPr>
        <w:t>:</w:t>
      </w:r>
    </w:p>
    <w:tbl>
      <w:tblPr>
        <w:tblStyle w:val="TableGrid"/>
        <w:tblW w:w="0" w:type="auto"/>
        <w:tblInd w:w="2093" w:type="dxa"/>
        <w:tblLook w:val="04A0" w:firstRow="1" w:lastRow="0" w:firstColumn="1" w:lastColumn="0" w:noHBand="0" w:noVBand="1"/>
      </w:tblPr>
      <w:tblGrid>
        <w:gridCol w:w="1984"/>
        <w:gridCol w:w="4111"/>
      </w:tblGrid>
      <w:tr w:rsidR="00FE46FF" w:rsidTr="00444437">
        <w:tc>
          <w:tcPr>
            <w:tcW w:w="1984" w:type="dxa"/>
          </w:tcPr>
          <w:p w:rsidR="00FE46FF" w:rsidRPr="00F8574C" w:rsidRDefault="00F8574C" w:rsidP="00F8574C">
            <w:pPr>
              <w:jc w:val="center"/>
              <w:rPr>
                <w:b/>
                <w:lang w:val="en-GB"/>
              </w:rPr>
            </w:pPr>
            <w:r w:rsidRPr="00F8574C">
              <w:rPr>
                <w:b/>
                <w:lang w:val="en-GB"/>
              </w:rPr>
              <w:t>Source</w:t>
            </w:r>
          </w:p>
        </w:tc>
        <w:tc>
          <w:tcPr>
            <w:tcW w:w="4111" w:type="dxa"/>
          </w:tcPr>
          <w:p w:rsidR="00FE46FF" w:rsidRPr="00F8574C" w:rsidRDefault="00F8574C" w:rsidP="00F8574C">
            <w:pPr>
              <w:jc w:val="center"/>
              <w:rPr>
                <w:b/>
                <w:lang w:val="en-GB"/>
              </w:rPr>
            </w:pPr>
            <w:r w:rsidRPr="00F8574C">
              <w:rPr>
                <w:b/>
                <w:lang w:val="en-GB"/>
              </w:rPr>
              <w:t>Actuators</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Clutch1 + Clutch2 (50-50)</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Clutch1</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Clutch2</w:t>
            </w:r>
          </w:p>
        </w:tc>
      </w:tr>
      <w:tr w:rsidR="00F8574C" w:rsidTr="00444437">
        <w:tc>
          <w:tcPr>
            <w:tcW w:w="1984" w:type="dxa"/>
          </w:tcPr>
          <w:p w:rsidR="00F8574C" w:rsidRDefault="00F8574C" w:rsidP="00F8574C">
            <w:pPr>
              <w:jc w:val="center"/>
              <w:rPr>
                <w:lang w:val="en-GB"/>
              </w:rPr>
            </w:pPr>
            <w:r>
              <w:rPr>
                <w:lang w:val="en-GB"/>
              </w:rPr>
              <w:t>Pump2</w:t>
            </w:r>
          </w:p>
        </w:tc>
        <w:tc>
          <w:tcPr>
            <w:tcW w:w="4111" w:type="dxa"/>
          </w:tcPr>
          <w:p w:rsidR="00F8574C" w:rsidRDefault="00F8574C" w:rsidP="00F8574C">
            <w:pPr>
              <w:jc w:val="center"/>
              <w:rPr>
                <w:lang w:val="en-GB"/>
              </w:rPr>
            </w:pPr>
            <w:r>
              <w:rPr>
                <w:lang w:val="en-GB"/>
              </w:rPr>
              <w:t>Clutch1 + Clutch2 (50-50)</w:t>
            </w:r>
          </w:p>
        </w:tc>
      </w:tr>
      <w:tr w:rsidR="00F8574C" w:rsidTr="00444437">
        <w:tc>
          <w:tcPr>
            <w:tcW w:w="1984" w:type="dxa"/>
          </w:tcPr>
          <w:p w:rsidR="00F8574C" w:rsidRDefault="00F8574C" w:rsidP="00F8574C">
            <w:pPr>
              <w:jc w:val="center"/>
            </w:pPr>
            <w:r w:rsidRPr="003B4DF1">
              <w:rPr>
                <w:lang w:val="en-GB"/>
              </w:rPr>
              <w:t>Pump2</w:t>
            </w:r>
          </w:p>
        </w:tc>
        <w:tc>
          <w:tcPr>
            <w:tcW w:w="4111" w:type="dxa"/>
          </w:tcPr>
          <w:p w:rsidR="00F8574C" w:rsidRDefault="00F8574C" w:rsidP="00F8574C">
            <w:pPr>
              <w:jc w:val="center"/>
              <w:rPr>
                <w:lang w:val="en-GB"/>
              </w:rPr>
            </w:pPr>
            <w:r>
              <w:rPr>
                <w:lang w:val="en-GB"/>
              </w:rPr>
              <w:t>Clutch1</w:t>
            </w:r>
          </w:p>
        </w:tc>
      </w:tr>
      <w:tr w:rsidR="00F8574C" w:rsidTr="00444437">
        <w:tc>
          <w:tcPr>
            <w:tcW w:w="1984" w:type="dxa"/>
          </w:tcPr>
          <w:p w:rsidR="00F8574C" w:rsidRDefault="00F8574C" w:rsidP="00F8574C">
            <w:pPr>
              <w:jc w:val="center"/>
            </w:pPr>
            <w:r w:rsidRPr="003B4DF1">
              <w:rPr>
                <w:lang w:val="en-GB"/>
              </w:rPr>
              <w:t>Pump2</w:t>
            </w:r>
          </w:p>
        </w:tc>
        <w:tc>
          <w:tcPr>
            <w:tcW w:w="4111" w:type="dxa"/>
          </w:tcPr>
          <w:p w:rsidR="00F8574C" w:rsidRDefault="00F8574C" w:rsidP="00F8574C">
            <w:pPr>
              <w:jc w:val="center"/>
              <w:rPr>
                <w:lang w:val="en-GB"/>
              </w:rPr>
            </w:pPr>
            <w:r>
              <w:rPr>
                <w:lang w:val="en-GB"/>
              </w:rPr>
              <w:t>Clutch2</w:t>
            </w:r>
          </w:p>
        </w:tc>
      </w:tr>
    </w:tbl>
    <w:p w:rsidR="00FE46FF" w:rsidRDefault="00444437" w:rsidP="00444437">
      <w:pPr>
        <w:spacing w:before="240"/>
        <w:ind w:left="709"/>
        <w:rPr>
          <w:lang w:val="en-GB"/>
        </w:rPr>
      </w:pPr>
      <w:r>
        <w:rPr>
          <w:lang w:val="en-GB"/>
        </w:rPr>
        <w:t xml:space="preserve">The shutoff valves (isolation) and the spool valves (routing + pressure modulation) are activated </w:t>
      </w:r>
      <w:r w:rsidR="00F624BC">
        <w:rPr>
          <w:lang w:val="en-GB"/>
        </w:rPr>
        <w:t xml:space="preserve">by the operating ECU </w:t>
      </w:r>
      <w:r w:rsidR="003942DC">
        <w:rPr>
          <w:lang w:val="en-GB"/>
        </w:rPr>
        <w:t>to configure the circuits (</w:t>
      </w:r>
      <w:r w:rsidR="00462186">
        <w:rPr>
          <w:lang w:val="en-GB"/>
        </w:rPr>
        <w:t>1/</w:t>
      </w:r>
      <w:r w:rsidR="00F624BC">
        <w:rPr>
          <w:lang w:val="en-GB"/>
        </w:rPr>
        <w:t xml:space="preserve">6 configurations) so that the source </w:t>
      </w:r>
      <w:r w:rsidR="003942DC">
        <w:rPr>
          <w:lang w:val="en-GB"/>
        </w:rPr>
        <w:t>of higher</w:t>
      </w:r>
      <w:r w:rsidR="00F624BC">
        <w:rPr>
          <w:lang w:val="en-GB"/>
        </w:rPr>
        <w:t xml:space="preserve"> priority supplies the available actuators.</w:t>
      </w:r>
      <w:r w:rsidR="00C12E50">
        <w:rPr>
          <w:lang w:val="en-GB"/>
        </w:rPr>
        <w:t xml:space="preserve"> Any device down must be isolated.</w:t>
      </w:r>
    </w:p>
    <w:p w:rsidR="00C87C71" w:rsidRDefault="00C87C71" w:rsidP="00C87C71">
      <w:pPr>
        <w:pStyle w:val="Heading5"/>
        <w:rPr>
          <w:lang w:val="en-GB"/>
        </w:rPr>
      </w:pPr>
      <w:r>
        <w:rPr>
          <w:lang w:val="en-GB"/>
        </w:rPr>
        <w:t>Declarative part</w:t>
      </w:r>
    </w:p>
    <w:p w:rsidR="0082709C" w:rsidRPr="0082709C" w:rsidRDefault="00C87C71" w:rsidP="0082709C">
      <w:pPr>
        <w:pStyle w:val="Heading6"/>
        <w:rPr>
          <w:lang w:val="en-GB"/>
        </w:rPr>
      </w:pPr>
      <w:r>
        <w:rPr>
          <w:lang w:val="en-GB"/>
        </w:rPr>
        <w:t>Assume</w:t>
      </w:r>
    </w:p>
    <w:p w:rsidR="0082709C" w:rsidRDefault="001A06AE" w:rsidP="00737A62">
      <w:pPr>
        <w:pStyle w:val="Corps"/>
        <w:numPr>
          <w:ilvl w:val="0"/>
          <w:numId w:val="90"/>
        </w:numPr>
        <w:spacing w:before="60"/>
        <w:ind w:hanging="357"/>
        <w:rPr>
          <w:lang w:val="en-GB"/>
        </w:rPr>
      </w:pPr>
      <w:r>
        <w:rPr>
          <w:lang w:val="en-GB"/>
        </w:rPr>
        <w:t>MMS’ braking</w:t>
      </w:r>
      <w:r w:rsidR="0082709C">
        <w:rPr>
          <w:lang w:val="en-GB"/>
        </w:rPr>
        <w:t xml:space="preserve"> torque commands are correct,</w:t>
      </w:r>
    </w:p>
    <w:p w:rsidR="0082709C" w:rsidRDefault="001A06AE" w:rsidP="00737A62">
      <w:pPr>
        <w:pStyle w:val="Corps"/>
        <w:numPr>
          <w:ilvl w:val="0"/>
          <w:numId w:val="90"/>
        </w:numPr>
        <w:spacing w:before="60"/>
        <w:ind w:hanging="357"/>
        <w:rPr>
          <w:lang w:val="en-GB"/>
        </w:rPr>
      </w:pPr>
      <w:r>
        <w:rPr>
          <w:lang w:val="en-GB"/>
        </w:rPr>
        <w:t>AV’s mechanical</w:t>
      </w:r>
      <w:r w:rsidR="0082709C">
        <w:rPr>
          <w:lang w:val="en-GB"/>
        </w:rPr>
        <w:t xml:space="preserve"> sensors are accurate</w:t>
      </w:r>
      <w:r>
        <w:rPr>
          <w:lang w:val="en-GB"/>
        </w:rPr>
        <w:t xml:space="preserve"> (uncertainty </w:t>
      </w:r>
      <w:r w:rsidR="001A007B">
        <w:rPr>
          <w:lang w:val="en-GB"/>
        </w:rPr>
        <w:t xml:space="preserve">model </w:t>
      </w:r>
      <w:r>
        <w:rPr>
          <w:lang w:val="en-GB"/>
        </w:rPr>
        <w:t>+ fault model to be added in later versions)</w:t>
      </w:r>
      <w:r w:rsidR="0082709C">
        <w:rPr>
          <w:lang w:val="en-GB"/>
        </w:rPr>
        <w:t>,</w:t>
      </w:r>
    </w:p>
    <w:p w:rsidR="0082709C" w:rsidRDefault="00974970" w:rsidP="00737A62">
      <w:pPr>
        <w:pStyle w:val="Corps"/>
        <w:numPr>
          <w:ilvl w:val="0"/>
          <w:numId w:val="90"/>
        </w:numPr>
        <w:spacing w:before="60"/>
        <w:ind w:hanging="357"/>
        <w:rPr>
          <w:lang w:val="en-GB"/>
        </w:rPr>
      </w:pPr>
      <w:r>
        <w:rPr>
          <w:lang w:val="en-GB"/>
        </w:rPr>
        <w:t>Hydraulic</w:t>
      </w:r>
      <w:r w:rsidR="00301AAC">
        <w:rPr>
          <w:lang w:val="en-GB"/>
        </w:rPr>
        <w:t xml:space="preserve"> sensors are accurate (</w:t>
      </w:r>
      <w:r w:rsidR="00301AAC" w:rsidRPr="00301AAC">
        <w:rPr>
          <w:lang w:val="en-GB"/>
        </w:rPr>
        <w:t xml:space="preserve">uncertainty </w:t>
      </w:r>
      <w:r w:rsidR="001A007B">
        <w:rPr>
          <w:lang w:val="en-GB"/>
        </w:rPr>
        <w:t>model + fault model</w:t>
      </w:r>
      <w:r w:rsidR="00301AAC" w:rsidRPr="00301AAC">
        <w:rPr>
          <w:lang w:val="en-GB"/>
        </w:rPr>
        <w:t xml:space="preserve"> to be added in later versions)</w:t>
      </w:r>
      <w:r w:rsidR="0082709C">
        <w:rPr>
          <w:lang w:val="en-GB"/>
        </w:rPr>
        <w:t>,</w:t>
      </w:r>
    </w:p>
    <w:p w:rsidR="00C87C71" w:rsidRDefault="001A007B" w:rsidP="00737A62">
      <w:pPr>
        <w:pStyle w:val="Corps"/>
        <w:numPr>
          <w:ilvl w:val="0"/>
          <w:numId w:val="90"/>
        </w:numPr>
        <w:spacing w:before="60"/>
        <w:ind w:hanging="357"/>
        <w:rPr>
          <w:lang w:val="en-GB"/>
        </w:rPr>
      </w:pPr>
      <w:r>
        <w:rPr>
          <w:lang w:val="en-GB"/>
        </w:rPr>
        <w:t>The electrical pumps</w:t>
      </w:r>
      <w:r w:rsidR="0082709C">
        <w:rPr>
          <w:lang w:val="en-GB"/>
        </w:rPr>
        <w:t xml:space="preserve"> are conformant to their specification</w:t>
      </w:r>
      <w:r w:rsidR="00141A0C">
        <w:rPr>
          <w:lang w:val="en-GB"/>
        </w:rPr>
        <w:t xml:space="preserve"> (actual behaviour .wt. documentation’s response curve)</w:t>
      </w:r>
      <w:r>
        <w:rPr>
          <w:lang w:val="en-GB"/>
        </w:rPr>
        <w:t>,</w:t>
      </w:r>
    </w:p>
    <w:p w:rsidR="001A007B" w:rsidRPr="001A007B" w:rsidRDefault="001A007B" w:rsidP="00737A62">
      <w:pPr>
        <w:pStyle w:val="Corps"/>
        <w:numPr>
          <w:ilvl w:val="0"/>
          <w:numId w:val="90"/>
        </w:numPr>
        <w:spacing w:before="60"/>
        <w:ind w:hanging="357"/>
        <w:rPr>
          <w:lang w:val="en-GB"/>
        </w:rPr>
      </w:pPr>
      <w:r>
        <w:rPr>
          <w:lang w:val="en-GB"/>
        </w:rPr>
        <w:t xml:space="preserve">The clutches are </w:t>
      </w:r>
      <w:r w:rsidRPr="001A007B">
        <w:rPr>
          <w:lang w:val="en-GB"/>
        </w:rPr>
        <w:t>conformant to their specification</w:t>
      </w:r>
      <w:r w:rsidR="00141A0C">
        <w:rPr>
          <w:lang w:val="en-GB"/>
        </w:rPr>
        <w:t xml:space="preserve"> </w:t>
      </w:r>
      <w:r w:rsidR="00141A0C" w:rsidRPr="00141A0C">
        <w:rPr>
          <w:lang w:val="en-GB"/>
        </w:rPr>
        <w:t>(actual behaviour .wt. documentation’s response curve)</w:t>
      </w:r>
    </w:p>
    <w:p w:rsidR="00C87C71" w:rsidRDefault="00C87C71" w:rsidP="00C87C71">
      <w:pPr>
        <w:pStyle w:val="Heading6"/>
        <w:rPr>
          <w:lang w:val="en-GB"/>
        </w:rPr>
      </w:pPr>
      <w:r>
        <w:rPr>
          <w:lang w:val="en-GB"/>
        </w:rPr>
        <w:t>Guarantee</w:t>
      </w:r>
    </w:p>
    <w:p w:rsidR="00906F7C" w:rsidRDefault="00906F7C" w:rsidP="00737A62">
      <w:pPr>
        <w:pStyle w:val="Corps"/>
        <w:numPr>
          <w:ilvl w:val="0"/>
          <w:numId w:val="91"/>
        </w:numPr>
        <w:spacing w:before="60"/>
        <w:ind w:hanging="357"/>
        <w:rPr>
          <w:lang w:val="en-GB"/>
        </w:rPr>
      </w:pPr>
      <w:r>
        <w:rPr>
          <w:lang w:val="en-GB"/>
        </w:rPr>
        <w:t xml:space="preserve">Torque is conserved in the transduction from mechanical to </w:t>
      </w:r>
      <w:r w:rsidR="00974970">
        <w:rPr>
          <w:lang w:val="en-GB"/>
        </w:rPr>
        <w:t>hydraulic</w:t>
      </w:r>
      <w:r>
        <w:rPr>
          <w:lang w:val="en-GB"/>
        </w:rPr>
        <w:t>,</w:t>
      </w:r>
    </w:p>
    <w:p w:rsidR="00547716" w:rsidRDefault="00974970" w:rsidP="00737A62">
      <w:pPr>
        <w:pStyle w:val="Corps"/>
        <w:numPr>
          <w:ilvl w:val="0"/>
          <w:numId w:val="91"/>
        </w:numPr>
        <w:spacing w:before="60"/>
        <w:ind w:hanging="357"/>
        <w:rPr>
          <w:lang w:val="en-GB"/>
        </w:rPr>
      </w:pPr>
      <w:r>
        <w:rPr>
          <w:lang w:val="en-GB"/>
        </w:rPr>
        <w:lastRenderedPageBreak/>
        <w:t>Hydraulic</w:t>
      </w:r>
      <w:r w:rsidR="00547716">
        <w:rPr>
          <w:lang w:val="en-GB"/>
        </w:rPr>
        <w:t xml:space="preserve"> commands meet the clutch’</w:t>
      </w:r>
      <w:r w:rsidR="00430B01">
        <w:rPr>
          <w:lang w:val="en-GB"/>
        </w:rPr>
        <w:t>s</w:t>
      </w:r>
      <w:r w:rsidR="00547716">
        <w:rPr>
          <w:lang w:val="en-GB"/>
        </w:rPr>
        <w:t xml:space="preserve"> specification</w:t>
      </w:r>
      <w:r w:rsidR="00547716" w:rsidRPr="00906F7C">
        <w:rPr>
          <w:lang w:val="en-GB"/>
        </w:rPr>
        <w:t xml:space="preserve"> (performance and safety domains TBD at model level)</w:t>
      </w:r>
      <w:r w:rsidR="00547716">
        <w:rPr>
          <w:lang w:val="en-GB"/>
        </w:rPr>
        <w:t>,</w:t>
      </w:r>
    </w:p>
    <w:p w:rsidR="00906F7C" w:rsidRDefault="00906F7C" w:rsidP="00737A62">
      <w:pPr>
        <w:pStyle w:val="Corps"/>
        <w:numPr>
          <w:ilvl w:val="0"/>
          <w:numId w:val="91"/>
        </w:numPr>
        <w:spacing w:before="60"/>
        <w:ind w:hanging="357"/>
        <w:rPr>
          <w:lang w:val="en-GB"/>
        </w:rPr>
      </w:pPr>
      <w:r>
        <w:rPr>
          <w:lang w:val="en-GB"/>
        </w:rPr>
        <w:t>In case of single component failure</w:t>
      </w:r>
      <w:r w:rsidR="00430B01">
        <w:rPr>
          <w:lang w:val="en-GB"/>
        </w:rPr>
        <w:t>,</w:t>
      </w:r>
      <w:r>
        <w:rPr>
          <w:lang w:val="en-GB"/>
        </w:rPr>
        <w:t xml:space="preserve"> </w:t>
      </w:r>
      <w:r w:rsidR="00305684">
        <w:rPr>
          <w:lang w:val="en-GB"/>
        </w:rPr>
        <w:t>braking</w:t>
      </w:r>
      <w:r>
        <w:rPr>
          <w:lang w:val="en-GB"/>
        </w:rPr>
        <w:t xml:space="preserve"> is </w:t>
      </w:r>
      <w:r w:rsidR="00430B01">
        <w:rPr>
          <w:lang w:val="en-GB"/>
        </w:rPr>
        <w:t>kept</w:t>
      </w:r>
      <w:r w:rsidR="00547716">
        <w:rPr>
          <w:lang w:val="en-GB"/>
        </w:rPr>
        <w:t xml:space="preserve"> fully operational,</w:t>
      </w:r>
    </w:p>
    <w:p w:rsidR="00906F7C" w:rsidRPr="00547716" w:rsidRDefault="008E0FFF" w:rsidP="00737A62">
      <w:pPr>
        <w:pStyle w:val="Corps"/>
        <w:numPr>
          <w:ilvl w:val="0"/>
          <w:numId w:val="91"/>
        </w:numPr>
        <w:spacing w:before="60"/>
        <w:ind w:hanging="357"/>
        <w:rPr>
          <w:lang w:val="en-GB"/>
        </w:rPr>
      </w:pPr>
      <w:r>
        <w:rPr>
          <w:lang w:val="en-GB"/>
        </w:rPr>
        <w:t>Every device diagnosed as failed (electrical pump (x2)</w:t>
      </w:r>
      <w:r w:rsidR="00906F7C">
        <w:rPr>
          <w:lang w:val="en-GB"/>
        </w:rPr>
        <w:t>,</w:t>
      </w:r>
      <w:r>
        <w:rPr>
          <w:lang w:val="en-GB"/>
        </w:rPr>
        <w:t xml:space="preserve"> clutch (x2)</w:t>
      </w:r>
      <w:r w:rsidR="00291088">
        <w:rPr>
          <w:lang w:val="en-GB"/>
        </w:rPr>
        <w:t>) is isolated fro</w:t>
      </w:r>
      <w:r w:rsidR="00547716">
        <w:rPr>
          <w:lang w:val="en-GB"/>
        </w:rPr>
        <w:t xml:space="preserve">m the </w:t>
      </w:r>
      <w:r w:rsidR="00974970">
        <w:rPr>
          <w:lang w:val="en-GB"/>
        </w:rPr>
        <w:t>hydraulic</w:t>
      </w:r>
      <w:r w:rsidR="00547716">
        <w:rPr>
          <w:lang w:val="en-GB"/>
        </w:rPr>
        <w:t xml:space="preserve"> circuits by means of a suitable </w:t>
      </w:r>
      <w:r w:rsidR="00291088">
        <w:rPr>
          <w:lang w:val="en-GB"/>
        </w:rPr>
        <w:t>valve configuration at most 500ms after the diagnostic,</w:t>
      </w:r>
    </w:p>
    <w:p w:rsidR="00C87C71" w:rsidRDefault="00C87C71" w:rsidP="00C87C71">
      <w:pPr>
        <w:pStyle w:val="Heading5"/>
        <w:rPr>
          <w:lang w:val="en-GB"/>
        </w:rPr>
      </w:pPr>
      <w:r>
        <w:rPr>
          <w:lang w:val="en-GB"/>
        </w:rPr>
        <w:t>Constructive part</w:t>
      </w:r>
    </w:p>
    <w:p w:rsidR="00B353BF" w:rsidRDefault="005D617A" w:rsidP="00B353BF">
      <w:pPr>
        <w:pStyle w:val="Corps"/>
        <w:spacing w:before="120"/>
        <w:rPr>
          <w:lang w:val="en-GB"/>
        </w:rPr>
      </w:pPr>
      <w:r>
        <w:rPr>
          <w:lang w:val="en-GB"/>
        </w:rPr>
        <w:t xml:space="preserve">The design rational gives the intent of the algorithms. </w:t>
      </w:r>
    </w:p>
    <w:p w:rsidR="00C87C71" w:rsidRDefault="005D617A" w:rsidP="00B353BF">
      <w:pPr>
        <w:pStyle w:val="Corps"/>
        <w:spacing w:before="0"/>
        <w:rPr>
          <w:lang w:val="en-GB"/>
        </w:rPr>
      </w:pPr>
      <w:r>
        <w:rPr>
          <w:lang w:val="en-GB"/>
        </w:rPr>
        <w:t xml:space="preserve">The actual procedures </w:t>
      </w:r>
      <w:r w:rsidR="00AE0952">
        <w:rPr>
          <w:lang w:val="en-GB"/>
        </w:rPr>
        <w:t>will be</w:t>
      </w:r>
      <w:r>
        <w:rPr>
          <w:lang w:val="en-GB"/>
        </w:rPr>
        <w:t xml:space="preserve"> available at model level</w:t>
      </w:r>
      <w:r w:rsidR="00430B01">
        <w:rPr>
          <w:lang w:val="en-GB"/>
        </w:rPr>
        <w:t xml:space="preserve">, and constitute </w:t>
      </w:r>
      <w:r w:rsidR="007F4568">
        <w:rPr>
          <w:lang w:val="en-GB"/>
        </w:rPr>
        <w:t xml:space="preserve">the formal system requirements allocated to the AEH or to the software part of the AEH </w:t>
      </w:r>
      <w:r w:rsidR="00430B01">
        <w:rPr>
          <w:lang w:val="en-GB"/>
        </w:rPr>
        <w:t>item</w:t>
      </w:r>
      <w:r>
        <w:rPr>
          <w:lang w:val="en-GB"/>
        </w:rPr>
        <w:t>.</w:t>
      </w:r>
    </w:p>
    <w:p w:rsidR="001A3AAD" w:rsidRDefault="001A3AAD" w:rsidP="005C7374">
      <w:pPr>
        <w:pStyle w:val="Corps"/>
        <w:spacing w:before="120"/>
        <w:rPr>
          <w:lang w:val="en-US"/>
        </w:rPr>
      </w:pPr>
      <w:proofErr w:type="spellStart"/>
      <w:r w:rsidRPr="001A3AAD">
        <w:rPr>
          <w:rFonts w:ascii="Arial" w:hAnsi="Arial" w:cs="Arial"/>
          <w:sz w:val="20"/>
          <w:lang w:val="en-US"/>
        </w:rPr>
        <w:t>BrakingOK</w:t>
      </w:r>
      <w:proofErr w:type="spellEnd"/>
      <w:r w:rsidRPr="001A3AAD">
        <w:rPr>
          <w:rFonts w:ascii="Arial" w:hAnsi="Arial" w:cs="Arial"/>
          <w:lang w:val="en-US"/>
        </w:rPr>
        <w:t xml:space="preserve"> </w:t>
      </w:r>
      <w:r w:rsidRPr="001A3AAD">
        <w:rPr>
          <w:lang w:val="en-US"/>
        </w:rPr>
        <w:t xml:space="preserve">is set to true </w:t>
      </w:r>
      <w:r>
        <w:rPr>
          <w:lang w:val="en-US"/>
        </w:rPr>
        <w:t>in two cases:</w:t>
      </w:r>
    </w:p>
    <w:p w:rsidR="001A3AAD" w:rsidRDefault="00AA456F" w:rsidP="00737A62">
      <w:pPr>
        <w:pStyle w:val="Corps"/>
        <w:numPr>
          <w:ilvl w:val="0"/>
          <w:numId w:val="92"/>
        </w:numPr>
        <w:spacing w:before="0"/>
        <w:rPr>
          <w:lang w:val="en-US"/>
        </w:rPr>
      </w:pPr>
      <w:r>
        <w:rPr>
          <w:lang w:val="en-US"/>
        </w:rPr>
        <w:t>At least one hydraulic power line is active</w:t>
      </w:r>
      <w:r w:rsidR="00BD06C6">
        <w:rPr>
          <w:lang w:val="en-US"/>
        </w:rPr>
        <w:t xml:space="preserve"> with enough stored energy</w:t>
      </w:r>
      <w:r>
        <w:rPr>
          <w:lang w:val="en-US"/>
        </w:rPr>
        <w:t>,</w:t>
      </w:r>
    </w:p>
    <w:p w:rsidR="00AA456F" w:rsidRDefault="00AA456F" w:rsidP="00737A62">
      <w:pPr>
        <w:pStyle w:val="Corps"/>
        <w:numPr>
          <w:ilvl w:val="0"/>
          <w:numId w:val="92"/>
        </w:numPr>
        <w:spacing w:before="0"/>
        <w:rPr>
          <w:lang w:val="en-US"/>
        </w:rPr>
      </w:pPr>
      <w:r>
        <w:rPr>
          <w:lang w:val="en-US"/>
        </w:rPr>
        <w:t>Both electrical pumps are down or isolated, HBS operates on accumulator</w:t>
      </w:r>
      <w:r w:rsidR="00430B01">
        <w:rPr>
          <w:lang w:val="en-US"/>
        </w:rPr>
        <w:t xml:space="preserve"> base</w:t>
      </w:r>
      <w:r>
        <w:rPr>
          <w:lang w:val="en-US"/>
        </w:rPr>
        <w:t xml:space="preserve"> only</w:t>
      </w:r>
      <w:r w:rsidR="00430B01">
        <w:rPr>
          <w:lang w:val="en-US"/>
        </w:rPr>
        <w:t>,</w:t>
      </w:r>
      <w:r>
        <w:rPr>
          <w:lang w:val="en-US"/>
        </w:rPr>
        <w:t xml:space="preserve"> but the pressure capacity is still above </w:t>
      </w:r>
      <w:proofErr w:type="spellStart"/>
      <w:r w:rsidRPr="00AA456F">
        <w:rPr>
          <w:rFonts w:ascii="Arial" w:hAnsi="Arial" w:cs="Arial"/>
          <w:sz w:val="20"/>
          <w:lang w:val="en-US"/>
        </w:rPr>
        <w:t>AccumulatorPressureHighThreshold</w:t>
      </w:r>
      <w:proofErr w:type="spellEnd"/>
      <w:r>
        <w:rPr>
          <w:lang w:val="en-US"/>
        </w:rPr>
        <w:t xml:space="preserve"> (</w:t>
      </w:r>
      <w:r w:rsidR="00043C1E">
        <w:rPr>
          <w:lang w:val="en-US"/>
        </w:rPr>
        <w:t xml:space="preserve">e.g. </w:t>
      </w:r>
      <w:r>
        <w:rPr>
          <w:lang w:val="en-US"/>
        </w:rPr>
        <w:t>75%).</w:t>
      </w:r>
    </w:p>
    <w:p w:rsidR="00BD06C6" w:rsidRPr="001A3AAD" w:rsidRDefault="00BD06C6" w:rsidP="00BD06C6">
      <w:pPr>
        <w:pStyle w:val="Corps"/>
        <w:spacing w:before="120"/>
        <w:rPr>
          <w:lang w:val="en-US"/>
        </w:rPr>
      </w:pPr>
      <w:proofErr w:type="spellStart"/>
      <w:r w:rsidRPr="001A3AAD">
        <w:rPr>
          <w:rFonts w:ascii="Arial" w:hAnsi="Arial" w:cs="Arial"/>
          <w:sz w:val="20"/>
          <w:lang w:val="en-US"/>
        </w:rPr>
        <w:t>BrakingOK</w:t>
      </w:r>
      <w:proofErr w:type="spellEnd"/>
      <w:r>
        <w:rPr>
          <w:rFonts w:ascii="Arial" w:hAnsi="Arial" w:cs="Arial"/>
          <w:sz w:val="20"/>
          <w:lang w:val="en-US"/>
        </w:rPr>
        <w:t xml:space="preserve"> </w:t>
      </w:r>
      <w:r w:rsidR="006A000F" w:rsidRPr="006A000F">
        <w:rPr>
          <w:lang w:val="en-US"/>
        </w:rPr>
        <w:t>uses</w:t>
      </w:r>
      <w:r w:rsidR="006A000F">
        <w:rPr>
          <w:rFonts w:ascii="Arial" w:hAnsi="Arial" w:cs="Arial"/>
          <w:sz w:val="20"/>
          <w:lang w:val="en-US"/>
        </w:rPr>
        <w:t xml:space="preserve"> </w:t>
      </w:r>
      <w:proofErr w:type="spellStart"/>
      <w:proofErr w:type="gramStart"/>
      <w:r w:rsidR="006A000F">
        <w:rPr>
          <w:rFonts w:ascii="Arial" w:hAnsi="Arial" w:cs="Arial"/>
          <w:sz w:val="20"/>
          <w:lang w:val="en-US"/>
        </w:rPr>
        <w:t>HydraulicCapacity</w:t>
      </w:r>
      <w:proofErr w:type="spellEnd"/>
      <w:r w:rsidR="006A000F">
        <w:rPr>
          <w:rFonts w:ascii="Arial" w:hAnsi="Arial" w:cs="Arial"/>
          <w:sz w:val="20"/>
          <w:lang w:val="en-US"/>
        </w:rPr>
        <w:t>(</w:t>
      </w:r>
      <w:proofErr w:type="gramEnd"/>
      <w:r w:rsidR="006A000F">
        <w:rPr>
          <w:rFonts w:ascii="Arial" w:hAnsi="Arial" w:cs="Arial"/>
          <w:sz w:val="20"/>
          <w:lang w:val="en-US"/>
        </w:rPr>
        <w:t>%)</w:t>
      </w:r>
      <w:r w:rsidR="006E66A2">
        <w:rPr>
          <w:rFonts w:ascii="Arial" w:hAnsi="Arial" w:cs="Arial"/>
          <w:sz w:val="20"/>
          <w:lang w:val="en-US"/>
        </w:rPr>
        <w:t>,</w:t>
      </w:r>
      <w:r w:rsidR="006A000F">
        <w:rPr>
          <w:rFonts w:ascii="Arial" w:hAnsi="Arial" w:cs="Arial"/>
          <w:sz w:val="20"/>
          <w:lang w:val="en-US"/>
        </w:rPr>
        <w:t xml:space="preserve"> </w:t>
      </w:r>
      <w:r w:rsidR="006A000F" w:rsidRPr="006A000F">
        <w:rPr>
          <w:lang w:val="en-US"/>
        </w:rPr>
        <w:t xml:space="preserve">which in turn uses </w:t>
      </w:r>
      <w:r w:rsidR="006A000F">
        <w:rPr>
          <w:lang w:val="en-US"/>
        </w:rPr>
        <w:t xml:space="preserve">the </w:t>
      </w:r>
      <w:r w:rsidR="006A000F" w:rsidRPr="006A000F">
        <w:rPr>
          <w:lang w:val="en-US"/>
        </w:rPr>
        <w:t xml:space="preserve">estimated pressure level in the accumulator and </w:t>
      </w:r>
      <w:r w:rsidR="006A000F">
        <w:rPr>
          <w:lang w:val="en-US"/>
        </w:rPr>
        <w:t xml:space="preserve">the </w:t>
      </w:r>
      <w:r w:rsidR="006A000F" w:rsidRPr="006A000F">
        <w:rPr>
          <w:lang w:val="en-US"/>
        </w:rPr>
        <w:t>estimated oil level in the reservoir</w:t>
      </w:r>
      <w:r w:rsidR="006A000F">
        <w:rPr>
          <w:lang w:val="en-US"/>
        </w:rPr>
        <w:t>. I</w:t>
      </w:r>
      <w:r w:rsidR="006A000F" w:rsidRPr="006A000F">
        <w:rPr>
          <w:lang w:val="en-US"/>
        </w:rPr>
        <w:t>n case of excessive external leakage</w:t>
      </w:r>
      <w:r w:rsidR="00430B01">
        <w:rPr>
          <w:lang w:val="en-US"/>
        </w:rPr>
        <w:t>,</w:t>
      </w:r>
      <w:r w:rsidR="006A000F" w:rsidRPr="006A000F">
        <w:rPr>
          <w:lang w:val="en-US"/>
        </w:rPr>
        <w:t xml:space="preserve"> </w:t>
      </w:r>
      <w:r w:rsidR="006A000F">
        <w:rPr>
          <w:lang w:val="en-US"/>
        </w:rPr>
        <w:t>hydraulic stored energy</w:t>
      </w:r>
      <w:r w:rsidR="006A000F" w:rsidRPr="006A000F">
        <w:rPr>
          <w:lang w:val="en-US"/>
        </w:rPr>
        <w:t xml:space="preserve"> </w:t>
      </w:r>
      <w:r w:rsidR="00430B01">
        <w:rPr>
          <w:lang w:val="en-US"/>
        </w:rPr>
        <w:t>collapses</w:t>
      </w:r>
      <w:r w:rsidR="006A000F" w:rsidRPr="006A000F">
        <w:rPr>
          <w:lang w:val="en-US"/>
        </w:rPr>
        <w:t xml:space="preserve"> </w:t>
      </w:r>
      <w:r w:rsidR="006A000F">
        <w:rPr>
          <w:lang w:val="en-US"/>
        </w:rPr>
        <w:t xml:space="preserve">even </w:t>
      </w:r>
      <w:r w:rsidR="009A4700">
        <w:rPr>
          <w:lang w:val="en-US"/>
        </w:rPr>
        <w:t>when</w:t>
      </w:r>
      <w:r w:rsidR="006A000F">
        <w:rPr>
          <w:lang w:val="en-US"/>
        </w:rPr>
        <w:t xml:space="preserve"> pressurization is nominal</w:t>
      </w:r>
      <w:r w:rsidR="006A000F" w:rsidRPr="006A000F">
        <w:rPr>
          <w:lang w:val="en-US"/>
        </w:rPr>
        <w:t>.</w:t>
      </w:r>
    </w:p>
    <w:p w:rsidR="00E05BB3" w:rsidRDefault="00E05BB3" w:rsidP="00E05BB3">
      <w:pPr>
        <w:pStyle w:val="Heading4"/>
        <w:rPr>
          <w:lang w:val="en-GB"/>
        </w:rPr>
      </w:pPr>
      <w:r>
        <w:rPr>
          <w:lang w:val="en-GB"/>
        </w:rPr>
        <w:t>Energy Management (</w:t>
      </w:r>
      <w:r w:rsidR="00725970">
        <w:rPr>
          <w:lang w:val="en-GB"/>
        </w:rPr>
        <w:t>HB</w:t>
      </w:r>
      <w:r>
        <w:rPr>
          <w:lang w:val="en-GB"/>
        </w:rPr>
        <w:t>S.F_PT.F_EM)</w:t>
      </w:r>
    </w:p>
    <w:p w:rsidR="00E05BB3" w:rsidRDefault="00D84001" w:rsidP="001A3AAD">
      <w:pPr>
        <w:pStyle w:val="Heading5"/>
        <w:spacing w:after="240"/>
        <w:rPr>
          <w:lang w:val="en-GB"/>
        </w:rPr>
      </w:pPr>
      <w:r>
        <w:rPr>
          <w:lang w:val="en-GB"/>
        </w:rPr>
        <w:t>Interface</w:t>
      </w:r>
    </w:p>
    <w:tbl>
      <w:tblPr>
        <w:tblStyle w:val="TableGrid"/>
        <w:tblW w:w="0" w:type="auto"/>
        <w:tblInd w:w="709" w:type="dxa"/>
        <w:tblLayout w:type="fixed"/>
        <w:tblLook w:val="04A0" w:firstRow="1" w:lastRow="0" w:firstColumn="1" w:lastColumn="0" w:noHBand="0" w:noVBand="1"/>
      </w:tblPr>
      <w:tblGrid>
        <w:gridCol w:w="3510"/>
        <w:gridCol w:w="1418"/>
        <w:gridCol w:w="2693"/>
        <w:gridCol w:w="1524"/>
      </w:tblGrid>
      <w:tr w:rsidR="001A3AAD" w:rsidRPr="008A3F56" w:rsidTr="00AB0A91">
        <w:tc>
          <w:tcPr>
            <w:tcW w:w="3510"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693"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524"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752F3" w:rsidRPr="00330ED1" w:rsidTr="00AB0A91">
        <w:tc>
          <w:tcPr>
            <w:tcW w:w="3510" w:type="dxa"/>
          </w:tcPr>
          <w:p w:rsidR="001752F3" w:rsidRPr="002156CB" w:rsidRDefault="001752F3" w:rsidP="009F0AD4">
            <w:pPr>
              <w:pStyle w:val="Corps"/>
              <w:spacing w:before="60" w:after="60"/>
              <w:ind w:left="0"/>
              <w:rPr>
                <w:rFonts w:ascii="Arial" w:hAnsi="Arial" w:cs="Arial"/>
                <w:sz w:val="20"/>
              </w:rPr>
            </w:pPr>
            <w:proofErr w:type="gramStart"/>
            <w:r w:rsidRPr="002156CB">
              <w:rPr>
                <w:rFonts w:ascii="Arial" w:hAnsi="Arial" w:cs="Arial"/>
                <w:sz w:val="20"/>
              </w:rPr>
              <w:t>Pump1FlowSensor(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Pr="002156CB">
              <w:rPr>
                <w:rFonts w:ascii="Arial" w:hAnsi="Arial" w:cs="Arial"/>
                <w:sz w:val="20"/>
              </w:rPr>
              <w:t>)</w:t>
            </w:r>
          </w:p>
        </w:tc>
        <w:tc>
          <w:tcPr>
            <w:tcW w:w="1418" w:type="dxa"/>
          </w:tcPr>
          <w:p w:rsidR="001B04F1" w:rsidRDefault="001752F3" w:rsidP="001B04F1">
            <w:pPr>
              <w:pStyle w:val="Corps"/>
              <w:spacing w:before="60" w:after="60"/>
              <w:ind w:left="0"/>
              <w:jc w:val="center"/>
              <w:rPr>
                <w:rFonts w:ascii="Arial" w:hAnsi="Arial" w:cs="Arial"/>
                <w:sz w:val="20"/>
              </w:rPr>
            </w:pPr>
            <w:r w:rsidRPr="002156CB">
              <w:rPr>
                <w:rFonts w:ascii="Arial" w:hAnsi="Arial" w:cs="Arial"/>
                <w:sz w:val="20"/>
              </w:rPr>
              <w:t>HBS.F_PT.</w:t>
            </w:r>
          </w:p>
          <w:p w:rsidR="001752F3" w:rsidRPr="002156CB" w:rsidRDefault="001752F3" w:rsidP="001B04F1">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1752F3" w:rsidRDefault="00330ED1" w:rsidP="009F0AD4">
            <w:pPr>
              <w:pStyle w:val="Corps"/>
              <w:spacing w:before="60" w:after="60"/>
              <w:ind w:left="0"/>
              <w:rPr>
                <w:rFonts w:ascii="Arial" w:hAnsi="Arial" w:cs="Arial"/>
                <w:sz w:val="20"/>
                <w:lang w:val="en-GB"/>
              </w:rPr>
            </w:pPr>
            <w:proofErr w:type="gramStart"/>
            <w:r>
              <w:rPr>
                <w:rFonts w:ascii="Arial" w:hAnsi="Arial" w:cs="Arial"/>
                <w:sz w:val="20"/>
                <w:lang w:val="en-GB"/>
              </w:rPr>
              <w:t>Pump1Command(</w:t>
            </w:r>
            <w:proofErr w:type="gramEnd"/>
            <w:r>
              <w:rPr>
                <w:rFonts w:ascii="Arial" w:hAnsi="Arial" w:cs="Arial"/>
                <w:sz w:val="20"/>
                <w:lang w:val="en-GB"/>
              </w:rPr>
              <w:t>float.%)</w:t>
            </w:r>
          </w:p>
        </w:tc>
        <w:tc>
          <w:tcPr>
            <w:tcW w:w="1524" w:type="dxa"/>
          </w:tcPr>
          <w:p w:rsidR="001B04F1" w:rsidRDefault="001B04F1" w:rsidP="009F0AD4">
            <w:pPr>
              <w:pStyle w:val="Corps"/>
              <w:spacing w:before="60" w:after="60"/>
              <w:ind w:left="0"/>
              <w:jc w:val="center"/>
              <w:rPr>
                <w:rFonts w:ascii="Arial" w:hAnsi="Arial" w:cs="Arial"/>
                <w:sz w:val="20"/>
              </w:rPr>
            </w:pPr>
            <w:r w:rsidRPr="001B04F1">
              <w:rPr>
                <w:rFonts w:ascii="Arial" w:hAnsi="Arial" w:cs="Arial"/>
                <w:sz w:val="20"/>
              </w:rPr>
              <w:t>HBS.F_PT.</w:t>
            </w:r>
          </w:p>
          <w:p w:rsidR="001752F3" w:rsidRDefault="001B04F1" w:rsidP="009F0AD4">
            <w:pPr>
              <w:pStyle w:val="Corps"/>
              <w:spacing w:before="60" w:after="60"/>
              <w:ind w:left="0"/>
              <w:jc w:val="center"/>
              <w:rPr>
                <w:rFonts w:ascii="Arial" w:hAnsi="Arial" w:cs="Arial"/>
                <w:sz w:val="20"/>
                <w:lang w:val="en-GB"/>
              </w:rPr>
            </w:pPr>
            <w:r w:rsidRPr="001B04F1">
              <w:rPr>
                <w:rFonts w:ascii="Arial" w:hAnsi="Arial" w:cs="Arial"/>
                <w:sz w:val="20"/>
              </w:rPr>
              <w:t>F_CM</w:t>
            </w:r>
          </w:p>
        </w:tc>
      </w:tr>
      <w:tr w:rsidR="007A3E2C" w:rsidRPr="00330ED1" w:rsidTr="00AB0A91">
        <w:tc>
          <w:tcPr>
            <w:tcW w:w="3510" w:type="dxa"/>
          </w:tcPr>
          <w:p w:rsidR="007A3E2C" w:rsidRPr="00330ED1" w:rsidRDefault="007A3E2C" w:rsidP="009F0AD4">
            <w:pPr>
              <w:pStyle w:val="Corps"/>
              <w:spacing w:before="60" w:after="60"/>
              <w:ind w:left="0"/>
              <w:rPr>
                <w:rFonts w:ascii="Arial" w:hAnsi="Arial" w:cs="Arial"/>
                <w:sz w:val="20"/>
                <w:lang w:val="en-US"/>
              </w:rPr>
            </w:pPr>
            <w:r w:rsidRPr="00330ED1">
              <w:rPr>
                <w:rFonts w:ascii="Arial" w:hAnsi="Arial" w:cs="Arial"/>
                <w:sz w:val="20"/>
                <w:lang w:val="en-US"/>
              </w:rPr>
              <w:t>Pump1PressureSensor(</w:t>
            </w:r>
            <w:proofErr w:type="spellStart"/>
            <w:r w:rsidRPr="00330ED1">
              <w:rPr>
                <w:rFonts w:ascii="Arial" w:hAnsi="Arial" w:cs="Arial"/>
                <w:sz w:val="20"/>
                <w:lang w:val="en-US"/>
              </w:rPr>
              <w:t>float.Pa</w:t>
            </w:r>
            <w:proofErr w:type="spellEnd"/>
            <w:r w:rsidRPr="00330ED1">
              <w:rPr>
                <w:rFonts w:ascii="Arial" w:hAnsi="Arial" w:cs="Arial"/>
                <w:sz w:val="20"/>
                <w:lang w:val="en-US"/>
              </w:rPr>
              <w:t>)</w:t>
            </w:r>
          </w:p>
        </w:tc>
        <w:tc>
          <w:tcPr>
            <w:tcW w:w="1418" w:type="dxa"/>
          </w:tcPr>
          <w:p w:rsidR="007A3E2C" w:rsidRPr="00330ED1" w:rsidRDefault="007A3E2C" w:rsidP="009F0AD4">
            <w:pPr>
              <w:pStyle w:val="Corps"/>
              <w:spacing w:before="60" w:after="60"/>
              <w:ind w:left="0"/>
              <w:jc w:val="center"/>
              <w:rPr>
                <w:rFonts w:ascii="Arial" w:hAnsi="Arial" w:cs="Arial"/>
                <w:sz w:val="20"/>
                <w:lang w:val="en-US"/>
              </w:rPr>
            </w:pPr>
            <w:r w:rsidRPr="00330ED1">
              <w:rPr>
                <w:rFonts w:ascii="Arial" w:hAnsi="Arial" w:cs="Arial"/>
                <w:sz w:val="20"/>
                <w:lang w:val="en-US"/>
              </w:rPr>
              <w:t>HBS.F_PT.</w:t>
            </w:r>
          </w:p>
          <w:p w:rsidR="007A3E2C" w:rsidRPr="00330ED1" w:rsidRDefault="007A3E2C" w:rsidP="009F0AD4">
            <w:pPr>
              <w:pStyle w:val="Corps"/>
              <w:spacing w:before="60" w:after="60"/>
              <w:ind w:left="0"/>
              <w:jc w:val="center"/>
              <w:rPr>
                <w:rFonts w:ascii="Arial" w:hAnsi="Arial" w:cs="Arial"/>
                <w:sz w:val="20"/>
                <w:lang w:val="en-US"/>
              </w:rPr>
            </w:pPr>
            <w:r w:rsidRPr="00330ED1">
              <w:rPr>
                <w:rFonts w:ascii="Arial" w:hAnsi="Arial" w:cs="Arial"/>
                <w:sz w:val="20"/>
                <w:lang w:val="en-US"/>
              </w:rPr>
              <w:t>F_CM</w:t>
            </w:r>
          </w:p>
        </w:tc>
        <w:tc>
          <w:tcPr>
            <w:tcW w:w="2693" w:type="dxa"/>
          </w:tcPr>
          <w:p w:rsidR="007A3E2C" w:rsidRDefault="007A3E2C" w:rsidP="009F0AD4">
            <w:pPr>
              <w:pStyle w:val="Corps"/>
              <w:spacing w:before="60" w:after="60"/>
              <w:ind w:left="0"/>
              <w:rPr>
                <w:rFonts w:ascii="Arial" w:hAnsi="Arial" w:cs="Arial"/>
                <w:sz w:val="20"/>
                <w:lang w:val="en-GB"/>
              </w:rPr>
            </w:pPr>
            <w:proofErr w:type="gramStart"/>
            <w:r>
              <w:rPr>
                <w:rFonts w:ascii="Arial" w:hAnsi="Arial" w:cs="Arial"/>
                <w:sz w:val="20"/>
                <w:lang w:val="en-GB"/>
              </w:rPr>
              <w:t>Pump2Command(</w:t>
            </w:r>
            <w:proofErr w:type="gramEnd"/>
            <w:r>
              <w:rPr>
                <w:rFonts w:ascii="Arial" w:hAnsi="Arial" w:cs="Arial"/>
                <w:sz w:val="20"/>
                <w:lang w:val="en-GB"/>
              </w:rPr>
              <w:t>float.%)</w:t>
            </w:r>
          </w:p>
        </w:tc>
        <w:tc>
          <w:tcPr>
            <w:tcW w:w="1524" w:type="dxa"/>
          </w:tcPr>
          <w:p w:rsidR="007A3E2C" w:rsidRDefault="007A3E2C" w:rsidP="009F0AD4">
            <w:pPr>
              <w:pStyle w:val="Corps"/>
              <w:spacing w:before="60" w:after="60"/>
              <w:ind w:left="0"/>
              <w:jc w:val="center"/>
              <w:rPr>
                <w:rFonts w:ascii="Arial" w:hAnsi="Arial" w:cs="Arial"/>
                <w:sz w:val="20"/>
              </w:rPr>
            </w:pPr>
            <w:r w:rsidRPr="001B04F1">
              <w:rPr>
                <w:rFonts w:ascii="Arial" w:hAnsi="Arial" w:cs="Arial"/>
                <w:sz w:val="20"/>
              </w:rPr>
              <w:t>HBS.F_PT.</w:t>
            </w:r>
          </w:p>
          <w:p w:rsidR="007A3E2C" w:rsidRDefault="007A3E2C" w:rsidP="009F0AD4">
            <w:pPr>
              <w:pStyle w:val="Corps"/>
              <w:spacing w:before="60" w:after="60"/>
              <w:ind w:left="0"/>
              <w:jc w:val="center"/>
              <w:rPr>
                <w:rFonts w:ascii="Arial" w:hAnsi="Arial" w:cs="Arial"/>
                <w:sz w:val="20"/>
                <w:lang w:val="en-GB"/>
              </w:rPr>
            </w:pPr>
            <w:r w:rsidRPr="001B04F1">
              <w:rPr>
                <w:rFonts w:ascii="Arial" w:hAnsi="Arial" w:cs="Arial"/>
                <w:sz w:val="20"/>
              </w:rPr>
              <w:t>F_CM</w:t>
            </w:r>
          </w:p>
        </w:tc>
      </w:tr>
      <w:tr w:rsidR="001752F3" w:rsidRPr="00330ED1" w:rsidTr="00AB0A91">
        <w:tc>
          <w:tcPr>
            <w:tcW w:w="3510" w:type="dxa"/>
          </w:tcPr>
          <w:p w:rsidR="001752F3" w:rsidRPr="00330ED1" w:rsidRDefault="001752F3" w:rsidP="009F0AD4">
            <w:pPr>
              <w:pStyle w:val="Corps"/>
              <w:spacing w:before="60" w:after="60"/>
              <w:ind w:left="0"/>
              <w:rPr>
                <w:rFonts w:ascii="Arial" w:hAnsi="Arial" w:cs="Arial"/>
                <w:sz w:val="20"/>
                <w:lang w:val="en-US"/>
              </w:rPr>
            </w:pPr>
            <w:r w:rsidRPr="00330ED1">
              <w:rPr>
                <w:rFonts w:ascii="Arial" w:hAnsi="Arial" w:cs="Arial"/>
                <w:sz w:val="20"/>
                <w:lang w:val="en-US"/>
              </w:rPr>
              <w:t>Pump2FlowSensor(float.(kg/s))</w:t>
            </w:r>
          </w:p>
        </w:tc>
        <w:tc>
          <w:tcPr>
            <w:tcW w:w="1418" w:type="dxa"/>
          </w:tcPr>
          <w:p w:rsidR="001752F3" w:rsidRPr="00330ED1" w:rsidRDefault="001752F3" w:rsidP="009F0AD4">
            <w:pPr>
              <w:pStyle w:val="Corps"/>
              <w:spacing w:before="60" w:after="60"/>
              <w:ind w:left="0"/>
              <w:jc w:val="center"/>
              <w:rPr>
                <w:rFonts w:ascii="Arial" w:hAnsi="Arial" w:cs="Arial"/>
                <w:sz w:val="20"/>
                <w:lang w:val="en-US"/>
              </w:rPr>
            </w:pPr>
            <w:r w:rsidRPr="00330ED1">
              <w:rPr>
                <w:rFonts w:ascii="Arial" w:hAnsi="Arial" w:cs="Arial"/>
                <w:sz w:val="20"/>
                <w:lang w:val="en-US"/>
              </w:rPr>
              <w:t>HBS.F_PT.</w:t>
            </w:r>
          </w:p>
          <w:p w:rsidR="001752F3" w:rsidRPr="00330ED1" w:rsidRDefault="001752F3" w:rsidP="009F0AD4">
            <w:pPr>
              <w:pStyle w:val="Corps"/>
              <w:spacing w:before="60" w:after="60"/>
              <w:ind w:left="0"/>
              <w:jc w:val="center"/>
              <w:rPr>
                <w:rFonts w:ascii="Arial" w:hAnsi="Arial" w:cs="Arial"/>
                <w:sz w:val="20"/>
                <w:lang w:val="en-US"/>
              </w:rPr>
            </w:pPr>
            <w:r w:rsidRPr="00330ED1">
              <w:rPr>
                <w:rFonts w:ascii="Arial" w:hAnsi="Arial" w:cs="Arial"/>
                <w:sz w:val="20"/>
                <w:lang w:val="en-US"/>
              </w:rPr>
              <w:t>F_CM</w:t>
            </w:r>
          </w:p>
        </w:tc>
        <w:tc>
          <w:tcPr>
            <w:tcW w:w="2693" w:type="dxa"/>
          </w:tcPr>
          <w:p w:rsidR="001752F3" w:rsidRDefault="00294E94" w:rsidP="009F0AD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HydraulicCapacity</w:t>
            </w:r>
            <w:proofErr w:type="spellEnd"/>
            <w:r>
              <w:rPr>
                <w:rFonts w:ascii="Arial" w:hAnsi="Arial" w:cs="Arial"/>
                <w:sz w:val="20"/>
                <w:lang w:val="en-GB"/>
              </w:rPr>
              <w:t>(</w:t>
            </w:r>
            <w:proofErr w:type="gramEnd"/>
            <w:r>
              <w:rPr>
                <w:rFonts w:ascii="Arial" w:hAnsi="Arial" w:cs="Arial"/>
                <w:sz w:val="20"/>
                <w:lang w:val="en-GB"/>
              </w:rPr>
              <w:t>float.%)</w:t>
            </w:r>
          </w:p>
        </w:tc>
        <w:tc>
          <w:tcPr>
            <w:tcW w:w="1524" w:type="dxa"/>
          </w:tcPr>
          <w:p w:rsidR="00294E94" w:rsidRDefault="00294E94" w:rsidP="00294E94">
            <w:pPr>
              <w:pStyle w:val="Corps"/>
              <w:spacing w:before="60"/>
              <w:ind w:left="0"/>
              <w:jc w:val="center"/>
              <w:rPr>
                <w:rFonts w:ascii="Arial" w:hAnsi="Arial" w:cs="Arial"/>
                <w:sz w:val="20"/>
              </w:rPr>
            </w:pPr>
            <w:r w:rsidRPr="00294E94">
              <w:rPr>
                <w:rFonts w:ascii="Arial" w:hAnsi="Arial" w:cs="Arial"/>
                <w:sz w:val="20"/>
              </w:rPr>
              <w:t>HBS.F_PT.</w:t>
            </w:r>
          </w:p>
          <w:p w:rsidR="001752F3" w:rsidRDefault="00294E94" w:rsidP="00294E94">
            <w:pPr>
              <w:pStyle w:val="Corps"/>
              <w:spacing w:before="0"/>
              <w:ind w:left="0"/>
              <w:jc w:val="center"/>
              <w:rPr>
                <w:rFonts w:ascii="Arial" w:hAnsi="Arial" w:cs="Arial"/>
                <w:sz w:val="20"/>
                <w:lang w:val="en-GB"/>
              </w:rPr>
            </w:pPr>
            <w:r w:rsidRPr="00294E94">
              <w:rPr>
                <w:rFonts w:ascii="Arial" w:hAnsi="Arial" w:cs="Arial"/>
                <w:sz w:val="20"/>
              </w:rPr>
              <w:t>F_</w:t>
            </w:r>
            <w:r>
              <w:rPr>
                <w:rFonts w:ascii="Arial" w:hAnsi="Arial" w:cs="Arial"/>
                <w:sz w:val="20"/>
              </w:rPr>
              <w:t>BC</w:t>
            </w:r>
          </w:p>
        </w:tc>
      </w:tr>
      <w:tr w:rsidR="001752F3" w:rsidRPr="00172170" w:rsidTr="00AB0A91">
        <w:tc>
          <w:tcPr>
            <w:tcW w:w="3510" w:type="dxa"/>
          </w:tcPr>
          <w:p w:rsidR="001752F3" w:rsidRPr="002156CB" w:rsidRDefault="001752F3" w:rsidP="009F0AD4">
            <w:pPr>
              <w:pStyle w:val="Corps"/>
              <w:spacing w:before="60" w:after="60"/>
              <w:ind w:left="0"/>
              <w:rPr>
                <w:rFonts w:ascii="Arial" w:hAnsi="Arial" w:cs="Arial"/>
                <w:sz w:val="20"/>
              </w:rPr>
            </w:pPr>
            <w:r w:rsidRPr="00330ED1">
              <w:rPr>
                <w:rFonts w:ascii="Arial" w:hAnsi="Arial" w:cs="Arial"/>
                <w:sz w:val="20"/>
                <w:lang w:val="en-US"/>
              </w:rPr>
              <w:t>Pump2Press</w:t>
            </w:r>
            <w:proofErr w:type="spellStart"/>
            <w:r>
              <w:rPr>
                <w:rFonts w:ascii="Arial" w:hAnsi="Arial" w:cs="Arial"/>
                <w:sz w:val="20"/>
              </w:rPr>
              <w:t>ure</w:t>
            </w:r>
            <w:r w:rsidRPr="002156CB">
              <w:rPr>
                <w:rFonts w:ascii="Arial" w:hAnsi="Arial" w:cs="Arial"/>
                <w:sz w:val="20"/>
              </w:rPr>
              <w:t>Sensor</w:t>
            </w:r>
            <w:proofErr w:type="spellEnd"/>
            <w:r w:rsidRPr="002156CB">
              <w:rPr>
                <w:rFonts w:ascii="Arial" w:hAnsi="Arial" w:cs="Arial"/>
                <w:sz w:val="20"/>
              </w:rPr>
              <w:t>(</w:t>
            </w:r>
            <w:proofErr w:type="spellStart"/>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1752F3" w:rsidRPr="002156CB" w:rsidRDefault="001752F3" w:rsidP="009F0AD4">
            <w:pPr>
              <w:pStyle w:val="Corps"/>
              <w:spacing w:before="60" w:after="60"/>
              <w:ind w:left="0"/>
              <w:jc w:val="center"/>
              <w:rPr>
                <w:rFonts w:ascii="Arial" w:hAnsi="Arial" w:cs="Arial"/>
                <w:sz w:val="20"/>
              </w:rPr>
            </w:pPr>
            <w:r w:rsidRPr="002156CB">
              <w:rPr>
                <w:rFonts w:ascii="Arial" w:hAnsi="Arial" w:cs="Arial"/>
                <w:sz w:val="20"/>
              </w:rPr>
              <w:t>HBS.F_PT.</w:t>
            </w:r>
          </w:p>
          <w:p w:rsidR="001752F3" w:rsidRPr="002156CB" w:rsidRDefault="001752F3" w:rsidP="009F0AD4">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1752F3" w:rsidRDefault="001752F3" w:rsidP="009F0AD4">
            <w:pPr>
              <w:pStyle w:val="Corps"/>
              <w:spacing w:before="60" w:after="60"/>
              <w:ind w:left="0"/>
              <w:rPr>
                <w:rFonts w:ascii="Arial" w:hAnsi="Arial" w:cs="Arial"/>
                <w:sz w:val="20"/>
                <w:lang w:val="en-GB"/>
              </w:rPr>
            </w:pPr>
          </w:p>
        </w:tc>
        <w:tc>
          <w:tcPr>
            <w:tcW w:w="1524" w:type="dxa"/>
          </w:tcPr>
          <w:p w:rsidR="001752F3" w:rsidRDefault="001752F3" w:rsidP="009F0AD4">
            <w:pPr>
              <w:pStyle w:val="Corps"/>
              <w:spacing w:before="60" w:after="60"/>
              <w:ind w:left="0"/>
              <w:jc w:val="center"/>
              <w:rPr>
                <w:rFonts w:ascii="Arial" w:hAnsi="Arial" w:cs="Arial"/>
                <w:sz w:val="20"/>
                <w:lang w:val="en-GB"/>
              </w:rPr>
            </w:pPr>
          </w:p>
        </w:tc>
      </w:tr>
      <w:tr w:rsidR="00330ED1" w:rsidRPr="00172170" w:rsidTr="00AB0A91">
        <w:tc>
          <w:tcPr>
            <w:tcW w:w="3510" w:type="dxa"/>
          </w:tcPr>
          <w:p w:rsidR="00330ED1" w:rsidRPr="002156CB" w:rsidRDefault="00330ED1" w:rsidP="009F0AD4">
            <w:pPr>
              <w:pStyle w:val="Corps"/>
              <w:spacing w:before="60" w:after="60"/>
              <w:ind w:left="0"/>
              <w:rPr>
                <w:rFonts w:ascii="Arial" w:hAnsi="Arial" w:cs="Arial"/>
                <w:sz w:val="20"/>
              </w:rPr>
            </w:pPr>
            <w:proofErr w:type="spellStart"/>
            <w:proofErr w:type="gramStart"/>
            <w:r>
              <w:rPr>
                <w:rFonts w:ascii="Arial" w:hAnsi="Arial" w:cs="Arial"/>
                <w:sz w:val="20"/>
              </w:rPr>
              <w:t>OperatingElectricalPump</w:t>
            </w:r>
            <w:proofErr w:type="spellEnd"/>
            <w:r>
              <w:rPr>
                <w:rFonts w:ascii="Arial" w:hAnsi="Arial" w:cs="Arial"/>
                <w:sz w:val="20"/>
              </w:rPr>
              <w:t>(</w:t>
            </w:r>
            <w:proofErr w:type="gramEnd"/>
            <w:r>
              <w:rPr>
                <w:rFonts w:ascii="Arial" w:hAnsi="Arial" w:cs="Arial"/>
                <w:sz w:val="20"/>
              </w:rPr>
              <w:t>{‘P1’,’P2’})</w:t>
            </w:r>
          </w:p>
        </w:tc>
        <w:tc>
          <w:tcPr>
            <w:tcW w:w="1418" w:type="dxa"/>
          </w:tcPr>
          <w:p w:rsidR="00330ED1" w:rsidRDefault="00330ED1" w:rsidP="009F0AD4">
            <w:pPr>
              <w:pStyle w:val="Corps"/>
              <w:spacing w:before="60"/>
              <w:ind w:hanging="709"/>
              <w:jc w:val="center"/>
              <w:rPr>
                <w:rFonts w:ascii="Arial" w:hAnsi="Arial" w:cs="Arial"/>
                <w:sz w:val="20"/>
              </w:rPr>
            </w:pPr>
            <w:r w:rsidRPr="00C536D6">
              <w:rPr>
                <w:rFonts w:ascii="Arial" w:hAnsi="Arial" w:cs="Arial"/>
                <w:sz w:val="20"/>
              </w:rPr>
              <w:t>HBS.F_PT.</w:t>
            </w:r>
          </w:p>
          <w:p w:rsidR="00330ED1" w:rsidRPr="002156CB" w:rsidRDefault="00330ED1" w:rsidP="009F0AD4">
            <w:pPr>
              <w:pStyle w:val="Corps"/>
              <w:spacing w:before="0"/>
              <w:ind w:hanging="709"/>
              <w:jc w:val="center"/>
              <w:rPr>
                <w:rFonts w:ascii="Arial" w:hAnsi="Arial" w:cs="Arial"/>
                <w:sz w:val="20"/>
              </w:rPr>
            </w:pPr>
            <w:r>
              <w:rPr>
                <w:rFonts w:ascii="Arial" w:hAnsi="Arial" w:cs="Arial"/>
                <w:sz w:val="20"/>
              </w:rPr>
              <w:t>F_</w:t>
            </w:r>
            <w:r w:rsidR="0027323A">
              <w:rPr>
                <w:rFonts w:ascii="Arial" w:hAnsi="Arial" w:cs="Arial"/>
                <w:sz w:val="20"/>
              </w:rPr>
              <w:t>BC</w:t>
            </w:r>
          </w:p>
        </w:tc>
        <w:tc>
          <w:tcPr>
            <w:tcW w:w="2693" w:type="dxa"/>
          </w:tcPr>
          <w:p w:rsidR="00330ED1" w:rsidRDefault="00330ED1" w:rsidP="009F0AD4">
            <w:pPr>
              <w:pStyle w:val="Corps"/>
              <w:spacing w:before="60" w:after="60"/>
              <w:ind w:left="0"/>
              <w:rPr>
                <w:rFonts w:ascii="Arial" w:hAnsi="Arial" w:cs="Arial"/>
                <w:sz w:val="20"/>
                <w:lang w:val="en-GB"/>
              </w:rPr>
            </w:pPr>
          </w:p>
        </w:tc>
        <w:tc>
          <w:tcPr>
            <w:tcW w:w="1524" w:type="dxa"/>
          </w:tcPr>
          <w:p w:rsidR="00330ED1" w:rsidRDefault="00330ED1" w:rsidP="009F0AD4">
            <w:pPr>
              <w:pStyle w:val="Corps"/>
              <w:spacing w:before="60" w:after="60"/>
              <w:ind w:left="0"/>
              <w:jc w:val="center"/>
              <w:rPr>
                <w:rFonts w:ascii="Arial" w:hAnsi="Arial" w:cs="Arial"/>
                <w:sz w:val="20"/>
                <w:lang w:val="en-GB"/>
              </w:rPr>
            </w:pPr>
          </w:p>
        </w:tc>
      </w:tr>
      <w:tr w:rsidR="000053AB" w:rsidRPr="000053AB" w:rsidTr="00AB0A91">
        <w:tc>
          <w:tcPr>
            <w:tcW w:w="3510" w:type="dxa"/>
          </w:tcPr>
          <w:p w:rsidR="000053AB" w:rsidRDefault="000053AB" w:rsidP="009F0AD4">
            <w:pPr>
              <w:pStyle w:val="Corps"/>
              <w:spacing w:before="60" w:after="60"/>
              <w:ind w:left="0"/>
              <w:rPr>
                <w:rFonts w:ascii="Arial" w:hAnsi="Arial" w:cs="Arial"/>
                <w:sz w:val="20"/>
                <w:lang w:val="en-GB"/>
              </w:rPr>
            </w:pPr>
            <w:proofErr w:type="gramStart"/>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w:t>
            </w:r>
            <w:proofErr w:type="gramEnd"/>
            <w:r>
              <w:rPr>
                <w:rFonts w:ascii="Arial" w:hAnsi="Arial" w:cs="Arial"/>
                <w:sz w:val="20"/>
                <w:lang w:val="en-GB"/>
              </w:rPr>
              <w:t>float.%)</w:t>
            </w:r>
          </w:p>
        </w:tc>
        <w:tc>
          <w:tcPr>
            <w:tcW w:w="1418" w:type="dxa"/>
          </w:tcPr>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HBS.F_PT.</w:t>
            </w:r>
          </w:p>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F_BC</w:t>
            </w:r>
          </w:p>
        </w:tc>
        <w:tc>
          <w:tcPr>
            <w:tcW w:w="2693" w:type="dxa"/>
          </w:tcPr>
          <w:p w:rsidR="000053AB" w:rsidRDefault="000053AB" w:rsidP="009F0AD4">
            <w:pPr>
              <w:pStyle w:val="Corps"/>
              <w:spacing w:before="60" w:after="60"/>
              <w:ind w:left="0"/>
              <w:rPr>
                <w:rFonts w:ascii="Arial" w:hAnsi="Arial" w:cs="Arial"/>
                <w:sz w:val="20"/>
                <w:lang w:val="en-GB"/>
              </w:rPr>
            </w:pPr>
          </w:p>
        </w:tc>
        <w:tc>
          <w:tcPr>
            <w:tcW w:w="1524" w:type="dxa"/>
          </w:tcPr>
          <w:p w:rsidR="000053AB" w:rsidRDefault="000053AB" w:rsidP="009F0AD4">
            <w:pPr>
              <w:pStyle w:val="Corps"/>
              <w:spacing w:before="60" w:after="60"/>
              <w:ind w:left="0"/>
              <w:jc w:val="center"/>
              <w:rPr>
                <w:rFonts w:ascii="Arial" w:hAnsi="Arial" w:cs="Arial"/>
                <w:sz w:val="20"/>
                <w:lang w:val="en-GB"/>
              </w:rPr>
            </w:pPr>
          </w:p>
        </w:tc>
      </w:tr>
      <w:tr w:rsidR="000053AB" w:rsidRPr="000053AB" w:rsidTr="00AB0A91">
        <w:tc>
          <w:tcPr>
            <w:tcW w:w="3510" w:type="dxa"/>
          </w:tcPr>
          <w:p w:rsidR="000053AB" w:rsidRDefault="000053AB" w:rsidP="009F0AD4">
            <w:pPr>
              <w:pStyle w:val="Corps"/>
              <w:spacing w:before="60" w:after="60"/>
              <w:ind w:left="0"/>
              <w:rPr>
                <w:rFonts w:ascii="Arial" w:hAnsi="Arial" w:cs="Arial"/>
                <w:sz w:val="20"/>
                <w:lang w:val="en-GB"/>
              </w:rPr>
            </w:pPr>
            <w:proofErr w:type="gramStart"/>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w:t>
            </w:r>
            <w:proofErr w:type="gramEnd"/>
            <w:r>
              <w:rPr>
                <w:rFonts w:ascii="Arial" w:hAnsi="Arial" w:cs="Arial"/>
                <w:sz w:val="20"/>
                <w:lang w:val="en-GB"/>
              </w:rPr>
              <w:t>float.%)</w:t>
            </w:r>
          </w:p>
        </w:tc>
        <w:tc>
          <w:tcPr>
            <w:tcW w:w="1418" w:type="dxa"/>
          </w:tcPr>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HBS.F_PT.</w:t>
            </w:r>
          </w:p>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F_BC</w:t>
            </w:r>
          </w:p>
        </w:tc>
        <w:tc>
          <w:tcPr>
            <w:tcW w:w="2693" w:type="dxa"/>
          </w:tcPr>
          <w:p w:rsidR="000053AB" w:rsidRDefault="000053AB" w:rsidP="009F0AD4">
            <w:pPr>
              <w:pStyle w:val="Corps"/>
              <w:spacing w:before="60" w:after="60"/>
              <w:ind w:left="0"/>
              <w:rPr>
                <w:rFonts w:ascii="Arial" w:hAnsi="Arial" w:cs="Arial"/>
                <w:sz w:val="20"/>
                <w:lang w:val="en-GB"/>
              </w:rPr>
            </w:pPr>
          </w:p>
        </w:tc>
        <w:tc>
          <w:tcPr>
            <w:tcW w:w="1524" w:type="dxa"/>
          </w:tcPr>
          <w:p w:rsidR="000053AB" w:rsidRDefault="000053AB" w:rsidP="009F0AD4">
            <w:pPr>
              <w:pStyle w:val="Corps"/>
              <w:spacing w:before="60" w:after="60"/>
              <w:ind w:left="0"/>
              <w:jc w:val="center"/>
              <w:rPr>
                <w:rFonts w:ascii="Arial" w:hAnsi="Arial" w:cs="Arial"/>
                <w:sz w:val="20"/>
                <w:lang w:val="en-GB"/>
              </w:rPr>
            </w:pPr>
          </w:p>
        </w:tc>
      </w:tr>
      <w:tr w:rsidR="002159AB" w:rsidRPr="000053AB" w:rsidTr="00AB0A91">
        <w:tc>
          <w:tcPr>
            <w:tcW w:w="3510" w:type="dxa"/>
          </w:tcPr>
          <w:p w:rsidR="002159AB" w:rsidRDefault="002159AB" w:rsidP="009F0AD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ReservoirOilGauge</w:t>
            </w:r>
            <w:proofErr w:type="spellEnd"/>
            <w:r>
              <w:rPr>
                <w:rFonts w:ascii="Arial" w:hAnsi="Arial" w:cs="Arial"/>
                <w:sz w:val="20"/>
                <w:lang w:val="en-GB"/>
              </w:rPr>
              <w:t>(</w:t>
            </w:r>
            <w:proofErr w:type="gramEnd"/>
            <w:r>
              <w:rPr>
                <w:rFonts w:ascii="Arial" w:hAnsi="Arial" w:cs="Arial"/>
                <w:sz w:val="20"/>
                <w:lang w:val="en-GB"/>
              </w:rPr>
              <w:t>float.%)</w:t>
            </w:r>
          </w:p>
        </w:tc>
        <w:tc>
          <w:tcPr>
            <w:tcW w:w="1418" w:type="dxa"/>
          </w:tcPr>
          <w:p w:rsidR="002159AB" w:rsidRPr="002159AB" w:rsidRDefault="002159AB" w:rsidP="002159AB">
            <w:pPr>
              <w:pStyle w:val="Corps"/>
              <w:spacing w:before="60" w:after="60"/>
              <w:ind w:hanging="709"/>
              <w:jc w:val="center"/>
              <w:rPr>
                <w:rFonts w:ascii="Arial" w:hAnsi="Arial" w:cs="Arial"/>
                <w:sz w:val="20"/>
                <w:lang w:val="en-GB"/>
              </w:rPr>
            </w:pPr>
            <w:r w:rsidRPr="002159AB">
              <w:rPr>
                <w:rFonts w:ascii="Arial" w:hAnsi="Arial" w:cs="Arial"/>
                <w:sz w:val="20"/>
                <w:lang w:val="en-GB"/>
              </w:rPr>
              <w:t>HBS.F_PT.</w:t>
            </w:r>
          </w:p>
          <w:p w:rsidR="002159AB" w:rsidRDefault="002159AB" w:rsidP="002159AB">
            <w:pPr>
              <w:pStyle w:val="Corps"/>
              <w:spacing w:before="60" w:after="60"/>
              <w:ind w:left="0"/>
              <w:jc w:val="center"/>
              <w:rPr>
                <w:rFonts w:ascii="Arial" w:hAnsi="Arial" w:cs="Arial"/>
                <w:sz w:val="20"/>
                <w:lang w:val="en-GB"/>
              </w:rPr>
            </w:pPr>
            <w:r w:rsidRPr="002159AB">
              <w:rPr>
                <w:rFonts w:ascii="Arial" w:hAnsi="Arial" w:cs="Arial"/>
                <w:sz w:val="20"/>
                <w:lang w:val="en-GB"/>
              </w:rPr>
              <w:t>F_</w:t>
            </w:r>
            <w:r>
              <w:rPr>
                <w:rFonts w:ascii="Arial" w:hAnsi="Arial" w:cs="Arial"/>
                <w:sz w:val="20"/>
                <w:lang w:val="en-GB"/>
              </w:rPr>
              <w:t>CM</w:t>
            </w:r>
          </w:p>
        </w:tc>
        <w:tc>
          <w:tcPr>
            <w:tcW w:w="2693" w:type="dxa"/>
          </w:tcPr>
          <w:p w:rsidR="002159AB" w:rsidRDefault="002159AB" w:rsidP="009F0AD4">
            <w:pPr>
              <w:pStyle w:val="Corps"/>
              <w:spacing w:before="60" w:after="60"/>
              <w:ind w:left="0"/>
              <w:rPr>
                <w:rFonts w:ascii="Arial" w:hAnsi="Arial" w:cs="Arial"/>
                <w:sz w:val="20"/>
                <w:lang w:val="en-GB"/>
              </w:rPr>
            </w:pPr>
          </w:p>
        </w:tc>
        <w:tc>
          <w:tcPr>
            <w:tcW w:w="1524" w:type="dxa"/>
          </w:tcPr>
          <w:p w:rsidR="002159AB" w:rsidRDefault="002159AB" w:rsidP="009F0AD4">
            <w:pPr>
              <w:pStyle w:val="Corps"/>
              <w:spacing w:before="60" w:after="60"/>
              <w:ind w:left="0"/>
              <w:jc w:val="center"/>
              <w:rPr>
                <w:rFonts w:ascii="Arial" w:hAnsi="Arial" w:cs="Arial"/>
                <w:sz w:val="20"/>
                <w:lang w:val="en-GB"/>
              </w:rPr>
            </w:pPr>
          </w:p>
        </w:tc>
      </w:tr>
    </w:tbl>
    <w:p w:rsidR="00D84001" w:rsidRDefault="00D84001" w:rsidP="00D84001">
      <w:pPr>
        <w:pStyle w:val="Heading5"/>
        <w:rPr>
          <w:lang w:val="en-GB"/>
        </w:rPr>
      </w:pPr>
      <w:r>
        <w:rPr>
          <w:lang w:val="en-GB"/>
        </w:rPr>
        <w:t>Design Rational</w:t>
      </w:r>
    </w:p>
    <w:p w:rsidR="00D84001" w:rsidRDefault="00157EE2" w:rsidP="00D84001">
      <w:pPr>
        <w:pStyle w:val="Corps"/>
        <w:rPr>
          <w:lang w:val="en-GB"/>
        </w:rPr>
      </w:pPr>
      <w:r>
        <w:rPr>
          <w:lang w:val="en-GB"/>
        </w:rPr>
        <w:lastRenderedPageBreak/>
        <w:t>EPS powers the two pumps but is not in charge of their c</w:t>
      </w:r>
      <w:r w:rsidR="007B170A">
        <w:rPr>
          <w:lang w:val="en-GB"/>
        </w:rPr>
        <w:t xml:space="preserve">ontrol, </w:t>
      </w:r>
      <w:r w:rsidR="00043C1E">
        <w:rPr>
          <w:lang w:val="en-GB"/>
        </w:rPr>
        <w:t xml:space="preserve">i.e. </w:t>
      </w:r>
      <w:r>
        <w:rPr>
          <w:lang w:val="en-GB"/>
        </w:rPr>
        <w:t xml:space="preserve">modulation of </w:t>
      </w:r>
      <w:r w:rsidR="007B170A">
        <w:rPr>
          <w:lang w:val="en-GB"/>
        </w:rPr>
        <w:t>the</w:t>
      </w:r>
      <w:r>
        <w:rPr>
          <w:lang w:val="en-GB"/>
        </w:rPr>
        <w:t xml:space="preserve"> DC motor</w:t>
      </w:r>
      <w:r w:rsidR="008D588B">
        <w:rPr>
          <w:lang w:val="en-GB"/>
        </w:rPr>
        <w:t>s’</w:t>
      </w:r>
      <w:r w:rsidR="007B170A">
        <w:rPr>
          <w:lang w:val="en-GB"/>
        </w:rPr>
        <w:t xml:space="preserve"> rotation speed</w:t>
      </w:r>
      <w:r w:rsidR="008D588B">
        <w:rPr>
          <w:lang w:val="en-GB"/>
        </w:rPr>
        <w:t>s that generate</w:t>
      </w:r>
      <w:r>
        <w:rPr>
          <w:lang w:val="en-GB"/>
        </w:rPr>
        <w:t xml:space="preserve"> modulated pressure.</w:t>
      </w:r>
      <w:r w:rsidR="00F31EBF">
        <w:rPr>
          <w:lang w:val="en-GB"/>
        </w:rPr>
        <w:t xml:space="preserve"> EPS has only authority to disconnect </w:t>
      </w:r>
      <w:r w:rsidR="00F95655">
        <w:rPr>
          <w:lang w:val="en-GB"/>
        </w:rPr>
        <w:t xml:space="preserve">a pump suspected </w:t>
      </w:r>
      <w:r w:rsidR="008A077A">
        <w:rPr>
          <w:lang w:val="en-GB"/>
        </w:rPr>
        <w:t>of</w:t>
      </w:r>
      <w:r w:rsidR="00F31EBF">
        <w:rPr>
          <w:lang w:val="en-GB"/>
        </w:rPr>
        <w:t xml:space="preserve"> </w:t>
      </w:r>
      <w:r w:rsidR="007B170A">
        <w:rPr>
          <w:lang w:val="en-GB"/>
        </w:rPr>
        <w:t xml:space="preserve">(electrical) </w:t>
      </w:r>
      <w:r w:rsidR="00F95655">
        <w:rPr>
          <w:lang w:val="en-GB"/>
        </w:rPr>
        <w:t>network instabilitie</w:t>
      </w:r>
      <w:r w:rsidR="002159AB">
        <w:rPr>
          <w:lang w:val="en-GB"/>
        </w:rPr>
        <w:t>s.</w:t>
      </w:r>
    </w:p>
    <w:p w:rsidR="007D3B01" w:rsidRDefault="007B170A" w:rsidP="00D84001">
      <w:pPr>
        <w:pStyle w:val="Corps"/>
        <w:rPr>
          <w:lang w:val="en-GB"/>
        </w:rPr>
      </w:pPr>
      <w:r>
        <w:rPr>
          <w:lang w:val="en-GB"/>
        </w:rPr>
        <w:t xml:space="preserve">F_EM is in charge of </w:t>
      </w:r>
      <w:r w:rsidR="007D3B01">
        <w:rPr>
          <w:lang w:val="en-GB"/>
        </w:rPr>
        <w:t xml:space="preserve">hydraulic energy storage in the accumulator, </w:t>
      </w:r>
      <w:r w:rsidR="00043C1E">
        <w:rPr>
          <w:lang w:val="en-GB"/>
        </w:rPr>
        <w:t xml:space="preserve">i.e. </w:t>
      </w:r>
      <w:r w:rsidR="007D3B01">
        <w:rPr>
          <w:lang w:val="en-GB"/>
        </w:rPr>
        <w:t xml:space="preserve">its pressure control </w:t>
      </w:r>
      <w:r>
        <w:rPr>
          <w:lang w:val="en-GB"/>
        </w:rPr>
        <w:t xml:space="preserve">(see Implementation section). The two pumps can pressurize the accumulator but only one at a time. F_EM regulates pressure just below </w:t>
      </w:r>
      <w:r w:rsidR="007D3B01">
        <w:rPr>
          <w:lang w:val="en-GB"/>
        </w:rPr>
        <w:t>the</w:t>
      </w:r>
      <w:r>
        <w:rPr>
          <w:lang w:val="en-GB"/>
        </w:rPr>
        <w:t xml:space="preserve"> maximum</w:t>
      </w:r>
      <w:r w:rsidR="007D3B01">
        <w:rPr>
          <w:lang w:val="en-GB"/>
        </w:rPr>
        <w:t xml:space="preserve"> level for maximal braking capacity in case of EPS</w:t>
      </w:r>
      <w:r w:rsidR="00BA7145">
        <w:rPr>
          <w:lang w:val="en-GB"/>
        </w:rPr>
        <w:t>’</w:t>
      </w:r>
      <w:r w:rsidR="007D3B01">
        <w:rPr>
          <w:lang w:val="en-GB"/>
        </w:rPr>
        <w:t xml:space="preserve"> </w:t>
      </w:r>
      <w:r w:rsidR="004A16FC">
        <w:rPr>
          <w:lang w:val="en-GB"/>
        </w:rPr>
        <w:t>loss</w:t>
      </w:r>
      <w:r>
        <w:rPr>
          <w:lang w:val="en-GB"/>
        </w:rPr>
        <w:t xml:space="preserve">. </w:t>
      </w:r>
    </w:p>
    <w:p w:rsidR="00BA7145" w:rsidRDefault="007D3B01" w:rsidP="00BA7145">
      <w:pPr>
        <w:pStyle w:val="Corps"/>
        <w:rPr>
          <w:lang w:val="en-GB"/>
        </w:rPr>
      </w:pPr>
      <w:r>
        <w:rPr>
          <w:lang w:val="en-GB"/>
        </w:rPr>
        <w:t>Over pressure</w:t>
      </w:r>
      <w:r w:rsidR="00BA7145">
        <w:rPr>
          <w:lang w:val="en-GB"/>
        </w:rPr>
        <w:t xml:space="preserve"> of the accumulator</w:t>
      </w:r>
      <w:r>
        <w:rPr>
          <w:lang w:val="en-GB"/>
        </w:rPr>
        <w:t xml:space="preserve"> is classified</w:t>
      </w:r>
      <w:r w:rsidR="00BA7145">
        <w:rPr>
          <w:lang w:val="en-GB"/>
        </w:rPr>
        <w:t xml:space="preserve"> as</w:t>
      </w:r>
      <w:r w:rsidR="007B170A">
        <w:rPr>
          <w:lang w:val="en-GB"/>
        </w:rPr>
        <w:t xml:space="preserve"> </w:t>
      </w:r>
      <w:r w:rsidR="00BA7145">
        <w:rPr>
          <w:lang w:val="en-GB"/>
        </w:rPr>
        <w:t>hazardous.</w:t>
      </w:r>
    </w:p>
    <w:p w:rsidR="007B170A" w:rsidRDefault="00BA7145" w:rsidP="00BA7145">
      <w:pPr>
        <w:pStyle w:val="Corps"/>
        <w:spacing w:before="0"/>
        <w:rPr>
          <w:lang w:val="en-GB"/>
        </w:rPr>
      </w:pPr>
      <w:proofErr w:type="gramStart"/>
      <w:r>
        <w:rPr>
          <w:lang w:val="en-GB"/>
        </w:rPr>
        <w:t xml:space="preserve">And </w:t>
      </w:r>
      <w:r w:rsidR="007D3B01">
        <w:rPr>
          <w:lang w:val="en-GB"/>
        </w:rPr>
        <w:t xml:space="preserve">explosion </w:t>
      </w:r>
      <w:r>
        <w:rPr>
          <w:lang w:val="en-GB"/>
        </w:rPr>
        <w:t>as</w:t>
      </w:r>
      <w:r w:rsidR="007D3B01">
        <w:rPr>
          <w:lang w:val="en-GB"/>
        </w:rPr>
        <w:t xml:space="preserve"> catastrophic</w:t>
      </w:r>
      <w:r w:rsidR="007B170A">
        <w:rPr>
          <w:lang w:val="en-GB"/>
        </w:rPr>
        <w:t>.</w:t>
      </w:r>
      <w:proofErr w:type="gramEnd"/>
    </w:p>
    <w:p w:rsidR="0028655C" w:rsidRDefault="0028655C" w:rsidP="00D84001">
      <w:pPr>
        <w:pStyle w:val="Corps"/>
        <w:rPr>
          <w:lang w:val="en-GB"/>
        </w:rPr>
      </w:pPr>
      <w:r>
        <w:rPr>
          <w:lang w:val="en-GB"/>
        </w:rPr>
        <w:t xml:space="preserve">F_EM uses </w:t>
      </w:r>
      <w:proofErr w:type="spellStart"/>
      <w:r w:rsidRPr="0028655C">
        <w:rPr>
          <w:rFonts w:ascii="Arial" w:hAnsi="Arial" w:cs="Arial"/>
          <w:sz w:val="20"/>
          <w:lang w:val="en-US"/>
        </w:rPr>
        <w:t>OperatingElectricalPump</w:t>
      </w:r>
      <w:proofErr w:type="spellEnd"/>
      <w:r w:rsidRPr="0028655C">
        <w:rPr>
          <w:rFonts w:ascii="Arial" w:hAnsi="Arial" w:cs="Arial"/>
          <w:sz w:val="20"/>
          <w:lang w:val="en-US"/>
        </w:rPr>
        <w:t xml:space="preserve"> </w:t>
      </w:r>
      <w:r w:rsidRPr="0028655C">
        <w:rPr>
          <w:lang w:val="en-GB"/>
        </w:rPr>
        <w:t xml:space="preserve">to know which pump </w:t>
      </w:r>
      <w:r w:rsidR="00A17F7E">
        <w:rPr>
          <w:lang w:val="en-GB"/>
        </w:rPr>
        <w:t>is regulating</w:t>
      </w:r>
      <w:r w:rsidRPr="0028655C">
        <w:rPr>
          <w:lang w:val="en-GB"/>
        </w:rPr>
        <w:t xml:space="preserve"> the accumulator’s pressure.</w:t>
      </w:r>
      <w:r w:rsidR="0038330F">
        <w:rPr>
          <w:lang w:val="en-GB"/>
        </w:rPr>
        <w:t xml:space="preserve"> It </w:t>
      </w:r>
      <w:r w:rsidR="00710053">
        <w:rPr>
          <w:lang w:val="en-GB"/>
        </w:rPr>
        <w:t>controls</w:t>
      </w:r>
      <w:r w:rsidR="0038330F">
        <w:rPr>
          <w:lang w:val="en-GB"/>
        </w:rPr>
        <w:t xml:space="preserve"> this pump </w:t>
      </w:r>
      <w:r w:rsidR="00347E17">
        <w:rPr>
          <w:lang w:val="en-GB"/>
        </w:rPr>
        <w:t>with a [0,</w:t>
      </w:r>
      <w:r w:rsidR="003D2049">
        <w:rPr>
          <w:lang w:val="en-GB"/>
        </w:rPr>
        <w:t xml:space="preserve"> </w:t>
      </w:r>
      <w:r w:rsidR="00347E17">
        <w:rPr>
          <w:lang w:val="en-GB"/>
        </w:rPr>
        <w:t>1] continuous command.</w:t>
      </w:r>
      <w:r w:rsidR="00710053">
        <w:rPr>
          <w:lang w:val="en-GB"/>
        </w:rPr>
        <w:t xml:space="preserve"> Conversion of the normalized command to (Pa, kg/s) is possible using the pump’s characteristic curve given by </w:t>
      </w:r>
      <w:r w:rsidR="0075686A">
        <w:rPr>
          <w:lang w:val="en-GB"/>
        </w:rPr>
        <w:t>its</w:t>
      </w:r>
      <w:r w:rsidR="00710053">
        <w:rPr>
          <w:lang w:val="en-GB"/>
        </w:rPr>
        <w:t xml:space="preserve"> supplier.</w:t>
      </w:r>
    </w:p>
    <w:p w:rsidR="00F64492" w:rsidRDefault="00F64492" w:rsidP="00D84001">
      <w:pPr>
        <w:pStyle w:val="Corps"/>
        <w:rPr>
          <w:lang w:val="en-GB"/>
        </w:rPr>
      </w:pPr>
      <w:r>
        <w:rPr>
          <w:lang w:val="en-GB"/>
        </w:rPr>
        <w:t xml:space="preserve">F_EM </w:t>
      </w:r>
      <w:r w:rsidR="003D2049">
        <w:rPr>
          <w:lang w:val="en-GB"/>
        </w:rPr>
        <w:t>gets feedback</w:t>
      </w:r>
      <w:r>
        <w:rPr>
          <w:lang w:val="en-GB"/>
        </w:rPr>
        <w:t xml:space="preserve"> of its commands </w:t>
      </w:r>
      <w:r w:rsidR="0075686A">
        <w:rPr>
          <w:lang w:val="en-GB"/>
        </w:rPr>
        <w:t>by means of</w:t>
      </w:r>
      <w:r>
        <w:rPr>
          <w:lang w:val="en-GB"/>
        </w:rPr>
        <w:t xml:space="preserve"> the pump outlet </w:t>
      </w:r>
      <w:r w:rsidR="00A16C6C">
        <w:rPr>
          <w:lang w:val="en-GB"/>
        </w:rPr>
        <w:t>sensors. T</w:t>
      </w:r>
      <w:r>
        <w:rPr>
          <w:lang w:val="en-GB"/>
        </w:rPr>
        <w:t>hese measurements do not give the pressure inside the accumulator (</w:t>
      </w:r>
      <w:r w:rsidR="003D2049">
        <w:rPr>
          <w:lang w:val="en-GB"/>
        </w:rPr>
        <w:t xml:space="preserve">which is </w:t>
      </w:r>
      <w:r>
        <w:rPr>
          <w:lang w:val="en-GB"/>
        </w:rPr>
        <w:t>lower, but how much lower</w:t>
      </w:r>
      <w:r w:rsidR="000053AB">
        <w:rPr>
          <w:lang w:val="en-GB"/>
        </w:rPr>
        <w:t>?</w:t>
      </w:r>
      <w:r>
        <w:rPr>
          <w:lang w:val="en-GB"/>
        </w:rPr>
        <w:t>)</w:t>
      </w:r>
      <w:r w:rsidR="000053AB">
        <w:rPr>
          <w:lang w:val="en-GB"/>
        </w:rPr>
        <w:t>.</w:t>
      </w:r>
      <w:r>
        <w:rPr>
          <w:lang w:val="en-GB"/>
        </w:rPr>
        <w:t xml:space="preserve"> </w:t>
      </w:r>
      <w:r w:rsidR="00722CEC">
        <w:rPr>
          <w:lang w:val="en-GB"/>
        </w:rPr>
        <w:t xml:space="preserve">Since there is no pressure sensor inside the accumulator, F_EM must make a conservative estimation of </w:t>
      </w:r>
      <w:r w:rsidR="00A16C6C">
        <w:rPr>
          <w:lang w:val="en-GB"/>
        </w:rPr>
        <w:t>it</w:t>
      </w:r>
      <w:r w:rsidR="00722CEC">
        <w:rPr>
          <w:lang w:val="en-GB"/>
        </w:rPr>
        <w:t xml:space="preserve"> </w:t>
      </w:r>
      <w:r w:rsidR="003D2049">
        <w:rPr>
          <w:lang w:val="en-GB"/>
        </w:rPr>
        <w:t>using</w:t>
      </w:r>
      <w:r w:rsidR="00722CEC">
        <w:rPr>
          <w:lang w:val="en-GB"/>
        </w:rPr>
        <w:t xml:space="preserve"> the spool valve commands to estimate </w:t>
      </w:r>
      <w:r w:rsidR="00A16C6C">
        <w:rPr>
          <w:lang w:val="en-GB"/>
        </w:rPr>
        <w:t xml:space="preserve">the ensuing </w:t>
      </w:r>
      <w:r w:rsidR="00722CEC">
        <w:rPr>
          <w:lang w:val="en-GB"/>
        </w:rPr>
        <w:t>depressurization.</w:t>
      </w:r>
    </w:p>
    <w:p w:rsidR="003D2049" w:rsidRDefault="003D2049" w:rsidP="00D84001">
      <w:pPr>
        <w:pStyle w:val="Corps"/>
        <w:rPr>
          <w:lang w:val="en-GB"/>
        </w:rPr>
      </w:pPr>
      <w:r w:rsidRPr="003D2049">
        <w:rPr>
          <w:b/>
          <w:lang w:val="en-GB"/>
        </w:rPr>
        <w:t>Note</w:t>
      </w:r>
      <w:r>
        <w:rPr>
          <w:lang w:val="en-GB"/>
        </w:rPr>
        <w:t xml:space="preserve">: </w:t>
      </w:r>
      <w:r w:rsidR="004E549B">
        <w:rPr>
          <w:lang w:val="en-GB"/>
        </w:rPr>
        <w:t xml:space="preserve">once again </w:t>
      </w:r>
      <w:r w:rsidR="00021C3E">
        <w:rPr>
          <w:lang w:val="en-GB"/>
        </w:rPr>
        <w:t xml:space="preserve">there is </w:t>
      </w:r>
      <w:r w:rsidR="004E549B">
        <w:rPr>
          <w:lang w:val="en-GB"/>
        </w:rPr>
        <w:t xml:space="preserve">no defensive design, in spite of </w:t>
      </w:r>
      <w:r w:rsidR="00021C3E">
        <w:rPr>
          <w:lang w:val="en-GB"/>
        </w:rPr>
        <w:t>the over pressure</w:t>
      </w:r>
      <w:r w:rsidR="004E549B">
        <w:rPr>
          <w:lang w:val="en-GB"/>
        </w:rPr>
        <w:t xml:space="preserve"> catastrophic failure condition. F_EM does not reconstruct its own view of which pump is active</w:t>
      </w:r>
      <w:r w:rsidR="00021C3E">
        <w:rPr>
          <w:lang w:val="en-GB"/>
        </w:rPr>
        <w:t>,</w:t>
      </w:r>
      <w:r w:rsidR="004E549B">
        <w:rPr>
          <w:lang w:val="en-GB"/>
        </w:rPr>
        <w:t xml:space="preserve"> </w:t>
      </w:r>
      <w:r w:rsidR="00021C3E">
        <w:rPr>
          <w:lang w:val="en-GB"/>
        </w:rPr>
        <w:t>n</w:t>
      </w:r>
      <w:r w:rsidR="004E549B">
        <w:rPr>
          <w:lang w:val="en-GB"/>
        </w:rPr>
        <w:t>or</w:t>
      </w:r>
      <w:r w:rsidR="00851D9B">
        <w:rPr>
          <w:lang w:val="en-GB"/>
        </w:rPr>
        <w:t xml:space="preserve"> does</w:t>
      </w:r>
      <w:r w:rsidR="004E549B">
        <w:rPr>
          <w:lang w:val="en-GB"/>
        </w:rPr>
        <w:t xml:space="preserve"> </w:t>
      </w:r>
      <w:r w:rsidR="00021C3E">
        <w:rPr>
          <w:lang w:val="en-GB"/>
        </w:rPr>
        <w:t xml:space="preserve">it </w:t>
      </w:r>
      <w:r w:rsidR="004E549B">
        <w:rPr>
          <w:lang w:val="en-GB"/>
        </w:rPr>
        <w:t xml:space="preserve">estimate whether the spool valve commands are consistent with the AV’s dynamics. This would happen only </w:t>
      </w:r>
      <w:r w:rsidR="00021C3E">
        <w:rPr>
          <w:lang w:val="en-GB"/>
        </w:rPr>
        <w:t>if</w:t>
      </w:r>
      <w:r w:rsidR="004E549B">
        <w:rPr>
          <w:lang w:val="en-GB"/>
        </w:rPr>
        <w:t xml:space="preserve"> </w:t>
      </w:r>
      <w:r w:rsidR="00021C3E">
        <w:rPr>
          <w:lang w:val="en-GB"/>
        </w:rPr>
        <w:t>functional redundancy with “independence” was</w:t>
      </w:r>
      <w:r w:rsidR="004E549B">
        <w:rPr>
          <w:lang w:val="en-GB"/>
        </w:rPr>
        <w:t xml:space="preserve"> </w:t>
      </w:r>
      <w:r w:rsidR="00021C3E">
        <w:rPr>
          <w:lang w:val="en-GB"/>
        </w:rPr>
        <w:t xml:space="preserve">requested </w:t>
      </w:r>
      <w:r w:rsidR="004E549B">
        <w:rPr>
          <w:lang w:val="en-GB"/>
        </w:rPr>
        <w:t>by the safety group.</w:t>
      </w:r>
    </w:p>
    <w:p w:rsidR="00D84001" w:rsidRDefault="00D84001" w:rsidP="00D84001">
      <w:pPr>
        <w:pStyle w:val="Heading5"/>
        <w:rPr>
          <w:lang w:val="en-GB"/>
        </w:rPr>
      </w:pPr>
      <w:r>
        <w:rPr>
          <w:lang w:val="en-GB"/>
        </w:rPr>
        <w:t>Declarative part</w:t>
      </w:r>
    </w:p>
    <w:p w:rsidR="00D84001" w:rsidRDefault="00D84001" w:rsidP="00D84001">
      <w:pPr>
        <w:pStyle w:val="Heading6"/>
        <w:rPr>
          <w:lang w:val="en-GB"/>
        </w:rPr>
      </w:pPr>
      <w:r>
        <w:rPr>
          <w:lang w:val="en-GB"/>
        </w:rPr>
        <w:t>Assume</w:t>
      </w:r>
    </w:p>
    <w:p w:rsidR="00433F47" w:rsidRDefault="00433F47" w:rsidP="00737A62">
      <w:pPr>
        <w:pStyle w:val="Corps"/>
        <w:numPr>
          <w:ilvl w:val="0"/>
          <w:numId w:val="93"/>
        </w:numPr>
        <w:spacing w:before="120"/>
        <w:ind w:hanging="357"/>
        <w:rPr>
          <w:lang w:val="en-GB"/>
        </w:rPr>
      </w:pPr>
      <w:r>
        <w:rPr>
          <w:lang w:val="en-GB"/>
        </w:rPr>
        <w:t>F_EM has an accurate estimation of pressure and oil level</w:t>
      </w:r>
      <w:r w:rsidR="00173F39">
        <w:rPr>
          <w:lang w:val="en-GB"/>
        </w:rPr>
        <w:t>s</w:t>
      </w:r>
      <w:r>
        <w:rPr>
          <w:lang w:val="en-GB"/>
        </w:rPr>
        <w:t xml:space="preserve"> at power-on time,</w:t>
      </w:r>
    </w:p>
    <w:p w:rsidR="00D84001" w:rsidRDefault="009A4700" w:rsidP="00737A62">
      <w:pPr>
        <w:pStyle w:val="Corps"/>
        <w:numPr>
          <w:ilvl w:val="0"/>
          <w:numId w:val="93"/>
        </w:numPr>
        <w:spacing w:before="120"/>
        <w:ind w:hanging="357"/>
        <w:rPr>
          <w:lang w:val="en-GB"/>
        </w:rPr>
      </w:pPr>
      <w:r>
        <w:rPr>
          <w:lang w:val="en-GB"/>
        </w:rPr>
        <w:t>F_BC’s c</w:t>
      </w:r>
      <w:r w:rsidR="004D6470">
        <w:rPr>
          <w:lang w:val="en-GB"/>
        </w:rPr>
        <w:t>ommands</w:t>
      </w:r>
      <w:r w:rsidR="003D2049">
        <w:rPr>
          <w:lang w:val="en-GB"/>
        </w:rPr>
        <w:t xml:space="preserve"> </w:t>
      </w:r>
      <w:r w:rsidR="004D6470">
        <w:rPr>
          <w:lang w:val="en-GB"/>
        </w:rPr>
        <w:t>are correct (</w:t>
      </w:r>
      <w:r w:rsidR="003D2049">
        <w:rPr>
          <w:lang w:val="en-GB"/>
        </w:rPr>
        <w:t xml:space="preserve">operating </w:t>
      </w:r>
      <w:r w:rsidR="004D6470">
        <w:rPr>
          <w:lang w:val="en-GB"/>
        </w:rPr>
        <w:t>pump, spool valves, shutoff valves),</w:t>
      </w:r>
    </w:p>
    <w:p w:rsidR="004D6470" w:rsidRDefault="004D6470" w:rsidP="00737A62">
      <w:pPr>
        <w:pStyle w:val="Corps"/>
        <w:numPr>
          <w:ilvl w:val="0"/>
          <w:numId w:val="93"/>
        </w:numPr>
        <w:spacing w:before="120"/>
        <w:ind w:hanging="357"/>
        <w:rPr>
          <w:lang w:val="en-GB"/>
        </w:rPr>
      </w:pPr>
      <w:r>
        <w:rPr>
          <w:lang w:val="en-GB"/>
        </w:rPr>
        <w:t xml:space="preserve">Suppliers’ </w:t>
      </w:r>
      <w:r w:rsidR="00173F39">
        <w:rPr>
          <w:lang w:val="en-GB"/>
        </w:rPr>
        <w:t xml:space="preserve">surrogate models of </w:t>
      </w:r>
      <w:r>
        <w:rPr>
          <w:lang w:val="en-GB"/>
        </w:rPr>
        <w:t>response curves are correct</w:t>
      </w:r>
      <w:r w:rsidR="009A4700">
        <w:rPr>
          <w:lang w:val="en-GB"/>
        </w:rPr>
        <w:t xml:space="preserve"> (pump and clutch)</w:t>
      </w:r>
      <w:r>
        <w:rPr>
          <w:lang w:val="en-GB"/>
        </w:rPr>
        <w:t xml:space="preserve">, </w:t>
      </w:r>
    </w:p>
    <w:p w:rsidR="0009273D" w:rsidRPr="00CF3A34" w:rsidRDefault="0009273D" w:rsidP="00737A62">
      <w:pPr>
        <w:pStyle w:val="Corps"/>
        <w:numPr>
          <w:ilvl w:val="0"/>
          <w:numId w:val="93"/>
        </w:numPr>
        <w:spacing w:before="120"/>
        <w:ind w:hanging="357"/>
        <w:rPr>
          <w:lang w:val="en-GB"/>
        </w:rPr>
      </w:pPr>
      <w:r>
        <w:rPr>
          <w:lang w:val="en-GB"/>
        </w:rPr>
        <w:t>Pressure and flow s</w:t>
      </w:r>
      <w:r w:rsidR="00850622">
        <w:rPr>
          <w:lang w:val="en-GB"/>
        </w:rPr>
        <w:t>ensors are accurate (later: conformant to</w:t>
      </w:r>
      <w:r w:rsidR="00173F39">
        <w:rPr>
          <w:lang w:val="en-GB"/>
        </w:rPr>
        <w:t xml:space="preserve"> their</w:t>
      </w:r>
      <w:r w:rsidR="00850622">
        <w:rPr>
          <w:lang w:val="en-GB"/>
        </w:rPr>
        <w:t xml:space="preserve"> fault model),</w:t>
      </w:r>
    </w:p>
    <w:p w:rsidR="00D84001" w:rsidRDefault="00D84001" w:rsidP="00D84001">
      <w:pPr>
        <w:pStyle w:val="Heading6"/>
        <w:rPr>
          <w:lang w:val="en-GB"/>
        </w:rPr>
      </w:pPr>
      <w:r>
        <w:rPr>
          <w:lang w:val="en-GB"/>
        </w:rPr>
        <w:t>Guarantee</w:t>
      </w:r>
    </w:p>
    <w:p w:rsidR="00D84001" w:rsidRDefault="00DF32E3" w:rsidP="00737A62">
      <w:pPr>
        <w:pStyle w:val="Corps"/>
        <w:numPr>
          <w:ilvl w:val="0"/>
          <w:numId w:val="94"/>
        </w:numPr>
        <w:spacing w:before="120"/>
        <w:ind w:hanging="357"/>
        <w:rPr>
          <w:lang w:val="en-GB"/>
        </w:rPr>
      </w:pPr>
      <w:r>
        <w:rPr>
          <w:lang w:val="en-GB"/>
        </w:rPr>
        <w:t>Pressurization commands never lead to overpressure</w:t>
      </w:r>
      <w:r w:rsidR="00173F39">
        <w:rPr>
          <w:lang w:val="en-GB"/>
        </w:rPr>
        <w:t xml:space="preserve"> (hence</w:t>
      </w:r>
      <w:r w:rsidR="00DE0B62">
        <w:rPr>
          <w:lang w:val="en-GB"/>
        </w:rPr>
        <w:t xml:space="preserve"> never</w:t>
      </w:r>
      <w:r w:rsidR="00173F39">
        <w:rPr>
          <w:lang w:val="en-GB"/>
        </w:rPr>
        <w:t xml:space="preserve"> to explosion)</w:t>
      </w:r>
      <w:r>
        <w:rPr>
          <w:lang w:val="en-GB"/>
        </w:rPr>
        <w:t>,</w:t>
      </w:r>
    </w:p>
    <w:p w:rsidR="00D84001" w:rsidRPr="00311816" w:rsidRDefault="00DF32E3" w:rsidP="00737A62">
      <w:pPr>
        <w:pStyle w:val="Corps"/>
        <w:numPr>
          <w:ilvl w:val="0"/>
          <w:numId w:val="94"/>
        </w:numPr>
        <w:spacing w:before="120"/>
        <w:ind w:hanging="357"/>
        <w:rPr>
          <w:lang w:val="en-GB"/>
        </w:rPr>
      </w:pPr>
      <w:r>
        <w:rPr>
          <w:lang w:val="en-GB"/>
        </w:rPr>
        <w:t>Hydraulic capacity is accurate or conservative (if underestimated, 10%</w:t>
      </w:r>
      <w:r w:rsidR="009E1E90">
        <w:rPr>
          <w:lang w:val="en-GB"/>
        </w:rPr>
        <w:t xml:space="preserve"> max</w:t>
      </w:r>
      <w:r>
        <w:rPr>
          <w:lang w:val="en-GB"/>
        </w:rPr>
        <w:t>)</w:t>
      </w:r>
      <w:r w:rsidR="009E1E90">
        <w:rPr>
          <w:lang w:val="en-GB"/>
        </w:rPr>
        <w:t>,</w:t>
      </w:r>
    </w:p>
    <w:p w:rsidR="00D84001" w:rsidRDefault="00D84001" w:rsidP="00D84001">
      <w:pPr>
        <w:pStyle w:val="Heading5"/>
        <w:rPr>
          <w:lang w:val="en-GB"/>
        </w:rPr>
      </w:pPr>
      <w:r>
        <w:rPr>
          <w:lang w:val="en-GB"/>
        </w:rPr>
        <w:t>Constructive part</w:t>
      </w:r>
    </w:p>
    <w:p w:rsidR="00D84001" w:rsidRDefault="00B72229" w:rsidP="00D84001">
      <w:pPr>
        <w:pStyle w:val="Corps"/>
        <w:rPr>
          <w:b/>
          <w:lang w:val="en-GB"/>
        </w:rPr>
      </w:pPr>
      <w:r w:rsidRPr="00B72229">
        <w:rPr>
          <w:b/>
          <w:lang w:val="en-GB"/>
        </w:rPr>
        <w:t>Pressurization control</w:t>
      </w:r>
    </w:p>
    <w:p w:rsidR="00433F47" w:rsidRDefault="00433F47" w:rsidP="00B72229">
      <w:pPr>
        <w:ind w:firstLine="709"/>
        <w:rPr>
          <w:lang w:val="en-GB"/>
        </w:rPr>
      </w:pPr>
      <w:r>
        <w:rPr>
          <w:lang w:val="en-GB"/>
        </w:rPr>
        <w:t xml:space="preserve">F_EM </w:t>
      </w:r>
      <w:r w:rsidR="00BC5723">
        <w:rPr>
          <w:lang w:val="en-GB"/>
        </w:rPr>
        <w:t>has an accurate initial state of the accumulator</w:t>
      </w:r>
      <w:r w:rsidR="00F5173C">
        <w:rPr>
          <w:lang w:val="en-GB"/>
        </w:rPr>
        <w:t>.</w:t>
      </w:r>
    </w:p>
    <w:p w:rsidR="00B72229" w:rsidRDefault="00BC5723" w:rsidP="00057FE3">
      <w:pPr>
        <w:ind w:left="709"/>
        <w:rPr>
          <w:lang w:val="en-GB"/>
        </w:rPr>
      </w:pPr>
      <w:r>
        <w:rPr>
          <w:lang w:val="en-GB"/>
        </w:rPr>
        <w:t xml:space="preserve">A </w:t>
      </w:r>
      <w:proofErr w:type="spellStart"/>
      <w:r>
        <w:rPr>
          <w:lang w:val="en-GB"/>
        </w:rPr>
        <w:t>K</w:t>
      </w:r>
      <w:r w:rsidR="00433F47">
        <w:rPr>
          <w:lang w:val="en-GB"/>
        </w:rPr>
        <w:t>alman</w:t>
      </w:r>
      <w:proofErr w:type="spellEnd"/>
      <w:r w:rsidR="00433F47">
        <w:rPr>
          <w:lang w:val="en-GB"/>
        </w:rPr>
        <w:t xml:space="preserve"> </w:t>
      </w:r>
      <w:r>
        <w:rPr>
          <w:lang w:val="en-GB"/>
        </w:rPr>
        <w:t xml:space="preserve">filter </w:t>
      </w:r>
      <w:r w:rsidR="00057FE3">
        <w:rPr>
          <w:lang w:val="en-GB"/>
        </w:rPr>
        <w:t>based on</w:t>
      </w:r>
      <w:r w:rsidR="002D2235">
        <w:rPr>
          <w:lang w:val="en-GB"/>
        </w:rPr>
        <w:t xml:space="preserve"> a lineariz</w:t>
      </w:r>
      <w:r w:rsidR="00057FE3">
        <w:rPr>
          <w:lang w:val="en-GB"/>
        </w:rPr>
        <w:t>ed model of nitrogen</w:t>
      </w:r>
      <w:r w:rsidR="00F5173C">
        <w:rPr>
          <w:lang w:val="en-GB"/>
        </w:rPr>
        <w:t>’s</w:t>
      </w:r>
      <w:r w:rsidR="00057FE3">
        <w:rPr>
          <w:lang w:val="en-GB"/>
        </w:rPr>
        <w:t xml:space="preserve"> compressibility </w:t>
      </w:r>
      <w:r>
        <w:rPr>
          <w:lang w:val="en-GB"/>
        </w:rPr>
        <w:t xml:space="preserve">updates this state </w:t>
      </w:r>
      <w:r w:rsidR="00057FE3">
        <w:rPr>
          <w:lang w:val="en-GB"/>
        </w:rPr>
        <w:t>using the pump’s and spool valves’ commands,</w:t>
      </w:r>
      <w:r w:rsidR="002D2235">
        <w:rPr>
          <w:lang w:val="en-GB"/>
        </w:rPr>
        <w:t xml:space="preserve"> and the pressure sensors at clutch</w:t>
      </w:r>
      <w:r w:rsidR="00DE0B62">
        <w:rPr>
          <w:lang w:val="en-GB"/>
        </w:rPr>
        <w:t>’s</w:t>
      </w:r>
      <w:r w:rsidR="002D2235">
        <w:rPr>
          <w:lang w:val="en-GB"/>
        </w:rPr>
        <w:t xml:space="preserve"> inlet</w:t>
      </w:r>
      <w:r w:rsidR="00DE0B62">
        <w:rPr>
          <w:lang w:val="en-GB"/>
        </w:rPr>
        <w:t>.</w:t>
      </w:r>
    </w:p>
    <w:p w:rsidR="00057FE3" w:rsidRDefault="00F5173C" w:rsidP="00057FE3">
      <w:pPr>
        <w:ind w:left="709"/>
        <w:rPr>
          <w:lang w:val="en-GB"/>
        </w:rPr>
      </w:pPr>
      <w:r>
        <w:rPr>
          <w:lang w:val="en-GB"/>
        </w:rPr>
        <w:lastRenderedPageBreak/>
        <w:t>Based on</w:t>
      </w:r>
      <w:r w:rsidR="00057FE3">
        <w:rPr>
          <w:lang w:val="en-GB"/>
        </w:rPr>
        <w:t xml:space="preserve"> this state</w:t>
      </w:r>
      <w:r>
        <w:rPr>
          <w:lang w:val="en-GB"/>
        </w:rPr>
        <w:t xml:space="preserve"> </w:t>
      </w:r>
      <w:r w:rsidR="00451864">
        <w:rPr>
          <w:lang w:val="en-GB"/>
        </w:rPr>
        <w:t>estimation, a</w:t>
      </w:r>
      <w:r w:rsidR="00057FE3">
        <w:rPr>
          <w:lang w:val="en-GB"/>
        </w:rPr>
        <w:t xml:space="preserve"> PI controller regulates </w:t>
      </w:r>
      <w:r>
        <w:rPr>
          <w:lang w:val="en-GB"/>
        </w:rPr>
        <w:t xml:space="preserve">pressure at </w:t>
      </w:r>
      <w:r w:rsidR="00057FE3">
        <w:rPr>
          <w:lang w:val="en-GB"/>
        </w:rPr>
        <w:t>maximum</w:t>
      </w:r>
      <w:r>
        <w:rPr>
          <w:lang w:val="en-GB"/>
        </w:rPr>
        <w:t xml:space="preserve"> value</w:t>
      </w:r>
      <w:r w:rsidR="00057FE3">
        <w:rPr>
          <w:lang w:val="en-GB"/>
        </w:rPr>
        <w:t xml:space="preserve"> minus safety margin.</w:t>
      </w:r>
    </w:p>
    <w:p w:rsidR="00057FE3" w:rsidRPr="00B72229" w:rsidRDefault="00F5173C" w:rsidP="00057FE3">
      <w:pPr>
        <w:ind w:left="709"/>
        <w:rPr>
          <w:lang w:val="en-GB"/>
        </w:rPr>
      </w:pPr>
      <w:r>
        <w:rPr>
          <w:lang w:val="en-GB"/>
        </w:rPr>
        <w:t>The p</w:t>
      </w:r>
      <w:r w:rsidR="00057FE3">
        <w:rPr>
          <w:lang w:val="en-GB"/>
        </w:rPr>
        <w:t xml:space="preserve">recise equations </w:t>
      </w:r>
      <w:r>
        <w:rPr>
          <w:lang w:val="en-GB"/>
        </w:rPr>
        <w:t xml:space="preserve">will be </w:t>
      </w:r>
      <w:r w:rsidR="00057FE3">
        <w:rPr>
          <w:lang w:val="en-GB"/>
        </w:rPr>
        <w:t xml:space="preserve">given </w:t>
      </w:r>
      <w:r w:rsidR="00DE0B62">
        <w:rPr>
          <w:lang w:val="en-GB"/>
        </w:rPr>
        <w:t>by the model</w:t>
      </w:r>
      <w:r w:rsidR="00057FE3">
        <w:rPr>
          <w:lang w:val="en-GB"/>
        </w:rPr>
        <w:t>.</w:t>
      </w:r>
    </w:p>
    <w:p w:rsidR="00D84001" w:rsidRDefault="00B72229" w:rsidP="00D84001">
      <w:pPr>
        <w:pStyle w:val="Corps"/>
        <w:rPr>
          <w:b/>
          <w:lang w:val="en-GB"/>
        </w:rPr>
      </w:pPr>
      <w:r w:rsidRPr="00B72229">
        <w:rPr>
          <w:b/>
          <w:lang w:val="en-GB"/>
        </w:rPr>
        <w:t>Capacity estimation</w:t>
      </w:r>
    </w:p>
    <w:p w:rsidR="00B72229" w:rsidRDefault="002D2235" w:rsidP="00B72229">
      <w:pPr>
        <w:pStyle w:val="Corps"/>
        <w:spacing w:before="0"/>
        <w:rPr>
          <w:lang w:val="en-GB"/>
        </w:rPr>
      </w:pPr>
      <w:r>
        <w:rPr>
          <w:lang w:val="en-GB"/>
        </w:rPr>
        <w:t>The reservoir’s oil l</w:t>
      </w:r>
      <w:r w:rsidR="00C61C9D">
        <w:rPr>
          <w:lang w:val="en-GB"/>
        </w:rPr>
        <w:t xml:space="preserve">evel is compared to a threshold to detect excessive oil leakage. </w:t>
      </w:r>
      <w:r w:rsidR="008C228A">
        <w:rPr>
          <w:lang w:val="en-GB"/>
        </w:rPr>
        <w:t xml:space="preserve">When oil level is below this level, capacity is conventionally discounted to 20% which is interpreted as F_BC as “braking is under collapse because of </w:t>
      </w:r>
      <w:r w:rsidR="008C5C43">
        <w:rPr>
          <w:lang w:val="en-GB"/>
        </w:rPr>
        <w:t xml:space="preserve">external </w:t>
      </w:r>
      <w:r w:rsidR="008C228A">
        <w:rPr>
          <w:lang w:val="en-GB"/>
        </w:rPr>
        <w:t>leakage”.</w:t>
      </w:r>
    </w:p>
    <w:p w:rsidR="008C228A" w:rsidRDefault="00C61C9D" w:rsidP="00B72229">
      <w:pPr>
        <w:pStyle w:val="Corps"/>
        <w:spacing w:before="0"/>
        <w:rPr>
          <w:lang w:val="en-GB"/>
        </w:rPr>
      </w:pPr>
      <w:r>
        <w:rPr>
          <w:lang w:val="en-GB"/>
        </w:rPr>
        <w:t xml:space="preserve">F_EM strives to keep maximal pressure </w:t>
      </w:r>
      <w:r w:rsidR="008C228A">
        <w:rPr>
          <w:lang w:val="en-GB"/>
        </w:rPr>
        <w:t xml:space="preserve">over time </w:t>
      </w:r>
      <w:r>
        <w:rPr>
          <w:lang w:val="en-GB"/>
        </w:rPr>
        <w:t>but in strenuous braking conditions</w:t>
      </w:r>
      <w:r w:rsidR="008C228A">
        <w:rPr>
          <w:lang w:val="en-GB"/>
        </w:rPr>
        <w:t xml:space="preserve"> </w:t>
      </w:r>
      <w:r>
        <w:rPr>
          <w:lang w:val="en-GB"/>
        </w:rPr>
        <w:t>pressure may drop by 50%</w:t>
      </w:r>
      <w:r w:rsidR="008C5C43">
        <w:rPr>
          <w:lang w:val="en-GB"/>
        </w:rPr>
        <w:t xml:space="preserve"> for a few seconds</w:t>
      </w:r>
      <w:r>
        <w:rPr>
          <w:lang w:val="en-GB"/>
        </w:rPr>
        <w:t xml:space="preserve">. </w:t>
      </w:r>
    </w:p>
    <w:p w:rsidR="00C61C9D" w:rsidRPr="00451864" w:rsidRDefault="00C61C9D" w:rsidP="00B72229">
      <w:pPr>
        <w:pStyle w:val="Corps"/>
        <w:spacing w:before="0"/>
        <w:rPr>
          <w:lang w:val="en-GB"/>
        </w:rPr>
      </w:pPr>
      <w:r>
        <w:rPr>
          <w:lang w:val="en-GB"/>
        </w:rPr>
        <w:t xml:space="preserve">F_EM filters </w:t>
      </w:r>
      <w:r w:rsidR="008C228A">
        <w:rPr>
          <w:lang w:val="en-GB"/>
        </w:rPr>
        <w:t>the</w:t>
      </w:r>
      <w:r>
        <w:rPr>
          <w:lang w:val="en-GB"/>
        </w:rPr>
        <w:t xml:space="preserve"> capacity indicator from the</w:t>
      </w:r>
      <w:r w:rsidR="008C228A">
        <w:rPr>
          <w:lang w:val="en-GB"/>
        </w:rPr>
        <w:t>se</w:t>
      </w:r>
      <w:r>
        <w:rPr>
          <w:lang w:val="en-GB"/>
        </w:rPr>
        <w:t xml:space="preserve"> transient drops (&lt; ~10s). </w:t>
      </w:r>
      <w:r w:rsidR="008C228A">
        <w:rPr>
          <w:lang w:val="en-GB"/>
        </w:rPr>
        <w:t>A low capacity value (</w:t>
      </w:r>
      <w:r w:rsidR="00043C1E">
        <w:rPr>
          <w:lang w:val="en-GB"/>
        </w:rPr>
        <w:t xml:space="preserve">e.g. </w:t>
      </w:r>
      <w:r w:rsidR="008C228A">
        <w:rPr>
          <w:lang w:val="en-GB"/>
        </w:rPr>
        <w:t>60%) means a lasting pressurization problem, or</w:t>
      </w:r>
      <w:r w:rsidR="008C5C43">
        <w:rPr>
          <w:lang w:val="en-GB"/>
        </w:rPr>
        <w:t xml:space="preserve"> a</w:t>
      </w:r>
      <w:r w:rsidR="008C228A">
        <w:rPr>
          <w:lang w:val="en-GB"/>
        </w:rPr>
        <w:t xml:space="preserve"> low oil level </w:t>
      </w:r>
      <w:r w:rsidR="008C5C43">
        <w:rPr>
          <w:lang w:val="en-GB"/>
        </w:rPr>
        <w:t xml:space="preserve">that is not </w:t>
      </w:r>
      <w:r w:rsidR="008C228A">
        <w:rPr>
          <w:lang w:val="en-GB"/>
        </w:rPr>
        <w:t xml:space="preserve">yet </w:t>
      </w:r>
      <w:r w:rsidR="008C5C43">
        <w:rPr>
          <w:lang w:val="en-GB"/>
        </w:rPr>
        <w:t xml:space="preserve">symptomatic </w:t>
      </w:r>
      <w:r w:rsidR="008C228A">
        <w:rPr>
          <w:lang w:val="en-GB"/>
        </w:rPr>
        <w:t>of a</w:t>
      </w:r>
      <w:r w:rsidR="008C5C43">
        <w:rPr>
          <w:lang w:val="en-GB"/>
        </w:rPr>
        <w:t>n external</w:t>
      </w:r>
      <w:r w:rsidR="008C228A">
        <w:rPr>
          <w:lang w:val="en-GB"/>
        </w:rPr>
        <w:t xml:space="preserve"> leakage problem.</w:t>
      </w:r>
    </w:p>
    <w:p w:rsidR="00E05BB3" w:rsidRDefault="00545B4F" w:rsidP="00E05BB3">
      <w:pPr>
        <w:pStyle w:val="Heading4"/>
      </w:pPr>
      <w:r>
        <w:t>Communication Management (HB</w:t>
      </w:r>
      <w:r w:rsidR="00E05BB3" w:rsidRPr="007B4E62">
        <w:t>S.F_PT.F_CM)</w:t>
      </w:r>
    </w:p>
    <w:p w:rsidR="00423D9B" w:rsidRDefault="00D84001" w:rsidP="00D84001">
      <w:pPr>
        <w:pStyle w:val="Heading5"/>
      </w:pPr>
      <w:r>
        <w:t>Interface</w:t>
      </w:r>
    </w:p>
    <w:p w:rsidR="00B82259" w:rsidRPr="00B82259" w:rsidRDefault="00B82259" w:rsidP="000B0550">
      <w:pPr>
        <w:pStyle w:val="Corps"/>
        <w:jc w:val="left"/>
        <w:rPr>
          <w:lang w:val="en-US"/>
        </w:rPr>
      </w:pPr>
      <w:r w:rsidRPr="00B82259">
        <w:rPr>
          <w:lang w:val="en-US"/>
        </w:rPr>
        <w:t>Similarly to EPS and MMS, F_CM manages an analog</w:t>
      </w:r>
      <w:r>
        <w:rPr>
          <w:lang w:val="en-US"/>
        </w:rPr>
        <w:t xml:space="preserve"> interface</w:t>
      </w:r>
      <w:r w:rsidRPr="00B82259">
        <w:rPr>
          <w:lang w:val="en-US"/>
        </w:rPr>
        <w:t xml:space="preserve"> and a digital interface.</w:t>
      </w:r>
    </w:p>
    <w:p w:rsidR="00B82259" w:rsidRDefault="00B82259" w:rsidP="000B0550">
      <w:pPr>
        <w:pStyle w:val="Corps"/>
        <w:spacing w:before="0"/>
        <w:jc w:val="left"/>
        <w:rPr>
          <w:lang w:val="en-US"/>
        </w:rPr>
      </w:pPr>
      <w:r>
        <w:rPr>
          <w:lang w:val="en-US"/>
        </w:rPr>
        <w:t>The analog interface is made of hardwired links to sensors and hardwire</w:t>
      </w:r>
      <w:r w:rsidR="00417C02">
        <w:rPr>
          <w:lang w:val="en-US"/>
        </w:rPr>
        <w:t>d links to valves and</w:t>
      </w:r>
      <w:r>
        <w:rPr>
          <w:lang w:val="en-US"/>
        </w:rPr>
        <w:t xml:space="preserve"> pumps. F_CM encodes/decodes from analog to digital and conversely.</w:t>
      </w:r>
    </w:p>
    <w:p w:rsidR="00B82259" w:rsidRPr="00B82259" w:rsidRDefault="00B82259" w:rsidP="00B82259">
      <w:pPr>
        <w:pStyle w:val="Corps"/>
        <w:spacing w:before="120"/>
        <w:rPr>
          <w:lang w:val="en-US"/>
        </w:rPr>
      </w:pPr>
      <w:r>
        <w:rPr>
          <w:lang w:val="en-US"/>
        </w:rPr>
        <w:t>The digital interface is the interface</w:t>
      </w:r>
      <w:r w:rsidR="00AA09FE">
        <w:rPr>
          <w:lang w:val="en-US"/>
        </w:rPr>
        <w:t xml:space="preserve"> </w:t>
      </w:r>
      <w:r w:rsidR="00417C02">
        <w:rPr>
          <w:lang w:val="en-US"/>
        </w:rPr>
        <w:t>with</w:t>
      </w:r>
      <w:r w:rsidR="00AA09FE">
        <w:rPr>
          <w:lang w:val="en-US"/>
        </w:rPr>
        <w:t xml:space="preserve"> the external world (from HBS.ECU’s standpoint)</w:t>
      </w:r>
      <w:r w:rsidR="00417C02">
        <w:rPr>
          <w:lang w:val="en-US"/>
        </w:rPr>
        <w:t>.</w:t>
      </w:r>
      <w:r>
        <w:rPr>
          <w:lang w:val="en-US"/>
        </w:rPr>
        <w:t xml:space="preserve"> </w:t>
      </w:r>
    </w:p>
    <w:p w:rsidR="00B82259" w:rsidRPr="00B82259" w:rsidRDefault="00B82259" w:rsidP="000B0550">
      <w:pPr>
        <w:pStyle w:val="Corps"/>
        <w:spacing w:after="240"/>
        <w:rPr>
          <w:b/>
        </w:rPr>
      </w:pPr>
      <w:proofErr w:type="spellStart"/>
      <w:r w:rsidRPr="00B82259">
        <w:rPr>
          <w:b/>
        </w:rPr>
        <w:t>Analog</w:t>
      </w:r>
      <w:proofErr w:type="spellEnd"/>
    </w:p>
    <w:tbl>
      <w:tblPr>
        <w:tblStyle w:val="TableGrid"/>
        <w:tblW w:w="0" w:type="auto"/>
        <w:tblInd w:w="709" w:type="dxa"/>
        <w:tblLayout w:type="fixed"/>
        <w:tblLook w:val="04A0" w:firstRow="1" w:lastRow="0" w:firstColumn="1" w:lastColumn="0" w:noHBand="0" w:noVBand="1"/>
      </w:tblPr>
      <w:tblGrid>
        <w:gridCol w:w="3227"/>
        <w:gridCol w:w="1275"/>
        <w:gridCol w:w="3261"/>
        <w:gridCol w:w="1382"/>
      </w:tblGrid>
      <w:tr w:rsidR="00C279C5" w:rsidRPr="008A3F56" w:rsidTr="009624D1">
        <w:tc>
          <w:tcPr>
            <w:tcW w:w="3227"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5"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261"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279C5" w:rsidRPr="00330ED1" w:rsidTr="009624D1">
        <w:tc>
          <w:tcPr>
            <w:tcW w:w="3227" w:type="dxa"/>
          </w:tcPr>
          <w:p w:rsidR="009A4A65" w:rsidRPr="002156CB" w:rsidRDefault="009A4A65" w:rsidP="009F0AD4">
            <w:pPr>
              <w:pStyle w:val="Corps"/>
              <w:spacing w:before="60" w:after="60"/>
              <w:ind w:left="0"/>
              <w:rPr>
                <w:rFonts w:ascii="Arial" w:hAnsi="Arial" w:cs="Arial"/>
                <w:sz w:val="20"/>
              </w:rPr>
            </w:pPr>
            <w:proofErr w:type="gramStart"/>
            <w:r w:rsidRPr="002156CB">
              <w:rPr>
                <w:rFonts w:ascii="Arial" w:hAnsi="Arial" w:cs="Arial"/>
                <w:sz w:val="20"/>
              </w:rPr>
              <w:t>Pump1FlowSensor</w:t>
            </w:r>
            <w:r w:rsidR="009D20D6" w:rsidRPr="009D20D6">
              <w:rPr>
                <w:rFonts w:ascii="Arial" w:hAnsi="Arial" w:cs="Arial"/>
                <w:sz w:val="20"/>
                <w:lang w:val="en-GB"/>
              </w:rPr>
              <w:t>(</w:t>
            </w:r>
            <w:proofErr w:type="gramEnd"/>
            <w:r w:rsidR="009D20D6" w:rsidRPr="009D20D6">
              <w:rPr>
                <w:rFonts w:ascii="Arial" w:hAnsi="Arial" w:cs="Arial"/>
                <w:sz w:val="20"/>
                <w:lang w:val="en-GB"/>
              </w:rPr>
              <w:t>[0, 28V])</w:t>
            </w:r>
          </w:p>
        </w:tc>
        <w:tc>
          <w:tcPr>
            <w:tcW w:w="1275" w:type="dxa"/>
          </w:tcPr>
          <w:p w:rsidR="009A4A65" w:rsidRPr="002156CB" w:rsidRDefault="009624D1" w:rsidP="00195ED8">
            <w:pPr>
              <w:pStyle w:val="Corps"/>
              <w:spacing w:before="60" w:after="60"/>
              <w:ind w:left="0"/>
              <w:jc w:val="center"/>
              <w:rPr>
                <w:rFonts w:ascii="Arial" w:hAnsi="Arial" w:cs="Arial"/>
                <w:sz w:val="20"/>
              </w:rPr>
            </w:pPr>
            <w:r>
              <w:rPr>
                <w:rFonts w:ascii="Arial" w:hAnsi="Arial" w:cs="Arial"/>
                <w:sz w:val="20"/>
              </w:rPr>
              <w:t>ElecP</w:t>
            </w:r>
            <w:r w:rsidR="009A4A65">
              <w:rPr>
                <w:rFonts w:ascii="Arial" w:hAnsi="Arial" w:cs="Arial"/>
                <w:sz w:val="20"/>
              </w:rPr>
              <w:t>ump1</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Pr>
                <w:rFonts w:ascii="Arial" w:hAnsi="Arial" w:cs="Arial"/>
                <w:sz w:val="20"/>
                <w:lang w:val="en-GB"/>
              </w:rPr>
              <w:t>SPvalve1</w:t>
            </w:r>
          </w:p>
        </w:tc>
      </w:tr>
      <w:tr w:rsidR="00C279C5" w:rsidRPr="00330ED1" w:rsidTr="009624D1">
        <w:tc>
          <w:tcPr>
            <w:tcW w:w="3227" w:type="dxa"/>
          </w:tcPr>
          <w:p w:rsidR="009A4A65" w:rsidRPr="00330ED1" w:rsidRDefault="009A4A65" w:rsidP="009F0AD4">
            <w:pPr>
              <w:pStyle w:val="Corps"/>
              <w:spacing w:before="60" w:after="60"/>
              <w:ind w:left="0"/>
              <w:rPr>
                <w:rFonts w:ascii="Arial" w:hAnsi="Arial" w:cs="Arial"/>
                <w:sz w:val="20"/>
                <w:lang w:val="en-US"/>
              </w:rPr>
            </w:pPr>
            <w:r w:rsidRPr="00330ED1">
              <w:rPr>
                <w:rFonts w:ascii="Arial" w:hAnsi="Arial" w:cs="Arial"/>
                <w:sz w:val="20"/>
                <w:lang w:val="en-US"/>
              </w:rPr>
              <w:t>Pump1PressureSensor</w:t>
            </w:r>
            <w:r w:rsidR="009D20D6" w:rsidRPr="009D20D6">
              <w:rPr>
                <w:rFonts w:ascii="Arial" w:hAnsi="Arial" w:cs="Arial"/>
                <w:sz w:val="20"/>
                <w:lang w:val="en-GB"/>
              </w:rPr>
              <w:t>([0, 28V])</w:t>
            </w:r>
          </w:p>
        </w:tc>
        <w:tc>
          <w:tcPr>
            <w:tcW w:w="1275" w:type="dxa"/>
          </w:tcPr>
          <w:p w:rsidR="009A4A65" w:rsidRPr="00330ED1" w:rsidRDefault="009624D1" w:rsidP="00195ED8">
            <w:pPr>
              <w:pStyle w:val="Corps"/>
              <w:spacing w:before="60" w:after="60"/>
              <w:ind w:left="0"/>
              <w:jc w:val="center"/>
              <w:rPr>
                <w:rFonts w:ascii="Arial" w:hAnsi="Arial" w:cs="Arial"/>
                <w:sz w:val="20"/>
                <w:lang w:val="en-US"/>
              </w:rPr>
            </w:pPr>
            <w:r>
              <w:rPr>
                <w:rFonts w:ascii="Arial" w:hAnsi="Arial" w:cs="Arial"/>
                <w:sz w:val="20"/>
                <w:lang w:val="en-US"/>
              </w:rPr>
              <w:t>ElecP</w:t>
            </w:r>
            <w:r w:rsidR="009A4A65">
              <w:rPr>
                <w:rFonts w:ascii="Arial" w:hAnsi="Arial" w:cs="Arial"/>
                <w:sz w:val="20"/>
                <w:lang w:val="en-US"/>
              </w:rPr>
              <w:t>ump1</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w:t>
            </w:r>
            <w:r w:rsidRPr="009A4A65">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sidRPr="009A4A65">
              <w:rPr>
                <w:rFonts w:ascii="Arial" w:hAnsi="Arial" w:cs="Arial"/>
                <w:sz w:val="20"/>
                <w:lang w:val="en-GB"/>
              </w:rPr>
              <w:t>SPvalve</w:t>
            </w:r>
            <w:r>
              <w:rPr>
                <w:rFonts w:ascii="Arial" w:hAnsi="Arial" w:cs="Arial"/>
                <w:sz w:val="20"/>
                <w:lang w:val="en-GB"/>
              </w:rPr>
              <w:t>2</w:t>
            </w:r>
          </w:p>
        </w:tc>
      </w:tr>
      <w:tr w:rsidR="00C279C5" w:rsidRPr="00330ED1" w:rsidTr="009624D1">
        <w:tc>
          <w:tcPr>
            <w:tcW w:w="3227" w:type="dxa"/>
          </w:tcPr>
          <w:p w:rsidR="009A4A65" w:rsidRPr="00330ED1" w:rsidRDefault="009A4A65" w:rsidP="009F0AD4">
            <w:pPr>
              <w:pStyle w:val="Corps"/>
              <w:spacing w:before="60" w:after="60"/>
              <w:ind w:left="0"/>
              <w:rPr>
                <w:rFonts w:ascii="Arial" w:hAnsi="Arial" w:cs="Arial"/>
                <w:sz w:val="20"/>
                <w:lang w:val="en-US"/>
              </w:rPr>
            </w:pPr>
            <w:r w:rsidRPr="00330ED1">
              <w:rPr>
                <w:rFonts w:ascii="Arial" w:hAnsi="Arial" w:cs="Arial"/>
                <w:sz w:val="20"/>
                <w:lang w:val="en-US"/>
              </w:rPr>
              <w:t>Pump2FlowSensor</w:t>
            </w:r>
            <w:r w:rsidR="009D20D6" w:rsidRPr="009D20D6">
              <w:rPr>
                <w:rFonts w:ascii="Arial" w:hAnsi="Arial" w:cs="Arial"/>
                <w:sz w:val="20"/>
                <w:lang w:val="en-GB"/>
              </w:rPr>
              <w:t>([0, 28V])</w:t>
            </w:r>
          </w:p>
        </w:tc>
        <w:tc>
          <w:tcPr>
            <w:tcW w:w="1275" w:type="dxa"/>
          </w:tcPr>
          <w:p w:rsidR="009A4A65" w:rsidRPr="00330ED1" w:rsidRDefault="009624D1" w:rsidP="00195ED8">
            <w:pPr>
              <w:pStyle w:val="Corps"/>
              <w:spacing w:before="60" w:after="60"/>
              <w:ind w:left="0"/>
              <w:jc w:val="center"/>
              <w:rPr>
                <w:rFonts w:ascii="Arial" w:hAnsi="Arial" w:cs="Arial"/>
                <w:sz w:val="20"/>
                <w:lang w:val="en-US"/>
              </w:rPr>
            </w:pPr>
            <w:r>
              <w:rPr>
                <w:rFonts w:ascii="Arial" w:hAnsi="Arial" w:cs="Arial"/>
                <w:sz w:val="20"/>
                <w:lang w:val="en-US"/>
              </w:rPr>
              <w:t>ElecP</w:t>
            </w:r>
            <w:r w:rsidR="009A4A65">
              <w:rPr>
                <w:rFonts w:ascii="Arial" w:hAnsi="Arial" w:cs="Arial"/>
                <w:sz w:val="20"/>
                <w:lang w:val="en-US"/>
              </w:rPr>
              <w:t>ump2</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ShutOffValve1</w:t>
            </w:r>
            <w:r w:rsidR="00186974">
              <w:rPr>
                <w:rFonts w:ascii="Arial" w:hAnsi="Arial" w:cs="Arial"/>
                <w:sz w:val="20"/>
                <w:lang w:val="en-GB"/>
              </w:rPr>
              <w:t>Command</w:t>
            </w:r>
            <w:r>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Pr>
                <w:rFonts w:ascii="Arial" w:hAnsi="Arial" w:cs="Arial"/>
                <w:sz w:val="20"/>
                <w:lang w:val="en-GB"/>
              </w:rPr>
              <w:t>SHOvalve1</w:t>
            </w:r>
          </w:p>
        </w:tc>
      </w:tr>
      <w:tr w:rsidR="00C279C5" w:rsidRPr="00172170" w:rsidTr="009624D1">
        <w:tc>
          <w:tcPr>
            <w:tcW w:w="3227" w:type="dxa"/>
          </w:tcPr>
          <w:p w:rsidR="009A4A65" w:rsidRPr="002156CB" w:rsidRDefault="009A4A65" w:rsidP="009F0AD4">
            <w:pPr>
              <w:pStyle w:val="Corps"/>
              <w:spacing w:before="60" w:after="60"/>
              <w:ind w:left="0"/>
              <w:rPr>
                <w:rFonts w:ascii="Arial" w:hAnsi="Arial" w:cs="Arial"/>
                <w:sz w:val="20"/>
              </w:rPr>
            </w:pPr>
            <w:r w:rsidRPr="00330ED1">
              <w:rPr>
                <w:rFonts w:ascii="Arial" w:hAnsi="Arial" w:cs="Arial"/>
                <w:sz w:val="20"/>
                <w:lang w:val="en-US"/>
              </w:rPr>
              <w:t>Pump2Press</w:t>
            </w:r>
            <w:proofErr w:type="spellStart"/>
            <w:r>
              <w:rPr>
                <w:rFonts w:ascii="Arial" w:hAnsi="Arial" w:cs="Arial"/>
                <w:sz w:val="20"/>
              </w:rPr>
              <w:t>ure</w:t>
            </w:r>
            <w:r w:rsidRPr="002156CB">
              <w:rPr>
                <w:rFonts w:ascii="Arial" w:hAnsi="Arial" w:cs="Arial"/>
                <w:sz w:val="20"/>
              </w:rPr>
              <w:t>Sensor</w:t>
            </w:r>
            <w:proofErr w:type="spellEnd"/>
            <w:r w:rsidR="009D20D6" w:rsidRPr="009D20D6">
              <w:rPr>
                <w:rFonts w:ascii="Arial" w:hAnsi="Arial" w:cs="Arial"/>
                <w:sz w:val="20"/>
                <w:lang w:val="en-GB"/>
              </w:rPr>
              <w:t>([0, 28V])</w:t>
            </w:r>
          </w:p>
        </w:tc>
        <w:tc>
          <w:tcPr>
            <w:tcW w:w="1275" w:type="dxa"/>
          </w:tcPr>
          <w:p w:rsidR="009A4A65" w:rsidRPr="002156CB" w:rsidRDefault="009624D1" w:rsidP="00195ED8">
            <w:pPr>
              <w:pStyle w:val="Corps"/>
              <w:spacing w:before="60" w:after="60"/>
              <w:ind w:left="0"/>
              <w:jc w:val="center"/>
              <w:rPr>
                <w:rFonts w:ascii="Arial" w:hAnsi="Arial" w:cs="Arial"/>
                <w:sz w:val="20"/>
              </w:rPr>
            </w:pPr>
            <w:r>
              <w:rPr>
                <w:rFonts w:ascii="Arial" w:hAnsi="Arial" w:cs="Arial"/>
                <w:sz w:val="20"/>
              </w:rPr>
              <w:t>ElecP</w:t>
            </w:r>
            <w:r w:rsidR="009A4A65">
              <w:rPr>
                <w:rFonts w:ascii="Arial" w:hAnsi="Arial" w:cs="Arial"/>
                <w:sz w:val="20"/>
              </w:rPr>
              <w:t>ump2</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ShutOffValve2</w:t>
            </w:r>
            <w:r w:rsidR="00186974">
              <w:rPr>
                <w:rFonts w:ascii="Arial" w:hAnsi="Arial" w:cs="Arial"/>
                <w:sz w:val="20"/>
                <w:lang w:val="en-GB"/>
              </w:rPr>
              <w:t>Command</w:t>
            </w:r>
            <w:r>
              <w:rPr>
                <w:rFonts w:ascii="Arial" w:hAnsi="Arial" w:cs="Arial"/>
                <w:sz w:val="20"/>
                <w:lang w:val="en-GB"/>
              </w:rPr>
              <w:t>(</w:t>
            </w:r>
            <w:r w:rsidRPr="009A4A65">
              <w:rPr>
                <w:rFonts w:ascii="Arial" w:hAnsi="Arial" w:cs="Arial"/>
                <w:sz w:val="20"/>
                <w:lang w:val="en-GB"/>
              </w:rPr>
              <w:t>[0, 28V])</w:t>
            </w:r>
          </w:p>
        </w:tc>
        <w:tc>
          <w:tcPr>
            <w:tcW w:w="1382" w:type="dxa"/>
          </w:tcPr>
          <w:p w:rsidR="009A4A65" w:rsidRDefault="009D20D6" w:rsidP="00461B99">
            <w:pPr>
              <w:pStyle w:val="Corps"/>
              <w:spacing w:before="60" w:after="60"/>
              <w:ind w:left="0"/>
              <w:jc w:val="center"/>
              <w:rPr>
                <w:rFonts w:ascii="Arial" w:hAnsi="Arial" w:cs="Arial"/>
                <w:sz w:val="20"/>
                <w:lang w:val="en-GB"/>
              </w:rPr>
            </w:pPr>
            <w:r>
              <w:rPr>
                <w:rFonts w:ascii="Arial" w:hAnsi="Arial" w:cs="Arial"/>
                <w:sz w:val="20"/>
                <w:lang w:val="en-GB"/>
              </w:rPr>
              <w:t>SHO</w:t>
            </w:r>
            <w:r w:rsidR="009A4A65" w:rsidRPr="009A4A65">
              <w:rPr>
                <w:rFonts w:ascii="Arial" w:hAnsi="Arial" w:cs="Arial"/>
                <w:sz w:val="20"/>
                <w:lang w:val="en-GB"/>
              </w:rPr>
              <w:t>valve</w:t>
            </w:r>
            <w:r w:rsidR="009A4A65">
              <w:rPr>
                <w:rFonts w:ascii="Arial" w:hAnsi="Arial" w:cs="Arial"/>
                <w:sz w:val="20"/>
                <w:lang w:val="en-GB"/>
              </w:rPr>
              <w:t>2</w:t>
            </w:r>
          </w:p>
        </w:tc>
      </w:tr>
      <w:tr w:rsidR="00C279C5" w:rsidRPr="00172170" w:rsidTr="009624D1">
        <w:tc>
          <w:tcPr>
            <w:tcW w:w="3227" w:type="dxa"/>
          </w:tcPr>
          <w:p w:rsidR="00C279C5" w:rsidRDefault="00C279C5" w:rsidP="009F0AD4">
            <w:pPr>
              <w:pStyle w:val="Corps"/>
              <w:spacing w:before="60" w:after="60"/>
              <w:ind w:left="0"/>
              <w:rPr>
                <w:rFonts w:ascii="Arial" w:hAnsi="Arial" w:cs="Arial"/>
                <w:sz w:val="20"/>
                <w:lang w:val="en-GB"/>
              </w:rPr>
            </w:pPr>
            <w:proofErr w:type="spellStart"/>
            <w:r>
              <w:rPr>
                <w:rFonts w:ascii="Arial" w:hAnsi="Arial" w:cs="Arial"/>
                <w:sz w:val="20"/>
                <w:lang w:val="en-GB"/>
              </w:rPr>
              <w:t>ReservoirOilGauge</w:t>
            </w:r>
            <w:proofErr w:type="spellEnd"/>
            <w:r w:rsidRPr="009D20D6">
              <w:rPr>
                <w:rFonts w:ascii="Arial" w:hAnsi="Arial" w:cs="Arial"/>
                <w:sz w:val="20"/>
                <w:lang w:val="en-GB"/>
              </w:rPr>
              <w:t>([0, 28V])</w:t>
            </w:r>
          </w:p>
        </w:tc>
        <w:tc>
          <w:tcPr>
            <w:tcW w:w="1275" w:type="dxa"/>
          </w:tcPr>
          <w:p w:rsidR="00C279C5" w:rsidRDefault="009624D1" w:rsidP="009A4A65">
            <w:pPr>
              <w:pStyle w:val="Corps"/>
              <w:spacing w:before="60" w:after="60"/>
              <w:ind w:hanging="709"/>
              <w:jc w:val="center"/>
              <w:rPr>
                <w:rFonts w:ascii="Arial" w:hAnsi="Arial" w:cs="Arial"/>
                <w:sz w:val="20"/>
                <w:lang w:val="en-GB"/>
              </w:rPr>
            </w:pPr>
            <w:r>
              <w:rPr>
                <w:rFonts w:ascii="Arial" w:hAnsi="Arial" w:cs="Arial"/>
                <w:sz w:val="20"/>
                <w:lang w:val="en-GB"/>
              </w:rPr>
              <w:t>R</w:t>
            </w:r>
            <w:r w:rsidR="00C279C5">
              <w:rPr>
                <w:rFonts w:ascii="Arial" w:hAnsi="Arial" w:cs="Arial"/>
                <w:sz w:val="20"/>
                <w:lang w:val="en-GB"/>
              </w:rPr>
              <w:t>eservoir</w:t>
            </w:r>
          </w:p>
        </w:tc>
        <w:tc>
          <w:tcPr>
            <w:tcW w:w="3261" w:type="dxa"/>
          </w:tcPr>
          <w:p w:rsidR="00C279C5" w:rsidRDefault="00C279C5" w:rsidP="009F0AD4">
            <w:pPr>
              <w:pStyle w:val="Corps"/>
              <w:spacing w:before="60" w:after="60"/>
              <w:ind w:left="0"/>
              <w:rPr>
                <w:rFonts w:ascii="Arial" w:hAnsi="Arial" w:cs="Arial"/>
                <w:sz w:val="20"/>
                <w:lang w:val="en-GB"/>
              </w:rPr>
            </w:pPr>
            <w:r>
              <w:rPr>
                <w:rFonts w:ascii="Arial" w:hAnsi="Arial" w:cs="Arial"/>
                <w:sz w:val="20"/>
                <w:lang w:val="en-GB"/>
              </w:rPr>
              <w:t>Pump1Command</w:t>
            </w:r>
            <w:r w:rsidR="00DB24EB" w:rsidRPr="00DB24EB">
              <w:rPr>
                <w:rFonts w:ascii="Arial" w:hAnsi="Arial" w:cs="Arial"/>
                <w:sz w:val="20"/>
                <w:lang w:val="en-GB"/>
              </w:rPr>
              <w:t>([0, 28V])</w:t>
            </w:r>
          </w:p>
        </w:tc>
        <w:tc>
          <w:tcPr>
            <w:tcW w:w="1382" w:type="dxa"/>
          </w:tcPr>
          <w:p w:rsidR="00C279C5" w:rsidRDefault="00910009" w:rsidP="00461B99">
            <w:pPr>
              <w:pStyle w:val="Corps"/>
              <w:spacing w:before="60" w:after="60"/>
              <w:ind w:left="0"/>
              <w:jc w:val="center"/>
              <w:rPr>
                <w:rFonts w:ascii="Arial" w:hAnsi="Arial" w:cs="Arial"/>
                <w:sz w:val="20"/>
                <w:lang w:val="en-GB"/>
              </w:rPr>
            </w:pPr>
            <w:r>
              <w:rPr>
                <w:rFonts w:ascii="Arial" w:hAnsi="Arial" w:cs="Arial"/>
                <w:sz w:val="20"/>
                <w:lang w:val="en-GB"/>
              </w:rPr>
              <w:t>ElecPump1</w:t>
            </w:r>
          </w:p>
        </w:tc>
      </w:tr>
      <w:tr w:rsidR="00DB24EB" w:rsidRPr="000053AB" w:rsidTr="009624D1">
        <w:tc>
          <w:tcPr>
            <w:tcW w:w="3227" w:type="dxa"/>
          </w:tcPr>
          <w:p w:rsidR="00C279C5" w:rsidRDefault="00C279C5" w:rsidP="009F0AD4">
            <w:pPr>
              <w:pStyle w:val="Corps"/>
              <w:spacing w:before="60" w:after="60"/>
              <w:ind w:left="0"/>
              <w:rPr>
                <w:rFonts w:ascii="Arial" w:hAnsi="Arial" w:cs="Arial"/>
                <w:sz w:val="20"/>
                <w:lang w:val="en-GB"/>
              </w:rPr>
            </w:pPr>
          </w:p>
        </w:tc>
        <w:tc>
          <w:tcPr>
            <w:tcW w:w="1275" w:type="dxa"/>
          </w:tcPr>
          <w:p w:rsidR="00C279C5" w:rsidRDefault="00C279C5" w:rsidP="009F0AD4">
            <w:pPr>
              <w:pStyle w:val="Corps"/>
              <w:spacing w:before="60" w:after="60"/>
              <w:ind w:left="0"/>
              <w:jc w:val="center"/>
              <w:rPr>
                <w:rFonts w:ascii="Arial" w:hAnsi="Arial" w:cs="Arial"/>
                <w:sz w:val="20"/>
                <w:lang w:val="en-GB"/>
              </w:rPr>
            </w:pPr>
          </w:p>
        </w:tc>
        <w:tc>
          <w:tcPr>
            <w:tcW w:w="3261" w:type="dxa"/>
          </w:tcPr>
          <w:p w:rsidR="00C279C5" w:rsidRDefault="00C279C5" w:rsidP="009F0AD4">
            <w:pPr>
              <w:pStyle w:val="Corps"/>
              <w:spacing w:before="60" w:after="60"/>
              <w:ind w:left="0"/>
              <w:rPr>
                <w:rFonts w:ascii="Arial" w:hAnsi="Arial" w:cs="Arial"/>
                <w:sz w:val="20"/>
                <w:lang w:val="en-GB"/>
              </w:rPr>
            </w:pPr>
            <w:r>
              <w:rPr>
                <w:rFonts w:ascii="Arial" w:hAnsi="Arial" w:cs="Arial"/>
                <w:sz w:val="20"/>
                <w:lang w:val="en-GB"/>
              </w:rPr>
              <w:t>Pump2Command</w:t>
            </w:r>
            <w:r w:rsidR="00DB24EB" w:rsidRPr="00DB24EB">
              <w:rPr>
                <w:rFonts w:ascii="Arial" w:hAnsi="Arial" w:cs="Arial"/>
                <w:sz w:val="20"/>
                <w:lang w:val="en-GB"/>
              </w:rPr>
              <w:t>([0, 28V])</w:t>
            </w:r>
          </w:p>
        </w:tc>
        <w:tc>
          <w:tcPr>
            <w:tcW w:w="1382" w:type="dxa"/>
          </w:tcPr>
          <w:p w:rsidR="00C279C5" w:rsidRDefault="00910009" w:rsidP="00461B99">
            <w:pPr>
              <w:pStyle w:val="Corps"/>
              <w:spacing w:before="60" w:after="60"/>
              <w:ind w:left="0"/>
              <w:jc w:val="center"/>
              <w:rPr>
                <w:rFonts w:ascii="Arial" w:hAnsi="Arial" w:cs="Arial"/>
                <w:sz w:val="20"/>
                <w:lang w:val="en-GB"/>
              </w:rPr>
            </w:pPr>
            <w:r>
              <w:rPr>
                <w:rFonts w:ascii="Arial" w:hAnsi="Arial" w:cs="Arial"/>
                <w:sz w:val="20"/>
                <w:lang w:val="en-GB"/>
              </w:rPr>
              <w:t>ElecPump2</w:t>
            </w:r>
          </w:p>
        </w:tc>
      </w:tr>
      <w:tr w:rsidR="0067215C" w:rsidRPr="000053AB" w:rsidTr="009624D1">
        <w:tc>
          <w:tcPr>
            <w:tcW w:w="3227" w:type="dxa"/>
          </w:tcPr>
          <w:p w:rsidR="0067215C" w:rsidRPr="002156CB" w:rsidRDefault="0067215C" w:rsidP="0067215C">
            <w:pPr>
              <w:pStyle w:val="Corps"/>
              <w:spacing w:before="60" w:after="60"/>
              <w:ind w:left="0"/>
              <w:rPr>
                <w:rFonts w:ascii="Arial" w:hAnsi="Arial" w:cs="Arial"/>
                <w:sz w:val="20"/>
              </w:rPr>
            </w:pPr>
            <w:r>
              <w:rPr>
                <w:rFonts w:ascii="Arial" w:hAnsi="Arial" w:cs="Arial"/>
                <w:sz w:val="20"/>
                <w:lang w:val="en-US"/>
              </w:rPr>
              <w:t>Clutch1</w:t>
            </w:r>
            <w:r w:rsidRPr="00330ED1">
              <w:rPr>
                <w:rFonts w:ascii="Arial" w:hAnsi="Arial" w:cs="Arial"/>
                <w:sz w:val="20"/>
                <w:lang w:val="en-US"/>
              </w:rPr>
              <w:t>Press</w:t>
            </w:r>
            <w:proofErr w:type="spellStart"/>
            <w:r>
              <w:rPr>
                <w:rFonts w:ascii="Arial" w:hAnsi="Arial" w:cs="Arial"/>
                <w:sz w:val="20"/>
              </w:rPr>
              <w:t>ure</w:t>
            </w:r>
            <w:r w:rsidRPr="002156CB">
              <w:rPr>
                <w:rFonts w:ascii="Arial" w:hAnsi="Arial" w:cs="Arial"/>
                <w:sz w:val="20"/>
              </w:rPr>
              <w:t>Sensor</w:t>
            </w:r>
            <w:proofErr w:type="spellEnd"/>
            <w:r w:rsidRPr="009D20D6">
              <w:rPr>
                <w:rFonts w:ascii="Arial" w:hAnsi="Arial" w:cs="Arial"/>
                <w:sz w:val="20"/>
                <w:lang w:val="en-GB"/>
              </w:rPr>
              <w:t>([0, 28V])</w:t>
            </w:r>
          </w:p>
        </w:tc>
        <w:tc>
          <w:tcPr>
            <w:tcW w:w="1275" w:type="dxa"/>
          </w:tcPr>
          <w:p w:rsidR="0067215C" w:rsidRPr="002156CB" w:rsidRDefault="009624D1" w:rsidP="009F0AD4">
            <w:pPr>
              <w:pStyle w:val="Corps"/>
              <w:spacing w:before="60" w:after="60"/>
              <w:ind w:left="0"/>
              <w:jc w:val="center"/>
              <w:rPr>
                <w:rFonts w:ascii="Arial" w:hAnsi="Arial" w:cs="Arial"/>
                <w:sz w:val="20"/>
              </w:rPr>
            </w:pPr>
            <w:r>
              <w:rPr>
                <w:rFonts w:ascii="Arial" w:hAnsi="Arial" w:cs="Arial"/>
                <w:sz w:val="20"/>
              </w:rPr>
              <w:t>C</w:t>
            </w:r>
            <w:r w:rsidR="0067215C">
              <w:rPr>
                <w:rFonts w:ascii="Arial" w:hAnsi="Arial" w:cs="Arial"/>
                <w:sz w:val="20"/>
              </w:rPr>
              <w:t>lutch1</w:t>
            </w:r>
          </w:p>
        </w:tc>
        <w:tc>
          <w:tcPr>
            <w:tcW w:w="3261" w:type="dxa"/>
          </w:tcPr>
          <w:p w:rsidR="0067215C" w:rsidRDefault="0067215C" w:rsidP="009F0AD4">
            <w:pPr>
              <w:pStyle w:val="Corps"/>
              <w:spacing w:before="60" w:after="60"/>
              <w:ind w:left="0"/>
              <w:rPr>
                <w:rFonts w:ascii="Arial" w:hAnsi="Arial" w:cs="Arial"/>
                <w:sz w:val="20"/>
                <w:lang w:val="en-GB"/>
              </w:rPr>
            </w:pPr>
          </w:p>
        </w:tc>
        <w:tc>
          <w:tcPr>
            <w:tcW w:w="1382" w:type="dxa"/>
          </w:tcPr>
          <w:p w:rsidR="0067215C" w:rsidRDefault="0067215C" w:rsidP="00461B99">
            <w:pPr>
              <w:pStyle w:val="Corps"/>
              <w:spacing w:before="60" w:after="60"/>
              <w:ind w:left="0"/>
              <w:jc w:val="center"/>
              <w:rPr>
                <w:rFonts w:ascii="Arial" w:hAnsi="Arial" w:cs="Arial"/>
                <w:sz w:val="20"/>
                <w:lang w:val="en-GB"/>
              </w:rPr>
            </w:pPr>
          </w:p>
        </w:tc>
      </w:tr>
      <w:tr w:rsidR="0067215C" w:rsidRPr="000053AB" w:rsidTr="009624D1">
        <w:tc>
          <w:tcPr>
            <w:tcW w:w="3227" w:type="dxa"/>
          </w:tcPr>
          <w:p w:rsidR="0067215C" w:rsidRPr="002156CB" w:rsidRDefault="0067215C" w:rsidP="009F0AD4">
            <w:pPr>
              <w:pStyle w:val="Corps"/>
              <w:spacing w:before="60" w:after="60"/>
              <w:ind w:left="0"/>
              <w:rPr>
                <w:rFonts w:ascii="Arial" w:hAnsi="Arial" w:cs="Arial"/>
                <w:sz w:val="20"/>
              </w:rPr>
            </w:pPr>
            <w:r>
              <w:rPr>
                <w:rFonts w:ascii="Arial" w:hAnsi="Arial" w:cs="Arial"/>
                <w:sz w:val="20"/>
                <w:lang w:val="en-US"/>
              </w:rPr>
              <w:t>Clutch2</w:t>
            </w:r>
            <w:r w:rsidRPr="00330ED1">
              <w:rPr>
                <w:rFonts w:ascii="Arial" w:hAnsi="Arial" w:cs="Arial"/>
                <w:sz w:val="20"/>
                <w:lang w:val="en-US"/>
              </w:rPr>
              <w:t>Press</w:t>
            </w:r>
            <w:proofErr w:type="spellStart"/>
            <w:r>
              <w:rPr>
                <w:rFonts w:ascii="Arial" w:hAnsi="Arial" w:cs="Arial"/>
                <w:sz w:val="20"/>
              </w:rPr>
              <w:t>ure</w:t>
            </w:r>
            <w:r w:rsidRPr="002156CB">
              <w:rPr>
                <w:rFonts w:ascii="Arial" w:hAnsi="Arial" w:cs="Arial"/>
                <w:sz w:val="20"/>
              </w:rPr>
              <w:t>Sensor</w:t>
            </w:r>
            <w:proofErr w:type="spellEnd"/>
            <w:r w:rsidRPr="009D20D6">
              <w:rPr>
                <w:rFonts w:ascii="Arial" w:hAnsi="Arial" w:cs="Arial"/>
                <w:sz w:val="20"/>
                <w:lang w:val="en-GB"/>
              </w:rPr>
              <w:t>([0, 28V])</w:t>
            </w:r>
          </w:p>
        </w:tc>
        <w:tc>
          <w:tcPr>
            <w:tcW w:w="1275" w:type="dxa"/>
          </w:tcPr>
          <w:p w:rsidR="0067215C" w:rsidRPr="002156CB" w:rsidRDefault="009624D1" w:rsidP="009F0AD4">
            <w:pPr>
              <w:pStyle w:val="Corps"/>
              <w:spacing w:before="60" w:after="60"/>
              <w:ind w:left="0"/>
              <w:jc w:val="center"/>
              <w:rPr>
                <w:rFonts w:ascii="Arial" w:hAnsi="Arial" w:cs="Arial"/>
                <w:sz w:val="20"/>
              </w:rPr>
            </w:pPr>
            <w:r>
              <w:rPr>
                <w:rFonts w:ascii="Arial" w:hAnsi="Arial" w:cs="Arial"/>
                <w:sz w:val="20"/>
              </w:rPr>
              <w:t>C</w:t>
            </w:r>
            <w:r w:rsidR="0067215C">
              <w:rPr>
                <w:rFonts w:ascii="Arial" w:hAnsi="Arial" w:cs="Arial"/>
                <w:sz w:val="20"/>
              </w:rPr>
              <w:t>lutch2</w:t>
            </w:r>
          </w:p>
        </w:tc>
        <w:tc>
          <w:tcPr>
            <w:tcW w:w="3261" w:type="dxa"/>
          </w:tcPr>
          <w:p w:rsidR="0067215C" w:rsidRDefault="0067215C" w:rsidP="009F0AD4">
            <w:pPr>
              <w:pStyle w:val="Corps"/>
              <w:spacing w:before="60" w:after="60"/>
              <w:ind w:left="0"/>
              <w:rPr>
                <w:rFonts w:ascii="Arial" w:hAnsi="Arial" w:cs="Arial"/>
                <w:sz w:val="20"/>
                <w:lang w:val="en-GB"/>
              </w:rPr>
            </w:pPr>
          </w:p>
        </w:tc>
        <w:tc>
          <w:tcPr>
            <w:tcW w:w="1382" w:type="dxa"/>
          </w:tcPr>
          <w:p w:rsidR="0067215C" w:rsidRDefault="0067215C"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proofErr w:type="spellStart"/>
            <w:proofErr w:type="gramStart"/>
            <w:r w:rsidRPr="002156CB">
              <w:rPr>
                <w:rFonts w:ascii="Arial" w:hAnsi="Arial" w:cs="Arial"/>
                <w:sz w:val="20"/>
              </w:rPr>
              <w:t>pSensor</w:t>
            </w:r>
            <w:proofErr w:type="spellEnd"/>
            <w:r w:rsidRPr="00210AFF">
              <w:rPr>
                <w:rFonts w:ascii="Arial" w:hAnsi="Arial" w:cs="Arial"/>
                <w:sz w:val="20"/>
                <w:lang w:val="en-GB"/>
              </w:rPr>
              <w:t>(</w:t>
            </w:r>
            <w:proofErr w:type="gramEnd"/>
            <w:r w:rsidRPr="00210AFF">
              <w:rPr>
                <w:rFonts w:ascii="Arial" w:hAnsi="Arial" w:cs="Arial"/>
                <w:sz w:val="20"/>
                <w:lang w:val="en-GB"/>
              </w:rPr>
              <w:t>[0, 28V])</w:t>
            </w:r>
          </w:p>
        </w:tc>
        <w:tc>
          <w:tcPr>
            <w:tcW w:w="1275" w:type="dxa"/>
          </w:tcPr>
          <w:p w:rsidR="00210AFF" w:rsidRDefault="00210AFF" w:rsidP="00210AFF">
            <w:pPr>
              <w:spacing w:before="60" w:after="60"/>
              <w:jc w:val="center"/>
            </w:pPr>
            <w:r>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sidRPr="00210AFF">
              <w:rPr>
                <w:rFonts w:ascii="Arial" w:hAnsi="Arial" w:cs="Arial"/>
                <w:sz w:val="20"/>
                <w:lang w:val="en-GB"/>
              </w:rPr>
              <w:t>([0, 28V])</w:t>
            </w:r>
          </w:p>
        </w:tc>
        <w:tc>
          <w:tcPr>
            <w:tcW w:w="1275" w:type="dxa"/>
          </w:tcPr>
          <w:p w:rsidR="00210AFF" w:rsidRDefault="00210AFF" w:rsidP="00210AFF">
            <w:pPr>
              <w:spacing w:before="60" w:after="60"/>
              <w:jc w:val="center"/>
            </w:pPr>
            <w:r w:rsidRPr="00001B7E">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sidRPr="00210AFF">
              <w:rPr>
                <w:rFonts w:ascii="Arial" w:hAnsi="Arial" w:cs="Arial"/>
                <w:sz w:val="20"/>
                <w:lang w:val="en-GB"/>
              </w:rPr>
              <w:t>([0, 28V])</w:t>
            </w:r>
          </w:p>
        </w:tc>
        <w:tc>
          <w:tcPr>
            <w:tcW w:w="1275" w:type="dxa"/>
          </w:tcPr>
          <w:p w:rsidR="00210AFF" w:rsidRDefault="00210AFF" w:rsidP="00210AFF">
            <w:pPr>
              <w:spacing w:before="60" w:after="60"/>
              <w:jc w:val="center"/>
            </w:pPr>
            <w:r w:rsidRPr="00001B7E">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bl>
    <w:p w:rsidR="00D84001" w:rsidRPr="00B82259" w:rsidRDefault="00B82259" w:rsidP="00753F5E">
      <w:pPr>
        <w:pStyle w:val="Corps"/>
        <w:spacing w:before="360" w:after="240"/>
        <w:rPr>
          <w:b/>
        </w:rPr>
      </w:pPr>
      <w:r w:rsidRPr="00B82259">
        <w:rPr>
          <w:b/>
        </w:rPr>
        <w:t>Digital</w:t>
      </w:r>
    </w:p>
    <w:tbl>
      <w:tblPr>
        <w:tblStyle w:val="TableGrid"/>
        <w:tblW w:w="0" w:type="auto"/>
        <w:tblInd w:w="709" w:type="dxa"/>
        <w:tblLayout w:type="fixed"/>
        <w:tblLook w:val="04A0" w:firstRow="1" w:lastRow="0" w:firstColumn="1" w:lastColumn="0" w:noHBand="0" w:noVBand="1"/>
      </w:tblPr>
      <w:tblGrid>
        <w:gridCol w:w="3652"/>
        <w:gridCol w:w="850"/>
        <w:gridCol w:w="3261"/>
        <w:gridCol w:w="1382"/>
      </w:tblGrid>
      <w:tr w:rsidR="002C424F" w:rsidRPr="008A3F56" w:rsidTr="009624D1">
        <w:tc>
          <w:tcPr>
            <w:tcW w:w="3652"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850"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261"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2C424F" w:rsidRPr="00330ED1" w:rsidTr="009624D1">
        <w:tc>
          <w:tcPr>
            <w:tcW w:w="3652" w:type="dxa"/>
          </w:tcPr>
          <w:p w:rsidR="00FB13DE" w:rsidRPr="00A44861" w:rsidRDefault="00FB13DE" w:rsidP="009F0AD4">
            <w:pPr>
              <w:pStyle w:val="Corps"/>
              <w:spacing w:before="60" w:after="60"/>
              <w:ind w:left="0"/>
              <w:rPr>
                <w:rFonts w:ascii="Arial" w:hAnsi="Arial" w:cs="Arial"/>
                <w:sz w:val="20"/>
                <w:lang w:val="en-US"/>
              </w:rPr>
            </w:pPr>
            <w:proofErr w:type="spellStart"/>
            <w:r w:rsidRPr="00A44861">
              <w:rPr>
                <w:rFonts w:ascii="Arial" w:hAnsi="Arial" w:cs="Arial"/>
                <w:sz w:val="20"/>
                <w:lang w:val="en-US"/>
              </w:rPr>
              <w:t>BrakingTorqueCommand</w:t>
            </w:r>
            <w:proofErr w:type="spellEnd"/>
            <w:r w:rsidRPr="00A44861">
              <w:rPr>
                <w:rFonts w:ascii="Arial" w:hAnsi="Arial" w:cs="Arial"/>
                <w:sz w:val="20"/>
                <w:lang w:val="en-US"/>
              </w:rPr>
              <w:t>(float.(</w:t>
            </w:r>
            <w:proofErr w:type="spellStart"/>
            <w:r>
              <w:rPr>
                <w:rFonts w:ascii="Arial" w:hAnsi="Arial" w:cs="Arial"/>
                <w:sz w:val="20"/>
                <w:lang w:val="en-US"/>
              </w:rPr>
              <w:t>m.N</w:t>
            </w:r>
            <w:proofErr w:type="spellEnd"/>
            <w:r>
              <w:rPr>
                <w:rFonts w:ascii="Arial" w:hAnsi="Arial" w:cs="Arial"/>
                <w:sz w:val="20"/>
                <w:lang w:val="en-US"/>
              </w:rPr>
              <w:t>))</w:t>
            </w:r>
          </w:p>
        </w:tc>
        <w:tc>
          <w:tcPr>
            <w:tcW w:w="850" w:type="dxa"/>
          </w:tcPr>
          <w:p w:rsidR="00FB13DE"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F_PT.</w:t>
            </w:r>
          </w:p>
          <w:p w:rsidR="00FB13DE" w:rsidRPr="00A44861"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F_CM</w:t>
            </w:r>
          </w:p>
        </w:tc>
        <w:tc>
          <w:tcPr>
            <w:tcW w:w="3261" w:type="dxa"/>
          </w:tcPr>
          <w:p w:rsidR="00FB13DE" w:rsidRPr="00FB13DE" w:rsidRDefault="00FB13DE" w:rsidP="009F0AD4">
            <w:pPr>
              <w:pStyle w:val="Corps"/>
              <w:spacing w:before="60" w:after="60"/>
              <w:ind w:left="0"/>
              <w:rPr>
                <w:rFonts w:ascii="Arial" w:hAnsi="Arial" w:cs="Arial"/>
                <w:sz w:val="20"/>
                <w:lang w:val="en-US"/>
              </w:rPr>
            </w:pPr>
            <w:r w:rsidRPr="00FB13DE">
              <w:rPr>
                <w:rFonts w:ascii="Arial" w:hAnsi="Arial" w:cs="Arial"/>
                <w:sz w:val="20"/>
                <w:lang w:val="en-US"/>
              </w:rPr>
              <w:t>Pump1FlowSensor</w:t>
            </w:r>
            <w:r w:rsidRPr="009D20D6">
              <w:rPr>
                <w:rFonts w:ascii="Arial" w:hAnsi="Arial" w:cs="Arial"/>
                <w:sz w:val="20"/>
                <w:lang w:val="en-GB"/>
              </w:rPr>
              <w:t>(</w:t>
            </w:r>
            <w:r>
              <w:rPr>
                <w:rFonts w:ascii="Arial" w:hAnsi="Arial" w:cs="Arial"/>
                <w:sz w:val="20"/>
                <w:lang w:val="en-GB"/>
              </w:rPr>
              <w:t>float.(kg/s)</w:t>
            </w:r>
            <w:r w:rsidRPr="009D20D6">
              <w:rPr>
                <w:rFonts w:ascii="Arial" w:hAnsi="Arial" w:cs="Arial"/>
                <w:sz w:val="20"/>
                <w:lang w:val="en-GB"/>
              </w:rPr>
              <w:t>)</w:t>
            </w:r>
          </w:p>
        </w:tc>
        <w:tc>
          <w:tcPr>
            <w:tcW w:w="1382" w:type="dxa"/>
          </w:tcPr>
          <w:p w:rsidR="00FB13DE" w:rsidRPr="00FB13DE"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F_BC, F_EM, F_HM</w:t>
            </w:r>
          </w:p>
        </w:tc>
      </w:tr>
      <w:tr w:rsidR="002C424F" w:rsidRPr="00330ED1" w:rsidTr="009624D1">
        <w:tc>
          <w:tcPr>
            <w:tcW w:w="3652" w:type="dxa"/>
          </w:tcPr>
          <w:p w:rsidR="002C424F" w:rsidRDefault="002C424F" w:rsidP="002C424F">
            <w:pPr>
              <w:pStyle w:val="Corps"/>
              <w:spacing w:before="60" w:after="60"/>
              <w:ind w:left="0"/>
              <w:rPr>
                <w:rFonts w:ascii="Arial" w:hAnsi="Arial" w:cs="Arial"/>
                <w:sz w:val="20"/>
                <w:lang w:val="en-GB"/>
              </w:rPr>
            </w:pPr>
            <w:proofErr w:type="gramStart"/>
            <w:r>
              <w:rPr>
                <w:rFonts w:ascii="Arial" w:hAnsi="Arial" w:cs="Arial"/>
                <w:sz w:val="20"/>
                <w:lang w:val="en-GB"/>
              </w:rPr>
              <w:lastRenderedPageBreak/>
              <w:t>SpoolValve1Command(</w:t>
            </w:r>
            <w:proofErr w:type="gramEnd"/>
            <w:r>
              <w:rPr>
                <w:rFonts w:ascii="Arial" w:hAnsi="Arial" w:cs="Arial"/>
                <w:sz w:val="20"/>
                <w:lang w:val="en-GB"/>
              </w:rPr>
              <w:t>float.%)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330ED1" w:rsidRDefault="002C424F" w:rsidP="000F2468">
            <w:pPr>
              <w:pStyle w:val="Corps"/>
              <w:spacing w:before="60" w:after="60"/>
              <w:ind w:left="0"/>
              <w:rPr>
                <w:rFonts w:ascii="Arial" w:hAnsi="Arial" w:cs="Arial"/>
                <w:sz w:val="20"/>
                <w:lang w:val="en-US"/>
              </w:rPr>
            </w:pPr>
            <w:r w:rsidRPr="00330ED1">
              <w:rPr>
                <w:rFonts w:ascii="Arial" w:hAnsi="Arial" w:cs="Arial"/>
                <w:sz w:val="20"/>
                <w:lang w:val="en-US"/>
              </w:rPr>
              <w:t>Pump1PressureSensor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1382" w:type="dxa"/>
          </w:tcPr>
          <w:p w:rsidR="002C424F" w:rsidRPr="00330ED1" w:rsidRDefault="002C424F" w:rsidP="009F0AD4">
            <w:pPr>
              <w:pStyle w:val="Corps"/>
              <w:spacing w:before="60" w:after="60"/>
              <w:ind w:left="0"/>
              <w:jc w:val="center"/>
              <w:rPr>
                <w:rFonts w:ascii="Arial" w:hAnsi="Arial" w:cs="Arial"/>
                <w:sz w:val="20"/>
                <w:lang w:val="en-US"/>
              </w:rPr>
            </w:pPr>
            <w:r w:rsidRPr="000F2468">
              <w:rPr>
                <w:rFonts w:ascii="Arial" w:hAnsi="Arial" w:cs="Arial"/>
                <w:sz w:val="20"/>
                <w:lang w:val="en-US"/>
              </w:rPr>
              <w:t>F_BC, F_EM, F_HM</w:t>
            </w:r>
          </w:p>
        </w:tc>
      </w:tr>
      <w:tr w:rsidR="002C424F" w:rsidRPr="00330ED1" w:rsidTr="009624D1">
        <w:tc>
          <w:tcPr>
            <w:tcW w:w="3652" w:type="dxa"/>
          </w:tcPr>
          <w:p w:rsidR="002C424F" w:rsidRDefault="002C424F" w:rsidP="009F0AD4">
            <w:pPr>
              <w:pStyle w:val="Corps"/>
              <w:spacing w:before="60" w:after="60"/>
              <w:ind w:left="0"/>
              <w:rPr>
                <w:rFonts w:ascii="Arial" w:hAnsi="Arial" w:cs="Arial"/>
                <w:sz w:val="20"/>
                <w:lang w:val="en-GB"/>
              </w:rPr>
            </w:pPr>
            <w:proofErr w:type="gramStart"/>
            <w:r>
              <w:rPr>
                <w:rFonts w:ascii="Arial" w:hAnsi="Arial" w:cs="Arial"/>
                <w:sz w:val="20"/>
                <w:lang w:val="en-GB"/>
              </w:rPr>
              <w:t>SpoolValve2Command(</w:t>
            </w:r>
            <w:proofErr w:type="gramEnd"/>
            <w:r>
              <w:rPr>
                <w:rFonts w:ascii="Arial" w:hAnsi="Arial" w:cs="Arial"/>
                <w:sz w:val="20"/>
                <w:lang w:val="en-GB"/>
              </w:rPr>
              <w:t>float.%</w:t>
            </w:r>
            <w:r w:rsidRPr="009A4A65">
              <w:rPr>
                <w:rFonts w:ascii="Arial" w:hAnsi="Arial" w:cs="Arial"/>
                <w:sz w:val="20"/>
                <w:lang w:val="en-GB"/>
              </w:rPr>
              <w: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FB13DE" w:rsidRDefault="002C424F" w:rsidP="009F0AD4">
            <w:pPr>
              <w:pStyle w:val="Corps"/>
              <w:spacing w:before="60" w:after="60"/>
              <w:ind w:left="0"/>
              <w:rPr>
                <w:rFonts w:ascii="Arial" w:hAnsi="Arial" w:cs="Arial"/>
                <w:sz w:val="20"/>
                <w:lang w:val="en-US"/>
              </w:rPr>
            </w:pPr>
            <w:r>
              <w:rPr>
                <w:rFonts w:ascii="Arial" w:hAnsi="Arial" w:cs="Arial"/>
                <w:sz w:val="20"/>
                <w:lang w:val="en-US"/>
              </w:rPr>
              <w:t>Pump2</w:t>
            </w:r>
            <w:r w:rsidRPr="00FB13DE">
              <w:rPr>
                <w:rFonts w:ascii="Arial" w:hAnsi="Arial" w:cs="Arial"/>
                <w:sz w:val="20"/>
                <w:lang w:val="en-US"/>
              </w:rPr>
              <w:t>FlowSensor</w:t>
            </w:r>
            <w:r w:rsidRPr="009D20D6">
              <w:rPr>
                <w:rFonts w:ascii="Arial" w:hAnsi="Arial" w:cs="Arial"/>
                <w:sz w:val="20"/>
                <w:lang w:val="en-GB"/>
              </w:rPr>
              <w:t>(</w:t>
            </w:r>
            <w:r>
              <w:rPr>
                <w:rFonts w:ascii="Arial" w:hAnsi="Arial" w:cs="Arial"/>
                <w:sz w:val="20"/>
                <w:lang w:val="en-GB"/>
              </w:rPr>
              <w:t>float.(kg/s)</w:t>
            </w:r>
            <w:r w:rsidRPr="009D20D6">
              <w:rPr>
                <w:rFonts w:ascii="Arial" w:hAnsi="Arial" w:cs="Arial"/>
                <w:sz w:val="20"/>
                <w:lang w:val="en-GB"/>
              </w:rPr>
              <w:t>)</w:t>
            </w:r>
          </w:p>
        </w:tc>
        <w:tc>
          <w:tcPr>
            <w:tcW w:w="1382" w:type="dxa"/>
          </w:tcPr>
          <w:p w:rsidR="002C424F" w:rsidRPr="00FB13DE" w:rsidRDefault="002C424F" w:rsidP="009F0AD4">
            <w:pPr>
              <w:pStyle w:val="Corps"/>
              <w:spacing w:before="60" w:after="60"/>
              <w:ind w:left="0"/>
              <w:jc w:val="center"/>
              <w:rPr>
                <w:rFonts w:ascii="Arial" w:hAnsi="Arial" w:cs="Arial"/>
                <w:sz w:val="20"/>
                <w:lang w:val="en-US"/>
              </w:rPr>
            </w:pPr>
            <w:r>
              <w:rPr>
                <w:rFonts w:ascii="Arial" w:hAnsi="Arial" w:cs="Arial"/>
                <w:sz w:val="20"/>
                <w:lang w:val="en-US"/>
              </w:rPr>
              <w:t>F_BC, F_EM, F_HM</w:t>
            </w:r>
          </w:p>
        </w:tc>
      </w:tr>
      <w:tr w:rsidR="002C424F" w:rsidRPr="00330ED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ShutOffValve1Command(Boolean)</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330ED1" w:rsidRDefault="002C424F" w:rsidP="009F0AD4">
            <w:pPr>
              <w:pStyle w:val="Corps"/>
              <w:spacing w:before="60" w:after="60"/>
              <w:ind w:left="0"/>
              <w:rPr>
                <w:rFonts w:ascii="Arial" w:hAnsi="Arial" w:cs="Arial"/>
                <w:sz w:val="20"/>
                <w:lang w:val="en-US"/>
              </w:rPr>
            </w:pPr>
            <w:r>
              <w:rPr>
                <w:rFonts w:ascii="Arial" w:hAnsi="Arial" w:cs="Arial"/>
                <w:sz w:val="20"/>
                <w:lang w:val="en-US"/>
              </w:rPr>
              <w:t>Pump2</w:t>
            </w:r>
            <w:r w:rsidRPr="00330ED1">
              <w:rPr>
                <w:rFonts w:ascii="Arial" w:hAnsi="Arial" w:cs="Arial"/>
                <w:sz w:val="20"/>
                <w:lang w:val="en-US"/>
              </w:rPr>
              <w:t>PressureSensor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1382" w:type="dxa"/>
          </w:tcPr>
          <w:p w:rsidR="002C424F" w:rsidRPr="00330ED1" w:rsidRDefault="002C424F" w:rsidP="009F0AD4">
            <w:pPr>
              <w:pStyle w:val="Corps"/>
              <w:spacing w:before="60" w:after="60"/>
              <w:ind w:left="0"/>
              <w:jc w:val="center"/>
              <w:rPr>
                <w:rFonts w:ascii="Arial" w:hAnsi="Arial" w:cs="Arial"/>
                <w:sz w:val="20"/>
                <w:lang w:val="en-US"/>
              </w:rPr>
            </w:pPr>
            <w:r w:rsidRPr="000F2468">
              <w:rPr>
                <w:rFonts w:ascii="Arial" w:hAnsi="Arial" w:cs="Arial"/>
                <w:sz w:val="20"/>
                <w:lang w:val="en-US"/>
              </w:rPr>
              <w:t>F_BC, F_EM, F_HM</w:t>
            </w:r>
          </w:p>
        </w:tc>
      </w:tr>
      <w:tr w:rsidR="002C424F" w:rsidRPr="00A4486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ShutOffValve2Command(Boolean</w:t>
            </w:r>
            <w:r w:rsidRPr="009A4A65">
              <w:rPr>
                <w:rFonts w:ascii="Arial" w:hAnsi="Arial" w:cs="Arial"/>
                <w:sz w:val="20"/>
                <w:lang w:val="en-GB"/>
              </w:rPr>
              <w: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Default="002C424F" w:rsidP="009F0AD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ReservoirOilGauge</w:t>
            </w:r>
            <w:proofErr w:type="spellEnd"/>
            <w:r w:rsidRPr="009D20D6">
              <w:rPr>
                <w:rFonts w:ascii="Arial" w:hAnsi="Arial" w:cs="Arial"/>
                <w:sz w:val="20"/>
                <w:lang w:val="en-GB"/>
              </w:rPr>
              <w:t>(</w:t>
            </w:r>
            <w:proofErr w:type="gramEnd"/>
            <w:r>
              <w:rPr>
                <w:rFonts w:ascii="Arial" w:hAnsi="Arial" w:cs="Arial"/>
                <w:sz w:val="20"/>
                <w:lang w:val="en-GB"/>
              </w:rPr>
              <w:t>float.%</w:t>
            </w:r>
            <w:r w:rsidRPr="009D20D6">
              <w:rPr>
                <w:rFonts w:ascii="Arial" w:hAnsi="Arial" w:cs="Arial"/>
                <w:sz w:val="20"/>
                <w:lang w:val="en-GB"/>
              </w:rPr>
              <w:t>)</w:t>
            </w:r>
          </w:p>
        </w:tc>
        <w:tc>
          <w:tcPr>
            <w:tcW w:w="1382" w:type="dxa"/>
          </w:tcPr>
          <w:p w:rsidR="002C424F" w:rsidRDefault="002C424F" w:rsidP="00F62DD3">
            <w:pPr>
              <w:pStyle w:val="Corps"/>
              <w:spacing w:before="60" w:after="60"/>
              <w:ind w:left="33" w:hanging="33"/>
              <w:jc w:val="center"/>
              <w:rPr>
                <w:rFonts w:ascii="Arial" w:hAnsi="Arial" w:cs="Arial"/>
                <w:sz w:val="20"/>
                <w:lang w:val="en-GB"/>
              </w:rPr>
            </w:pPr>
            <w:r w:rsidRPr="00DC6AC0">
              <w:rPr>
                <w:rFonts w:ascii="Arial" w:hAnsi="Arial" w:cs="Arial"/>
                <w:sz w:val="20"/>
                <w:lang w:val="en-US"/>
              </w:rPr>
              <w:t>F_EM, F_HM</w:t>
            </w:r>
          </w:p>
        </w:tc>
      </w:tr>
      <w:tr w:rsidR="002C424F" w:rsidRPr="00A44861" w:rsidTr="009624D1">
        <w:tc>
          <w:tcPr>
            <w:tcW w:w="3652" w:type="dxa"/>
          </w:tcPr>
          <w:p w:rsidR="002C424F" w:rsidRDefault="002C424F" w:rsidP="009F0AD4">
            <w:pPr>
              <w:pStyle w:val="Corps"/>
              <w:spacing w:before="60" w:after="60"/>
              <w:ind w:left="0"/>
              <w:rPr>
                <w:rFonts w:ascii="Arial" w:hAnsi="Arial" w:cs="Arial"/>
                <w:sz w:val="20"/>
                <w:lang w:val="en-GB"/>
              </w:rPr>
            </w:pPr>
            <w:proofErr w:type="gramStart"/>
            <w:r>
              <w:rPr>
                <w:rFonts w:ascii="Arial" w:hAnsi="Arial" w:cs="Arial"/>
                <w:sz w:val="20"/>
                <w:lang w:val="en-GB"/>
              </w:rPr>
              <w:t>Pump1Command</w:t>
            </w:r>
            <w:r w:rsidRPr="00DB24EB">
              <w:rPr>
                <w:rFonts w:ascii="Arial" w:hAnsi="Arial" w:cs="Arial"/>
                <w:sz w:val="20"/>
                <w:lang w:val="en-GB"/>
              </w:rPr>
              <w:t>(</w:t>
            </w:r>
            <w:proofErr w:type="gramEnd"/>
            <w:r>
              <w:rPr>
                <w:rFonts w:ascii="Arial" w:hAnsi="Arial" w:cs="Arial"/>
                <w:sz w:val="20"/>
                <w:lang w:val="en-GB"/>
              </w:rPr>
              <w:t>float.%</w:t>
            </w:r>
            <w:r w:rsidRPr="00DB24EB">
              <w:rPr>
                <w:rFonts w:ascii="Arial" w:hAnsi="Arial" w:cs="Arial"/>
                <w:sz w:val="20"/>
                <w:lang w:val="en-GB"/>
              </w:rPr>
              <w:t>)</w:t>
            </w:r>
          </w:p>
        </w:tc>
        <w:tc>
          <w:tcPr>
            <w:tcW w:w="850" w:type="dxa"/>
          </w:tcPr>
          <w:p w:rsidR="002C424F" w:rsidRDefault="007C72B5" w:rsidP="007C72B5">
            <w:pPr>
              <w:pStyle w:val="Corps"/>
              <w:spacing w:before="60" w:after="60"/>
              <w:ind w:left="0"/>
              <w:jc w:val="center"/>
              <w:rPr>
                <w:rFonts w:ascii="Arial" w:hAnsi="Arial" w:cs="Arial"/>
                <w:sz w:val="20"/>
                <w:lang w:val="en-GB"/>
              </w:rPr>
            </w:pPr>
            <w:r>
              <w:rPr>
                <w:rFonts w:ascii="Arial" w:hAnsi="Arial" w:cs="Arial"/>
                <w:sz w:val="20"/>
                <w:lang w:val="en-GB"/>
              </w:rPr>
              <w:t>F_EM</w:t>
            </w:r>
          </w:p>
        </w:tc>
        <w:tc>
          <w:tcPr>
            <w:tcW w:w="3261" w:type="dxa"/>
          </w:tcPr>
          <w:p w:rsidR="002C424F" w:rsidRPr="002C424F" w:rsidRDefault="002C424F" w:rsidP="009F0AD4">
            <w:pPr>
              <w:pStyle w:val="Corps"/>
              <w:spacing w:before="60" w:after="60"/>
              <w:ind w:left="0"/>
              <w:rPr>
                <w:rFonts w:ascii="Arial" w:hAnsi="Arial" w:cs="Arial"/>
                <w:sz w:val="20"/>
                <w:lang w:val="en-US"/>
              </w:rPr>
            </w:pPr>
            <w:r>
              <w:rPr>
                <w:rFonts w:ascii="Arial" w:hAnsi="Arial" w:cs="Arial"/>
                <w:sz w:val="20"/>
                <w:lang w:val="en-US"/>
              </w:rPr>
              <w:t>Clutch1</w:t>
            </w:r>
            <w:r w:rsidRPr="00330ED1">
              <w:rPr>
                <w:rFonts w:ascii="Arial" w:hAnsi="Arial" w:cs="Arial"/>
                <w:sz w:val="20"/>
                <w:lang w:val="en-US"/>
              </w:rPr>
              <w:t>Press</w:t>
            </w:r>
            <w:r w:rsidRPr="002C424F">
              <w:rPr>
                <w:rFonts w:ascii="Arial" w:hAnsi="Arial" w:cs="Arial"/>
                <w:sz w:val="20"/>
                <w:lang w:val="en-US"/>
              </w:rPr>
              <w:t>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1382" w:type="dxa"/>
          </w:tcPr>
          <w:p w:rsidR="002C424F" w:rsidRPr="002C424F" w:rsidRDefault="002C424F" w:rsidP="0004503D">
            <w:pPr>
              <w:spacing w:before="60" w:after="60"/>
              <w:jc w:val="center"/>
              <w:rPr>
                <w:lang w:val="en-US"/>
              </w:rPr>
            </w:pPr>
            <w:r w:rsidRPr="006132FE">
              <w:rPr>
                <w:rFonts w:ascii="Arial" w:hAnsi="Arial" w:cs="Arial"/>
                <w:sz w:val="20"/>
                <w:lang w:val="en-US"/>
              </w:rPr>
              <w:t>F_EM, F_HM</w:t>
            </w:r>
          </w:p>
        </w:tc>
      </w:tr>
      <w:tr w:rsidR="002C424F" w:rsidRPr="000053AB" w:rsidTr="009624D1">
        <w:tc>
          <w:tcPr>
            <w:tcW w:w="3652" w:type="dxa"/>
          </w:tcPr>
          <w:p w:rsidR="002C424F" w:rsidRDefault="002C424F" w:rsidP="009F0AD4">
            <w:pPr>
              <w:pStyle w:val="Corps"/>
              <w:spacing w:before="60" w:after="60"/>
              <w:ind w:left="0"/>
              <w:rPr>
                <w:rFonts w:ascii="Arial" w:hAnsi="Arial" w:cs="Arial"/>
                <w:sz w:val="20"/>
                <w:lang w:val="en-GB"/>
              </w:rPr>
            </w:pPr>
            <w:proofErr w:type="gramStart"/>
            <w:r>
              <w:rPr>
                <w:rFonts w:ascii="Arial" w:hAnsi="Arial" w:cs="Arial"/>
                <w:sz w:val="20"/>
                <w:lang w:val="en-GB"/>
              </w:rPr>
              <w:t>Pump2Command</w:t>
            </w:r>
            <w:r w:rsidRPr="00DB24EB">
              <w:rPr>
                <w:rFonts w:ascii="Arial" w:hAnsi="Arial" w:cs="Arial"/>
                <w:sz w:val="20"/>
                <w:lang w:val="en-GB"/>
              </w:rPr>
              <w:t>(</w:t>
            </w:r>
            <w:proofErr w:type="gramEnd"/>
            <w:r>
              <w:rPr>
                <w:rFonts w:ascii="Arial" w:hAnsi="Arial" w:cs="Arial"/>
                <w:sz w:val="20"/>
                <w:lang w:val="en-GB"/>
              </w:rPr>
              <w:t>float.%</w:t>
            </w:r>
            <w:r w:rsidRPr="00DB24EB">
              <w:rPr>
                <w:rFonts w:ascii="Arial" w:hAnsi="Arial" w:cs="Arial"/>
                <w:sz w:val="20"/>
                <w:lang w:val="en-GB"/>
              </w:rPr>
              <w:t>)</w:t>
            </w:r>
          </w:p>
        </w:tc>
        <w:tc>
          <w:tcPr>
            <w:tcW w:w="850" w:type="dxa"/>
          </w:tcPr>
          <w:p w:rsidR="002C424F" w:rsidRDefault="007C72B5" w:rsidP="007C72B5">
            <w:pPr>
              <w:pStyle w:val="Corps"/>
              <w:spacing w:before="60" w:after="60"/>
              <w:ind w:left="0"/>
              <w:jc w:val="center"/>
              <w:rPr>
                <w:rFonts w:ascii="Arial" w:hAnsi="Arial" w:cs="Arial"/>
                <w:sz w:val="20"/>
                <w:lang w:val="en-GB"/>
              </w:rPr>
            </w:pPr>
            <w:r>
              <w:rPr>
                <w:rFonts w:ascii="Arial" w:hAnsi="Arial" w:cs="Arial"/>
                <w:sz w:val="20"/>
                <w:lang w:val="en-GB"/>
              </w:rPr>
              <w:t>F_EM</w:t>
            </w:r>
          </w:p>
        </w:tc>
        <w:tc>
          <w:tcPr>
            <w:tcW w:w="3261" w:type="dxa"/>
          </w:tcPr>
          <w:p w:rsidR="002C424F" w:rsidRPr="002C424F" w:rsidRDefault="002C424F" w:rsidP="000C3BBC">
            <w:pPr>
              <w:pStyle w:val="Corps"/>
              <w:spacing w:before="60" w:after="60"/>
              <w:ind w:left="0"/>
              <w:rPr>
                <w:rFonts w:ascii="Arial" w:hAnsi="Arial" w:cs="Arial"/>
                <w:sz w:val="20"/>
                <w:lang w:val="en-US"/>
              </w:rPr>
            </w:pPr>
            <w:r>
              <w:rPr>
                <w:rFonts w:ascii="Arial" w:hAnsi="Arial" w:cs="Arial"/>
                <w:sz w:val="20"/>
                <w:lang w:val="en-US"/>
              </w:rPr>
              <w:t>Clutch2</w:t>
            </w:r>
            <w:r w:rsidRPr="00330ED1">
              <w:rPr>
                <w:rFonts w:ascii="Arial" w:hAnsi="Arial" w:cs="Arial"/>
                <w:sz w:val="20"/>
                <w:lang w:val="en-US"/>
              </w:rPr>
              <w:t>Press</w:t>
            </w:r>
            <w:r w:rsidRPr="002C424F">
              <w:rPr>
                <w:rFonts w:ascii="Arial" w:hAnsi="Arial" w:cs="Arial"/>
                <w:sz w:val="20"/>
                <w:lang w:val="en-US"/>
              </w:rPr>
              <w:t>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1382" w:type="dxa"/>
          </w:tcPr>
          <w:p w:rsidR="002C424F" w:rsidRPr="002C424F" w:rsidRDefault="002C424F" w:rsidP="0004503D">
            <w:pPr>
              <w:spacing w:before="60" w:after="60"/>
              <w:jc w:val="center"/>
              <w:rPr>
                <w:lang w:val="en-US"/>
              </w:rPr>
            </w:pPr>
            <w:r w:rsidRPr="006132FE">
              <w:rPr>
                <w:rFonts w:ascii="Arial" w:hAnsi="Arial" w:cs="Arial"/>
                <w:sz w:val="20"/>
                <w:lang w:val="en-US"/>
              </w:rPr>
              <w:t>F_EM, F_HM</w:t>
            </w:r>
          </w:p>
        </w:tc>
      </w:tr>
      <w:tr w:rsidR="00863D64" w:rsidRPr="000053AB" w:rsidTr="009624D1">
        <w:tc>
          <w:tcPr>
            <w:tcW w:w="3652" w:type="dxa"/>
          </w:tcPr>
          <w:p w:rsidR="00863D64" w:rsidRPr="002C424F" w:rsidRDefault="00863D64" w:rsidP="009F0AD4">
            <w:pPr>
              <w:pStyle w:val="Corps"/>
              <w:spacing w:before="60" w:after="60"/>
              <w:ind w:left="0"/>
              <w:rPr>
                <w:rFonts w:ascii="Arial" w:hAnsi="Arial" w:cs="Arial"/>
                <w:sz w:val="20"/>
                <w:lang w:val="en-US"/>
              </w:rPr>
            </w:pPr>
          </w:p>
        </w:tc>
        <w:tc>
          <w:tcPr>
            <w:tcW w:w="850" w:type="dxa"/>
          </w:tcPr>
          <w:p w:rsidR="00863D64" w:rsidRPr="002C424F" w:rsidRDefault="00863D64" w:rsidP="009F0AD4">
            <w:pPr>
              <w:spacing w:before="60" w:after="60"/>
              <w:jc w:val="center"/>
              <w:rPr>
                <w:lang w:val="en-US"/>
              </w:rPr>
            </w:pPr>
          </w:p>
        </w:tc>
        <w:tc>
          <w:tcPr>
            <w:tcW w:w="3261" w:type="dxa"/>
          </w:tcPr>
          <w:p w:rsidR="00863D64" w:rsidRDefault="00863D64" w:rsidP="009F0AD4">
            <w:pPr>
              <w:pStyle w:val="Corps"/>
              <w:spacing w:before="60" w:after="60"/>
              <w:ind w:left="0"/>
              <w:rPr>
                <w:rFonts w:ascii="Arial" w:hAnsi="Arial" w:cs="Arial"/>
                <w:sz w:val="20"/>
                <w:lang w:val="en-GB"/>
              </w:rPr>
            </w:pPr>
            <w:proofErr w:type="spellStart"/>
            <w:r w:rsidRPr="002C424F">
              <w:rPr>
                <w:rFonts w:ascii="Arial" w:hAnsi="Arial" w:cs="Arial"/>
                <w:sz w:val="20"/>
                <w:lang w:val="en-US"/>
              </w:rPr>
              <w:t>pSenso</w:t>
            </w:r>
            <w:proofErr w:type="spellEnd"/>
            <w:r w:rsidRPr="002156CB">
              <w:rPr>
                <w:rFonts w:ascii="Arial" w:hAnsi="Arial" w:cs="Arial"/>
                <w:sz w:val="20"/>
              </w:rPr>
              <w:t>r</w:t>
            </w:r>
            <w:r w:rsidRPr="00210AFF">
              <w:rPr>
                <w:rFonts w:ascii="Arial" w:hAnsi="Arial" w:cs="Arial"/>
                <w:sz w:val="20"/>
                <w:lang w:val="en-GB"/>
              </w:rPr>
              <w:t>(</w:t>
            </w:r>
            <w:proofErr w:type="spellStart"/>
            <w:r>
              <w:rPr>
                <w:rFonts w:ascii="Arial" w:hAnsi="Arial" w:cs="Arial"/>
                <w:sz w:val="20"/>
                <w:lang w:val="en-GB"/>
              </w:rPr>
              <w:t>float.rad</w:t>
            </w:r>
            <w:proofErr w:type="spellEnd"/>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r w:rsidR="00863D64" w:rsidRPr="000053AB" w:rsidTr="009624D1">
        <w:tc>
          <w:tcPr>
            <w:tcW w:w="3652" w:type="dxa"/>
          </w:tcPr>
          <w:p w:rsidR="00863D64" w:rsidRDefault="00863D64" w:rsidP="009F0AD4">
            <w:pPr>
              <w:pStyle w:val="Corps"/>
              <w:spacing w:before="60" w:after="60"/>
              <w:ind w:left="0"/>
              <w:rPr>
                <w:rFonts w:ascii="Arial" w:hAnsi="Arial" w:cs="Arial"/>
                <w:sz w:val="20"/>
                <w:lang w:val="en-GB"/>
              </w:rPr>
            </w:pPr>
          </w:p>
        </w:tc>
        <w:tc>
          <w:tcPr>
            <w:tcW w:w="850" w:type="dxa"/>
          </w:tcPr>
          <w:p w:rsidR="00863D64" w:rsidRDefault="00863D64" w:rsidP="009F0AD4">
            <w:pPr>
              <w:spacing w:before="60"/>
              <w:jc w:val="center"/>
            </w:pPr>
          </w:p>
        </w:tc>
        <w:tc>
          <w:tcPr>
            <w:tcW w:w="3261" w:type="dxa"/>
          </w:tcPr>
          <w:p w:rsidR="00863D64" w:rsidRDefault="00863D64" w:rsidP="009F0AD4">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sidRPr="00210AFF">
              <w:rPr>
                <w:rFonts w:ascii="Arial" w:hAnsi="Arial" w:cs="Arial"/>
                <w:sz w:val="20"/>
                <w:lang w:val="en-GB"/>
              </w:rPr>
              <w:t>(</w:t>
            </w:r>
            <w:r>
              <w:rPr>
                <w:rFonts w:ascii="Arial" w:hAnsi="Arial" w:cs="Arial"/>
                <w:sz w:val="20"/>
                <w:lang w:val="en-GB"/>
              </w:rPr>
              <w:t>float.(rad/s)</w:t>
            </w:r>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r w:rsidR="00863D64" w:rsidRPr="000053AB" w:rsidTr="009624D1">
        <w:tc>
          <w:tcPr>
            <w:tcW w:w="3652" w:type="dxa"/>
          </w:tcPr>
          <w:p w:rsidR="00863D64" w:rsidRDefault="00863D64" w:rsidP="009F0AD4">
            <w:pPr>
              <w:pStyle w:val="Corps"/>
              <w:spacing w:before="60" w:after="60"/>
              <w:ind w:left="0"/>
              <w:rPr>
                <w:rFonts w:ascii="Arial" w:hAnsi="Arial" w:cs="Arial"/>
                <w:sz w:val="20"/>
                <w:lang w:val="en-GB"/>
              </w:rPr>
            </w:pPr>
          </w:p>
        </w:tc>
        <w:tc>
          <w:tcPr>
            <w:tcW w:w="850" w:type="dxa"/>
          </w:tcPr>
          <w:p w:rsidR="00863D64" w:rsidRDefault="00863D64" w:rsidP="009F0AD4">
            <w:pPr>
              <w:spacing w:before="60"/>
              <w:jc w:val="center"/>
            </w:pPr>
          </w:p>
        </w:tc>
        <w:tc>
          <w:tcPr>
            <w:tcW w:w="3261" w:type="dxa"/>
          </w:tcPr>
          <w:p w:rsidR="00863D64" w:rsidRDefault="00863D64" w:rsidP="00BE6DDB">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sidRPr="00210AFF">
              <w:rPr>
                <w:rFonts w:ascii="Arial" w:hAnsi="Arial" w:cs="Arial"/>
                <w:sz w:val="20"/>
                <w:lang w:val="en-GB"/>
              </w:rPr>
              <w:t>(</w:t>
            </w:r>
            <w:proofErr w:type="spellStart"/>
            <w:r>
              <w:rPr>
                <w:rFonts w:ascii="Arial" w:hAnsi="Arial" w:cs="Arial"/>
                <w:sz w:val="20"/>
                <w:lang w:val="en-GB"/>
              </w:rPr>
              <w:t>float.rad</w:t>
            </w:r>
            <w:proofErr w:type="spellEnd"/>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bl>
    <w:p w:rsidR="00E05BB3" w:rsidRDefault="00725970" w:rsidP="003F48FD">
      <w:pPr>
        <w:pStyle w:val="Heading4"/>
        <w:spacing w:before="600"/>
        <w:rPr>
          <w:lang w:val="en-GB"/>
        </w:rPr>
      </w:pPr>
      <w:r>
        <w:rPr>
          <w:lang w:val="en-GB"/>
        </w:rPr>
        <w:t>Health Monitoring (HB</w:t>
      </w:r>
      <w:r w:rsidR="00E05BB3">
        <w:rPr>
          <w:lang w:val="en-GB"/>
        </w:rPr>
        <w:t>S.F_HM)</w:t>
      </w:r>
    </w:p>
    <w:p w:rsidR="00DE750F" w:rsidRDefault="00D84001" w:rsidP="00D84001">
      <w:pPr>
        <w:pStyle w:val="Heading5"/>
        <w:rPr>
          <w:lang w:val="en-GB"/>
        </w:rPr>
      </w:pPr>
      <w:r>
        <w:rPr>
          <w:lang w:val="en-GB"/>
        </w:rPr>
        <w:t>I</w:t>
      </w:r>
      <w:r w:rsidR="007E0C1A">
        <w:rPr>
          <w:lang w:val="en-GB"/>
        </w:rPr>
        <w:t>nter</w:t>
      </w:r>
      <w:r>
        <w:rPr>
          <w:lang w:val="en-GB"/>
        </w:rPr>
        <w:t>f</w:t>
      </w:r>
      <w:r w:rsidR="007E0C1A">
        <w:rPr>
          <w:lang w:val="en-GB"/>
        </w:rPr>
        <w:t>a</w:t>
      </w:r>
      <w:r>
        <w:rPr>
          <w:lang w:val="en-GB"/>
        </w:rPr>
        <w:t>ce</w:t>
      </w:r>
    </w:p>
    <w:p w:rsidR="00923698" w:rsidRDefault="002E09F9" w:rsidP="004402B3">
      <w:pPr>
        <w:pStyle w:val="Corps"/>
        <w:spacing w:after="240"/>
        <w:rPr>
          <w:lang w:val="en-GB"/>
        </w:rPr>
      </w:pPr>
      <w:r>
        <w:rPr>
          <w:lang w:val="en-GB"/>
        </w:rPr>
        <w:t>In this version of the</w:t>
      </w:r>
      <w:r w:rsidR="00923698">
        <w:rPr>
          <w:lang w:val="en-GB"/>
        </w:rPr>
        <w:t xml:space="preserve"> use case the pumps,</w:t>
      </w:r>
      <w:r>
        <w:rPr>
          <w:lang w:val="en-GB"/>
        </w:rPr>
        <w:t xml:space="preserve"> clutches</w:t>
      </w:r>
      <w:r w:rsidR="00923698">
        <w:rPr>
          <w:lang w:val="en-GB"/>
        </w:rPr>
        <w:t xml:space="preserve"> and valves can fail</w:t>
      </w:r>
      <w:r w:rsidR="00BE31D1">
        <w:rPr>
          <w:lang w:val="en-GB"/>
        </w:rPr>
        <w:t>. P</w:t>
      </w:r>
      <w:r>
        <w:rPr>
          <w:lang w:val="en-GB"/>
        </w:rPr>
        <w:t>ip</w:t>
      </w:r>
      <w:r w:rsidR="007E220B">
        <w:rPr>
          <w:lang w:val="en-GB"/>
        </w:rPr>
        <w:t>es and sensors are failure free (unrealistic for sensors)</w:t>
      </w:r>
      <w:r>
        <w:rPr>
          <w:lang w:val="en-GB"/>
        </w:rPr>
        <w:t xml:space="preserve">. F_HM builds FBs for </w:t>
      </w:r>
      <w:r w:rsidR="007E220B">
        <w:rPr>
          <w:lang w:val="en-GB"/>
        </w:rPr>
        <w:t>all the</w:t>
      </w:r>
      <w:r>
        <w:rPr>
          <w:lang w:val="en-GB"/>
        </w:rPr>
        <w:t xml:space="preserve"> failure prone </w:t>
      </w:r>
      <w:proofErr w:type="spellStart"/>
      <w:r>
        <w:rPr>
          <w:lang w:val="en-GB"/>
        </w:rPr>
        <w:t>equipments</w:t>
      </w:r>
      <w:proofErr w:type="spellEnd"/>
      <w:r>
        <w:rPr>
          <w:lang w:val="en-GB"/>
        </w:rPr>
        <w:t>.</w:t>
      </w:r>
      <w:r w:rsidR="00531927">
        <w:rPr>
          <w:lang w:val="en-GB"/>
        </w:rPr>
        <w:t xml:space="preserve"> </w:t>
      </w:r>
    </w:p>
    <w:p w:rsidR="00BD0188" w:rsidRDefault="00BD0188" w:rsidP="004402B3">
      <w:pPr>
        <w:pStyle w:val="Corps"/>
        <w:spacing w:after="240"/>
        <w:rPr>
          <w:lang w:val="en-GB"/>
        </w:rPr>
      </w:pPr>
      <w:r>
        <w:rPr>
          <w:lang w:val="en-GB"/>
        </w:rPr>
        <w:t xml:space="preserve">The FBs are sent internally </w:t>
      </w:r>
      <w:r w:rsidR="006B124F">
        <w:rPr>
          <w:lang w:val="en-GB"/>
        </w:rPr>
        <w:t xml:space="preserve">to F_BC and F_EM, </w:t>
      </w:r>
      <w:r>
        <w:rPr>
          <w:lang w:val="en-GB"/>
        </w:rPr>
        <w:t>and</w:t>
      </w:r>
      <w:r w:rsidR="006B124F">
        <w:rPr>
          <w:lang w:val="en-GB"/>
        </w:rPr>
        <w:t xml:space="preserve"> externally</w:t>
      </w:r>
      <w:r>
        <w:rPr>
          <w:lang w:val="en-GB"/>
        </w:rPr>
        <w:t xml:space="preserve"> to MMS.F_HM via HBS.F_PT.F_CM </w:t>
      </w:r>
      <w:r w:rsidR="007E220B">
        <w:rPr>
          <w:lang w:val="en-GB"/>
        </w:rPr>
        <w:t>and MMS</w:t>
      </w:r>
      <w:r w:rsidR="007E220B" w:rsidRPr="007E220B">
        <w:rPr>
          <w:lang w:val="en-GB"/>
        </w:rPr>
        <w:t>.F_PT.F_CM</w:t>
      </w:r>
      <w:r w:rsidR="007E220B">
        <w:rPr>
          <w:lang w:val="en-GB"/>
        </w:rPr>
        <w:t>,</w:t>
      </w:r>
      <w:r w:rsidR="007E220B" w:rsidRPr="007E220B">
        <w:rPr>
          <w:lang w:val="en-GB"/>
        </w:rPr>
        <w:t xml:space="preserve"> </w:t>
      </w:r>
      <w:r>
        <w:rPr>
          <w:lang w:val="en-GB"/>
        </w:rPr>
        <w:t>for gathering with other FBs and display on CP</w:t>
      </w:r>
      <w:r w:rsidR="006B124F">
        <w:rPr>
          <w:lang w:val="en-GB"/>
        </w:rPr>
        <w:t>’s LEDs</w:t>
      </w:r>
      <w:r>
        <w:rPr>
          <w:lang w:val="en-GB"/>
        </w:rPr>
        <w:t>.</w:t>
      </w:r>
    </w:p>
    <w:tbl>
      <w:tblPr>
        <w:tblStyle w:val="TableGrid"/>
        <w:tblW w:w="0" w:type="auto"/>
        <w:tblInd w:w="709" w:type="dxa"/>
        <w:tblLayout w:type="fixed"/>
        <w:tblLook w:val="04A0" w:firstRow="1" w:lastRow="0" w:firstColumn="1" w:lastColumn="0" w:noHBand="0" w:noVBand="1"/>
      </w:tblPr>
      <w:tblGrid>
        <w:gridCol w:w="3227"/>
        <w:gridCol w:w="1275"/>
        <w:gridCol w:w="2552"/>
        <w:gridCol w:w="2091"/>
      </w:tblGrid>
      <w:tr w:rsidR="004402B3" w:rsidRPr="008A3F56" w:rsidTr="00E24F50">
        <w:tc>
          <w:tcPr>
            <w:tcW w:w="3227"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5"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2"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2091"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E24F50" w:rsidRPr="00FB13DE" w:rsidTr="00E24F50">
        <w:tc>
          <w:tcPr>
            <w:tcW w:w="3227" w:type="dxa"/>
          </w:tcPr>
          <w:p w:rsidR="006030C1" w:rsidRPr="002156CB" w:rsidRDefault="006030C1" w:rsidP="00A56172">
            <w:pPr>
              <w:pStyle w:val="Corps"/>
              <w:spacing w:before="60" w:after="60"/>
              <w:ind w:left="0"/>
              <w:rPr>
                <w:rFonts w:ascii="Arial" w:hAnsi="Arial" w:cs="Arial"/>
                <w:sz w:val="20"/>
              </w:rPr>
            </w:pPr>
            <w:proofErr w:type="gramStart"/>
            <w:r w:rsidRPr="002156CB">
              <w:rPr>
                <w:rFonts w:ascii="Arial" w:hAnsi="Arial" w:cs="Arial"/>
                <w:sz w:val="20"/>
              </w:rPr>
              <w:t>Pump1FlowSensor(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FB13DE" w:rsidRDefault="006030C1" w:rsidP="00A56172">
            <w:pPr>
              <w:pStyle w:val="Corps"/>
              <w:spacing w:before="60" w:after="60"/>
              <w:ind w:left="0"/>
              <w:rPr>
                <w:rFonts w:ascii="Arial" w:hAnsi="Arial" w:cs="Arial"/>
                <w:sz w:val="20"/>
                <w:lang w:val="en-US"/>
              </w:rPr>
            </w:pPr>
            <w:r>
              <w:rPr>
                <w:rFonts w:ascii="Arial" w:hAnsi="Arial" w:cs="Arial"/>
                <w:sz w:val="20"/>
                <w:lang w:val="en-US"/>
              </w:rPr>
              <w:t>Pump1FB(Boolean)</w:t>
            </w:r>
          </w:p>
        </w:tc>
        <w:tc>
          <w:tcPr>
            <w:tcW w:w="2091" w:type="dxa"/>
          </w:tcPr>
          <w:p w:rsidR="006030C1" w:rsidRPr="00FB13DE" w:rsidRDefault="006030C1" w:rsidP="00BD0188">
            <w:pPr>
              <w:pStyle w:val="Corps"/>
              <w:spacing w:before="60" w:after="60"/>
              <w:ind w:left="0"/>
              <w:jc w:val="center"/>
              <w:rPr>
                <w:rFonts w:ascii="Arial" w:hAnsi="Arial" w:cs="Arial"/>
                <w:sz w:val="20"/>
                <w:lang w:val="en-US"/>
              </w:rPr>
            </w:pPr>
            <w:r>
              <w:rPr>
                <w:rFonts w:ascii="Arial" w:hAnsi="Arial" w:cs="Arial"/>
                <w:sz w:val="20"/>
                <w:lang w:val="en-US"/>
              </w:rPr>
              <w:t xml:space="preserve">F_BC, F_EM, F_CM </w:t>
            </w:r>
          </w:p>
        </w:tc>
      </w:tr>
      <w:tr w:rsidR="00E24F50" w:rsidRPr="00330ED1" w:rsidTr="00E24F50">
        <w:tc>
          <w:tcPr>
            <w:tcW w:w="3227" w:type="dxa"/>
          </w:tcPr>
          <w:p w:rsidR="006030C1" w:rsidRPr="002156CB" w:rsidRDefault="006030C1" w:rsidP="00A56172">
            <w:pPr>
              <w:pStyle w:val="Corps"/>
              <w:spacing w:before="60" w:after="60"/>
              <w:ind w:left="0"/>
              <w:rPr>
                <w:rFonts w:ascii="Arial" w:hAnsi="Arial" w:cs="Arial"/>
                <w:sz w:val="20"/>
              </w:rPr>
            </w:pPr>
            <w:proofErr w:type="gramStart"/>
            <w:r>
              <w:rPr>
                <w:rFonts w:ascii="Arial" w:hAnsi="Arial" w:cs="Arial"/>
                <w:sz w:val="20"/>
              </w:rPr>
              <w:t>Pump1Pressure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330ED1" w:rsidRDefault="006030C1" w:rsidP="00A56172">
            <w:pPr>
              <w:pStyle w:val="Corps"/>
              <w:spacing w:before="60" w:after="60"/>
              <w:ind w:left="0"/>
              <w:rPr>
                <w:rFonts w:ascii="Arial" w:hAnsi="Arial" w:cs="Arial"/>
                <w:sz w:val="20"/>
                <w:lang w:val="en-US"/>
              </w:rPr>
            </w:pPr>
            <w:r>
              <w:rPr>
                <w:rFonts w:ascii="Arial" w:hAnsi="Arial" w:cs="Arial"/>
                <w:sz w:val="20"/>
                <w:lang w:val="en-US"/>
              </w:rPr>
              <w:t>Pump2</w:t>
            </w:r>
            <w:r w:rsidRPr="00BD0188">
              <w:rPr>
                <w:rFonts w:ascii="Arial" w:hAnsi="Arial" w:cs="Arial"/>
                <w:sz w:val="20"/>
                <w:lang w:val="en-US"/>
              </w:rPr>
              <w:t>FB(Boolean)</w:t>
            </w:r>
          </w:p>
        </w:tc>
        <w:tc>
          <w:tcPr>
            <w:tcW w:w="2091" w:type="dxa"/>
          </w:tcPr>
          <w:p w:rsidR="006030C1" w:rsidRPr="00330ED1"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E24F50" w:rsidRPr="00FB13DE" w:rsidTr="00E24F50">
        <w:tc>
          <w:tcPr>
            <w:tcW w:w="3227" w:type="dxa"/>
          </w:tcPr>
          <w:p w:rsidR="006030C1" w:rsidRPr="002156CB" w:rsidRDefault="006030C1" w:rsidP="00A56172">
            <w:pPr>
              <w:pStyle w:val="Corps"/>
              <w:spacing w:before="60" w:after="60"/>
              <w:ind w:left="0"/>
              <w:rPr>
                <w:rFonts w:ascii="Arial" w:hAnsi="Arial" w:cs="Arial"/>
                <w:sz w:val="20"/>
              </w:rPr>
            </w:pPr>
            <w:proofErr w:type="gramStart"/>
            <w:r>
              <w:rPr>
                <w:rFonts w:ascii="Arial" w:hAnsi="Arial" w:cs="Arial"/>
                <w:sz w:val="20"/>
              </w:rPr>
              <w:t>Pump2</w:t>
            </w:r>
            <w:r w:rsidRPr="002156CB">
              <w:rPr>
                <w:rFonts w:ascii="Arial" w:hAnsi="Arial" w:cs="Arial"/>
                <w:sz w:val="20"/>
              </w:rPr>
              <w:t>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FB13DE" w:rsidRDefault="006030C1" w:rsidP="00A56172">
            <w:pPr>
              <w:pStyle w:val="Corps"/>
              <w:spacing w:before="60" w:after="60"/>
              <w:ind w:left="0"/>
              <w:rPr>
                <w:rFonts w:ascii="Arial" w:hAnsi="Arial" w:cs="Arial"/>
                <w:sz w:val="20"/>
                <w:lang w:val="en-US"/>
              </w:rPr>
            </w:pPr>
            <w:r>
              <w:rPr>
                <w:rFonts w:ascii="Arial" w:hAnsi="Arial" w:cs="Arial"/>
                <w:sz w:val="20"/>
                <w:lang w:val="en-US"/>
              </w:rPr>
              <w:t>Clutch1</w:t>
            </w:r>
            <w:r w:rsidRPr="00BD0188">
              <w:rPr>
                <w:rFonts w:ascii="Arial" w:hAnsi="Arial" w:cs="Arial"/>
                <w:sz w:val="20"/>
                <w:lang w:val="en-US"/>
              </w:rPr>
              <w:t>FB(Boolean)</w:t>
            </w:r>
          </w:p>
        </w:tc>
        <w:tc>
          <w:tcPr>
            <w:tcW w:w="2091" w:type="dxa"/>
          </w:tcPr>
          <w:p w:rsidR="006030C1" w:rsidRPr="00FB13DE"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E24F50" w:rsidRPr="00330ED1" w:rsidTr="00E24F50">
        <w:tc>
          <w:tcPr>
            <w:tcW w:w="3227" w:type="dxa"/>
          </w:tcPr>
          <w:p w:rsidR="006030C1" w:rsidRPr="002156CB" w:rsidRDefault="006030C1" w:rsidP="00A56172">
            <w:pPr>
              <w:pStyle w:val="Corps"/>
              <w:spacing w:before="60" w:after="60"/>
              <w:ind w:left="0"/>
              <w:rPr>
                <w:rFonts w:ascii="Arial" w:hAnsi="Arial" w:cs="Arial"/>
                <w:sz w:val="20"/>
              </w:rPr>
            </w:pPr>
            <w:proofErr w:type="gramStart"/>
            <w:r>
              <w:rPr>
                <w:rFonts w:ascii="Arial" w:hAnsi="Arial" w:cs="Arial"/>
                <w:sz w:val="20"/>
              </w:rPr>
              <w:t>Pump2Pressure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330ED1" w:rsidRDefault="006030C1" w:rsidP="00A56172">
            <w:pPr>
              <w:pStyle w:val="Corps"/>
              <w:spacing w:before="60" w:after="60"/>
              <w:ind w:left="0"/>
              <w:rPr>
                <w:rFonts w:ascii="Arial" w:hAnsi="Arial" w:cs="Arial"/>
                <w:sz w:val="20"/>
                <w:lang w:val="en-US"/>
              </w:rPr>
            </w:pPr>
            <w:r>
              <w:rPr>
                <w:rFonts w:ascii="Arial" w:hAnsi="Arial" w:cs="Arial"/>
                <w:sz w:val="20"/>
                <w:lang w:val="en-US"/>
              </w:rPr>
              <w:t>Clutch2</w:t>
            </w:r>
            <w:r w:rsidRPr="00BD0188">
              <w:rPr>
                <w:rFonts w:ascii="Arial" w:hAnsi="Arial" w:cs="Arial"/>
                <w:sz w:val="20"/>
                <w:lang w:val="en-US"/>
              </w:rPr>
              <w:t>FB(Boolean)</w:t>
            </w:r>
          </w:p>
        </w:tc>
        <w:tc>
          <w:tcPr>
            <w:tcW w:w="2091" w:type="dxa"/>
          </w:tcPr>
          <w:p w:rsidR="006030C1" w:rsidRPr="00330ED1"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proofErr w:type="spellStart"/>
            <w:proofErr w:type="gramStart"/>
            <w:r w:rsidRPr="002156CB">
              <w:rPr>
                <w:rFonts w:ascii="Arial" w:hAnsi="Arial" w:cs="Arial"/>
                <w:sz w:val="20"/>
              </w:rPr>
              <w:t>pSensor</w:t>
            </w:r>
            <w:proofErr w:type="spellEnd"/>
            <w:r w:rsidRPr="002156CB">
              <w:rPr>
                <w:rFonts w:ascii="Arial" w:hAnsi="Arial" w:cs="Arial"/>
                <w:sz w:val="20"/>
              </w:rPr>
              <w:t>(</w:t>
            </w:r>
            <w:proofErr w:type="spellStart"/>
            <w:proofErr w:type="gramEnd"/>
            <w:r w:rsidRPr="002156CB">
              <w:rPr>
                <w:rFonts w:ascii="Arial" w:hAnsi="Arial" w:cs="Arial"/>
                <w:sz w:val="20"/>
              </w:rPr>
              <w:t>fl</w:t>
            </w:r>
            <w:r>
              <w:rPr>
                <w:rFonts w:ascii="Arial" w:hAnsi="Arial" w:cs="Arial"/>
                <w:sz w:val="20"/>
                <w:lang w:val="en-GB"/>
              </w:rPr>
              <w:t>oat.rad</w:t>
            </w:r>
            <w:proofErr w:type="spellEnd"/>
            <w:r>
              <w:rPr>
                <w:rFonts w:ascii="Arial" w:hAnsi="Arial" w:cs="Arial"/>
                <w:sz w:val="20"/>
                <w:lang w:val="en-GB"/>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E24F50" w:rsidP="00A56172">
            <w:pPr>
              <w:pStyle w:val="Corps"/>
              <w:spacing w:before="60" w:after="60"/>
              <w:ind w:left="0"/>
              <w:rPr>
                <w:rFonts w:ascii="Arial" w:hAnsi="Arial" w:cs="Arial"/>
                <w:sz w:val="20"/>
                <w:lang w:val="en-US"/>
              </w:rPr>
            </w:pPr>
            <w:r>
              <w:rPr>
                <w:rFonts w:ascii="Arial" w:hAnsi="Arial" w:cs="Arial"/>
                <w:sz w:val="20"/>
                <w:lang w:val="en-US"/>
              </w:rPr>
              <w:t>SpoolValve1FB(Boolean)</w:t>
            </w:r>
          </w:p>
        </w:tc>
        <w:tc>
          <w:tcPr>
            <w:tcW w:w="2091" w:type="dxa"/>
          </w:tcPr>
          <w:p w:rsidR="006030C1" w:rsidRPr="009F7B43" w:rsidRDefault="00E24F50" w:rsidP="00A56172">
            <w:pPr>
              <w:pStyle w:val="Corps"/>
              <w:spacing w:before="60" w:after="60"/>
              <w:ind w:left="0"/>
              <w:jc w:val="center"/>
              <w:rPr>
                <w:rFonts w:ascii="Arial" w:hAnsi="Arial" w:cs="Arial"/>
                <w:sz w:val="20"/>
                <w:lang w:val="en-US"/>
              </w:rPr>
            </w:pPr>
            <w:r w:rsidRPr="00E24F50">
              <w:rPr>
                <w:rFonts w:ascii="Arial" w:hAnsi="Arial" w:cs="Arial"/>
                <w:sz w:val="20"/>
                <w:lang w:val="en-US"/>
              </w:rPr>
              <w:t>F_BC</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E24F50" w:rsidP="00A56172">
            <w:pPr>
              <w:pStyle w:val="Corps"/>
              <w:spacing w:before="60" w:after="60"/>
              <w:ind w:left="0"/>
              <w:rPr>
                <w:rFonts w:ascii="Arial" w:hAnsi="Arial" w:cs="Arial"/>
                <w:sz w:val="20"/>
                <w:lang w:val="en-US"/>
              </w:rPr>
            </w:pPr>
            <w:r>
              <w:rPr>
                <w:rFonts w:ascii="Arial" w:hAnsi="Arial" w:cs="Arial"/>
                <w:sz w:val="20"/>
                <w:lang w:val="en-US"/>
              </w:rPr>
              <w:t>SpoolValve2</w:t>
            </w:r>
            <w:r w:rsidRPr="00E24F50">
              <w:rPr>
                <w:rFonts w:ascii="Arial" w:hAnsi="Arial" w:cs="Arial"/>
                <w:sz w:val="20"/>
                <w:lang w:val="en-US"/>
              </w:rPr>
              <w:t>FB(Boolean)</w:t>
            </w:r>
          </w:p>
        </w:tc>
        <w:tc>
          <w:tcPr>
            <w:tcW w:w="2091" w:type="dxa"/>
          </w:tcPr>
          <w:p w:rsidR="006030C1" w:rsidRPr="009F7B43" w:rsidRDefault="00E24F50" w:rsidP="00A56172">
            <w:pPr>
              <w:pStyle w:val="Corps"/>
              <w:spacing w:before="60" w:after="60"/>
              <w:ind w:left="0"/>
              <w:jc w:val="center"/>
              <w:rPr>
                <w:rFonts w:ascii="Arial" w:hAnsi="Arial" w:cs="Arial"/>
                <w:sz w:val="20"/>
                <w:lang w:val="en-US"/>
              </w:rPr>
            </w:pPr>
            <w:r w:rsidRPr="00E24F50">
              <w:rPr>
                <w:rFonts w:ascii="Arial" w:hAnsi="Arial" w:cs="Arial"/>
                <w:sz w:val="20"/>
                <w:lang w:val="en-US"/>
              </w:rPr>
              <w:t>F_BC</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6030C1" w:rsidP="00A56172">
            <w:pPr>
              <w:pStyle w:val="Corps"/>
              <w:spacing w:before="60" w:after="60"/>
              <w:ind w:left="0"/>
              <w:rPr>
                <w:rFonts w:ascii="Arial" w:hAnsi="Arial" w:cs="Arial"/>
                <w:sz w:val="20"/>
                <w:lang w:val="en-US"/>
              </w:rPr>
            </w:pPr>
          </w:p>
        </w:tc>
        <w:tc>
          <w:tcPr>
            <w:tcW w:w="2091" w:type="dxa"/>
          </w:tcPr>
          <w:p w:rsidR="006030C1" w:rsidRPr="009F7B43" w:rsidRDefault="006030C1" w:rsidP="00A56172">
            <w:pPr>
              <w:pStyle w:val="Corps"/>
              <w:spacing w:before="60" w:after="60"/>
              <w:ind w:left="0"/>
              <w:jc w:val="center"/>
              <w:rPr>
                <w:rFonts w:ascii="Arial" w:hAnsi="Arial" w:cs="Arial"/>
                <w:sz w:val="20"/>
                <w:lang w:val="en-US"/>
              </w:rPr>
            </w:pPr>
          </w:p>
        </w:tc>
      </w:tr>
    </w:tbl>
    <w:p w:rsidR="007E220B" w:rsidRDefault="007E220B" w:rsidP="007E220B">
      <w:pPr>
        <w:pStyle w:val="Heading5"/>
        <w:numPr>
          <w:ilvl w:val="0"/>
          <w:numId w:val="0"/>
        </w:numPr>
        <w:rPr>
          <w:lang w:val="en-GB"/>
        </w:rPr>
      </w:pPr>
    </w:p>
    <w:p w:rsidR="007E220B" w:rsidRDefault="007E220B" w:rsidP="007E220B">
      <w:pPr>
        <w:pStyle w:val="Corps"/>
        <w:rPr>
          <w:rFonts w:ascii="Arial" w:hAnsi="Arial"/>
          <w:sz w:val="22"/>
          <w:lang w:val="en-GB"/>
        </w:rPr>
      </w:pPr>
      <w:r>
        <w:rPr>
          <w:lang w:val="en-GB"/>
        </w:rPr>
        <w:br w:type="page"/>
      </w:r>
    </w:p>
    <w:p w:rsidR="007E220B" w:rsidRDefault="007E220B" w:rsidP="007E220B">
      <w:pPr>
        <w:pStyle w:val="Heading5"/>
        <w:numPr>
          <w:ilvl w:val="0"/>
          <w:numId w:val="0"/>
        </w:numPr>
        <w:rPr>
          <w:lang w:val="en-GB"/>
        </w:rPr>
      </w:pPr>
    </w:p>
    <w:p w:rsidR="00D57B8B" w:rsidRDefault="00D57B8B" w:rsidP="00D84001">
      <w:pPr>
        <w:pStyle w:val="Heading5"/>
        <w:rPr>
          <w:lang w:val="en-GB"/>
        </w:rPr>
      </w:pPr>
      <w:r>
        <w:rPr>
          <w:lang w:val="en-GB"/>
        </w:rPr>
        <w:t>Design Rational</w:t>
      </w:r>
    </w:p>
    <w:p w:rsidR="00D57B8B" w:rsidRDefault="00923698" w:rsidP="00D57B8B">
      <w:pPr>
        <w:pStyle w:val="Corps"/>
        <w:rPr>
          <w:b/>
          <w:lang w:val="en-GB"/>
        </w:rPr>
      </w:pPr>
      <w:r>
        <w:rPr>
          <w:b/>
          <w:lang w:val="en-GB"/>
        </w:rPr>
        <w:t>Pump D</w:t>
      </w:r>
      <w:r w:rsidR="00E04B16" w:rsidRPr="00AB5C2F">
        <w:rPr>
          <w:b/>
          <w:lang w:val="en-GB"/>
        </w:rPr>
        <w:t>iagnostic</w:t>
      </w:r>
    </w:p>
    <w:p w:rsidR="00923698" w:rsidRDefault="00923698" w:rsidP="00923698">
      <w:pPr>
        <w:pStyle w:val="Corps"/>
        <w:spacing w:before="0"/>
        <w:rPr>
          <w:lang w:val="en-GB"/>
        </w:rPr>
      </w:pPr>
      <w:proofErr w:type="gramStart"/>
      <w:r>
        <w:rPr>
          <w:lang w:val="en-GB"/>
        </w:rPr>
        <w:t>By compar</w:t>
      </w:r>
      <w:r w:rsidR="002F1619">
        <w:rPr>
          <w:lang w:val="en-GB"/>
        </w:rPr>
        <w:t>ing</w:t>
      </w:r>
      <w:r w:rsidR="007E220B">
        <w:rPr>
          <w:lang w:val="en-GB"/>
        </w:rPr>
        <w:t xml:space="preserve"> the expected </w:t>
      </w:r>
      <w:r>
        <w:rPr>
          <w:lang w:val="en-GB"/>
        </w:rPr>
        <w:t>effect to t</w:t>
      </w:r>
      <w:r w:rsidR="007E220B">
        <w:rPr>
          <w:lang w:val="en-GB"/>
        </w:rPr>
        <w:t>he measured effect</w:t>
      </w:r>
      <w:r w:rsidR="00061E74">
        <w:rPr>
          <w:lang w:val="en-GB"/>
        </w:rPr>
        <w:t xml:space="preserve"> at pump outlet</w:t>
      </w:r>
      <w:r>
        <w:rPr>
          <w:lang w:val="en-GB"/>
        </w:rPr>
        <w:t>.</w:t>
      </w:r>
      <w:proofErr w:type="gramEnd"/>
      <w:r>
        <w:rPr>
          <w:lang w:val="en-GB"/>
        </w:rPr>
        <w:t xml:space="preserve"> Two tabulated command-response curves with uncertainty margins are used</w:t>
      </w:r>
      <w:r w:rsidR="007E220B">
        <w:rPr>
          <w:lang w:val="en-GB"/>
        </w:rPr>
        <w:t xml:space="preserve">. They are </w:t>
      </w:r>
      <w:r w:rsidR="002F1619">
        <w:rPr>
          <w:lang w:val="en-GB"/>
        </w:rPr>
        <w:t>given by the pump’s supplier</w:t>
      </w:r>
      <w:r w:rsidR="007E220B">
        <w:rPr>
          <w:lang w:val="en-GB"/>
        </w:rPr>
        <w:t>,</w:t>
      </w:r>
      <w:r w:rsidR="006F1DAD">
        <w:rPr>
          <w:lang w:val="en-GB"/>
        </w:rPr>
        <w:t xml:space="preserve"> </w:t>
      </w:r>
      <w:r w:rsidR="007E220B">
        <w:rPr>
          <w:lang w:val="en-GB"/>
        </w:rPr>
        <w:t xml:space="preserve">a </w:t>
      </w:r>
      <w:r w:rsidR="006F1DAD">
        <w:rPr>
          <w:lang w:val="en-GB"/>
        </w:rPr>
        <w:t>surrogate model</w:t>
      </w:r>
      <w:r w:rsidR="007E220B">
        <w:rPr>
          <w:lang w:val="en-GB"/>
        </w:rPr>
        <w:t>: (input = commanded %) =&gt; (output = (pressure, flow))</w:t>
      </w:r>
      <w:r>
        <w:rPr>
          <w:lang w:val="en-GB"/>
        </w:rPr>
        <w:t>.</w:t>
      </w:r>
    </w:p>
    <w:p w:rsidR="00923698" w:rsidRDefault="00923698" w:rsidP="00061E74">
      <w:pPr>
        <w:pStyle w:val="Corps"/>
        <w:rPr>
          <w:b/>
          <w:lang w:val="en-GB"/>
        </w:rPr>
      </w:pPr>
      <w:r w:rsidRPr="00923698">
        <w:rPr>
          <w:b/>
          <w:lang w:val="en-GB"/>
        </w:rPr>
        <w:t>Spool Valve Diagnostic</w:t>
      </w:r>
    </w:p>
    <w:p w:rsidR="00061E74" w:rsidRPr="00061E74" w:rsidRDefault="00061E74" w:rsidP="007E220B">
      <w:pPr>
        <w:pStyle w:val="Corps"/>
        <w:spacing w:before="0"/>
        <w:rPr>
          <w:lang w:val="en-GB"/>
        </w:rPr>
      </w:pPr>
      <w:r>
        <w:rPr>
          <w:lang w:val="en-GB"/>
        </w:rPr>
        <w:t xml:space="preserve">By comparing </w:t>
      </w:r>
      <w:r w:rsidR="00AA1F83">
        <w:rPr>
          <w:lang w:val="en-GB"/>
        </w:rPr>
        <w:t xml:space="preserve">the </w:t>
      </w:r>
      <w:r>
        <w:rPr>
          <w:lang w:val="en-GB"/>
        </w:rPr>
        <w:t>spool valves comma</w:t>
      </w:r>
      <w:r w:rsidR="00AA1F83">
        <w:rPr>
          <w:lang w:val="en-GB"/>
        </w:rPr>
        <w:t>nds to the pressure at clutch</w:t>
      </w:r>
      <w:r w:rsidR="007E220B">
        <w:rPr>
          <w:lang w:val="en-GB"/>
        </w:rPr>
        <w:t>’s</w:t>
      </w:r>
      <w:r w:rsidR="00AA1F83">
        <w:rPr>
          <w:lang w:val="en-GB"/>
        </w:rPr>
        <w:t xml:space="preserve"> inlet. Same principle and means as for pumps.</w:t>
      </w:r>
    </w:p>
    <w:p w:rsidR="00E04B16" w:rsidRDefault="00E04B16" w:rsidP="00D57B8B">
      <w:pPr>
        <w:pStyle w:val="Corps"/>
        <w:rPr>
          <w:b/>
          <w:lang w:val="en-GB"/>
        </w:rPr>
      </w:pPr>
      <w:r w:rsidRPr="00AB5C2F">
        <w:rPr>
          <w:b/>
          <w:lang w:val="en-GB"/>
        </w:rPr>
        <w:t>Clutch diagnostic</w:t>
      </w:r>
    </w:p>
    <w:p w:rsidR="00EC403F" w:rsidRDefault="00923698" w:rsidP="00923698">
      <w:pPr>
        <w:pStyle w:val="Corps"/>
        <w:spacing w:before="0"/>
        <w:rPr>
          <w:lang w:val="en-GB"/>
        </w:rPr>
      </w:pPr>
      <w:r>
        <w:rPr>
          <w:lang w:val="en-GB"/>
        </w:rPr>
        <w:t xml:space="preserve">The pressure sensed at clutch inlet </w:t>
      </w:r>
      <w:r w:rsidR="00AA1F83">
        <w:rPr>
          <w:lang w:val="en-GB"/>
        </w:rPr>
        <w:t xml:space="preserve">is an indication of upstream activity; </w:t>
      </w:r>
      <w:r w:rsidR="00EC1DFD">
        <w:rPr>
          <w:lang w:val="en-GB"/>
        </w:rPr>
        <w:t xml:space="preserve">alone </w:t>
      </w:r>
      <w:r w:rsidR="00AA1F83">
        <w:rPr>
          <w:lang w:val="en-GB"/>
        </w:rPr>
        <w:t xml:space="preserve">it can’t help </w:t>
      </w:r>
      <w:r w:rsidR="00EC1DFD">
        <w:rPr>
          <w:lang w:val="en-GB"/>
        </w:rPr>
        <w:t>diagnosing</w:t>
      </w:r>
      <w:r w:rsidR="00AA1F83">
        <w:rPr>
          <w:lang w:val="en-GB"/>
        </w:rPr>
        <w:t xml:space="preserve"> the clutches. One needs the AV’s mechanical response</w:t>
      </w:r>
      <w:r w:rsidR="00773048">
        <w:rPr>
          <w:lang w:val="en-GB"/>
        </w:rPr>
        <w:t xml:space="preserve"> to assess clutches’ efficiency</w:t>
      </w:r>
      <w:r w:rsidR="00AA1F83">
        <w:rPr>
          <w:lang w:val="en-GB"/>
        </w:rPr>
        <w:t xml:space="preserve">. But </w:t>
      </w:r>
      <w:r w:rsidR="00773048">
        <w:rPr>
          <w:lang w:val="en-GB"/>
        </w:rPr>
        <w:t xml:space="preserve">in braking phases, </w:t>
      </w:r>
      <w:r w:rsidR="00AA1F83">
        <w:rPr>
          <w:lang w:val="en-GB"/>
        </w:rPr>
        <w:t>AV’s mechanical response</w:t>
      </w:r>
      <w:r w:rsidR="006A1E3F">
        <w:rPr>
          <w:lang w:val="en-GB"/>
        </w:rPr>
        <w:t xml:space="preserve"> does not exclusively depend on clutches’ action. Depending on situations it may also depend</w:t>
      </w:r>
      <w:r w:rsidR="00AA1F83">
        <w:rPr>
          <w:lang w:val="en-GB"/>
        </w:rPr>
        <w:t xml:space="preserve"> on </w:t>
      </w:r>
      <w:proofErr w:type="gramStart"/>
      <w:r w:rsidR="00AA1F83">
        <w:rPr>
          <w:lang w:val="en-GB"/>
        </w:rPr>
        <w:t>wind</w:t>
      </w:r>
      <w:r w:rsidR="006A1E3F">
        <w:rPr>
          <w:lang w:val="en-GB"/>
        </w:rPr>
        <w:t>,</w:t>
      </w:r>
      <w:proofErr w:type="gramEnd"/>
      <w:r w:rsidR="006A1E3F">
        <w:rPr>
          <w:lang w:val="en-GB"/>
        </w:rPr>
        <w:t xml:space="preserve"> and even on propulsion if MMS is down. C</w:t>
      </w:r>
      <w:r w:rsidR="00AA1F83">
        <w:rPr>
          <w:lang w:val="en-GB"/>
        </w:rPr>
        <w:t>lutch diagnostic is reliable only when the AV’s state vector gives information on “pure” clutch actuation. F_HM has to make a balanced decision between</w:t>
      </w:r>
      <w:r w:rsidR="00EC403F">
        <w:rPr>
          <w:lang w:val="en-GB"/>
        </w:rPr>
        <w:t>:</w:t>
      </w:r>
    </w:p>
    <w:p w:rsidR="00923698" w:rsidRDefault="00EC403F" w:rsidP="00737A62">
      <w:pPr>
        <w:pStyle w:val="Corps"/>
        <w:numPr>
          <w:ilvl w:val="0"/>
          <w:numId w:val="98"/>
        </w:numPr>
        <w:spacing w:before="60"/>
        <w:ind w:left="1485" w:hanging="357"/>
        <w:rPr>
          <w:lang w:val="en-GB"/>
        </w:rPr>
      </w:pPr>
      <w:r>
        <w:rPr>
          <w:lang w:val="en-GB"/>
        </w:rPr>
        <w:t>being o</w:t>
      </w:r>
      <w:r w:rsidR="0011071A">
        <w:rPr>
          <w:lang w:val="en-GB"/>
        </w:rPr>
        <w:t>ver pessimistic on clutch’s</w:t>
      </w:r>
      <w:r>
        <w:rPr>
          <w:lang w:val="en-GB"/>
        </w:rPr>
        <w:t xml:space="preserve"> lack of efficiency, but conservative .wt. safety,</w:t>
      </w:r>
    </w:p>
    <w:p w:rsidR="00EC403F" w:rsidRPr="00EC403F" w:rsidRDefault="00EC403F" w:rsidP="00737A62">
      <w:pPr>
        <w:pStyle w:val="Corps"/>
        <w:numPr>
          <w:ilvl w:val="0"/>
          <w:numId w:val="98"/>
        </w:numPr>
        <w:spacing w:before="60"/>
        <w:ind w:left="1485" w:hanging="357"/>
        <w:rPr>
          <w:lang w:val="en-GB"/>
        </w:rPr>
      </w:pPr>
      <w:proofErr w:type="gramStart"/>
      <w:r w:rsidRPr="00EC403F">
        <w:rPr>
          <w:lang w:val="en-GB"/>
        </w:rPr>
        <w:t>being</w:t>
      </w:r>
      <w:proofErr w:type="gramEnd"/>
      <w:r w:rsidRPr="00EC403F">
        <w:rPr>
          <w:lang w:val="en-GB"/>
        </w:rPr>
        <w:t xml:space="preserve"> o</w:t>
      </w:r>
      <w:r>
        <w:rPr>
          <w:lang w:val="en-GB"/>
        </w:rPr>
        <w:t>ver opti</w:t>
      </w:r>
      <w:r w:rsidR="0011071A">
        <w:rPr>
          <w:lang w:val="en-GB"/>
        </w:rPr>
        <w:t>mistic on clutch’s</w:t>
      </w:r>
      <w:r>
        <w:rPr>
          <w:lang w:val="en-GB"/>
        </w:rPr>
        <w:t xml:space="preserve"> </w:t>
      </w:r>
      <w:r w:rsidRPr="00EC403F">
        <w:rPr>
          <w:lang w:val="en-GB"/>
        </w:rPr>
        <w:t>efficiency</w:t>
      </w:r>
      <w:r>
        <w:rPr>
          <w:lang w:val="en-GB"/>
        </w:rPr>
        <w:t>, which may be favourable to the mission success ratio</w:t>
      </w:r>
      <w:r w:rsidR="006A1E3F">
        <w:rPr>
          <w:lang w:val="en-GB"/>
        </w:rPr>
        <w:t>.</w:t>
      </w:r>
      <w:r>
        <w:rPr>
          <w:lang w:val="en-GB"/>
        </w:rPr>
        <w:t xml:space="preserve"> </w:t>
      </w:r>
      <w:r w:rsidR="006A1E3F">
        <w:rPr>
          <w:lang w:val="en-GB"/>
        </w:rPr>
        <w:t>But to the</w:t>
      </w:r>
      <w:r w:rsidR="0011071A">
        <w:rPr>
          <w:lang w:val="en-GB"/>
        </w:rPr>
        <w:t xml:space="preserve"> failure ratio</w:t>
      </w:r>
      <w:r>
        <w:rPr>
          <w:lang w:val="en-GB"/>
        </w:rPr>
        <w:t xml:space="preserve"> alike.</w:t>
      </w:r>
      <w:r w:rsidR="006A1E3F">
        <w:rPr>
          <w:lang w:val="en-GB"/>
        </w:rPr>
        <w:t>..</w:t>
      </w:r>
    </w:p>
    <w:p w:rsidR="00D84001" w:rsidRDefault="00D57B8B" w:rsidP="00D84001">
      <w:pPr>
        <w:pStyle w:val="Heading5"/>
        <w:rPr>
          <w:lang w:val="en-GB"/>
        </w:rPr>
      </w:pPr>
      <w:r>
        <w:rPr>
          <w:lang w:val="en-GB"/>
        </w:rPr>
        <w:t>Declarative part</w:t>
      </w:r>
    </w:p>
    <w:p w:rsidR="00AB5C2F" w:rsidRDefault="00AB5C2F" w:rsidP="00074BB5">
      <w:pPr>
        <w:pStyle w:val="Heading6"/>
        <w:spacing w:before="120"/>
        <w:rPr>
          <w:lang w:val="en-GB"/>
        </w:rPr>
      </w:pPr>
      <w:r>
        <w:rPr>
          <w:lang w:val="en-GB"/>
        </w:rPr>
        <w:t>Assume</w:t>
      </w:r>
    </w:p>
    <w:p w:rsidR="00923698" w:rsidRPr="00E4300A" w:rsidRDefault="00E4300A" w:rsidP="00737A62">
      <w:pPr>
        <w:pStyle w:val="ListParagraph"/>
        <w:numPr>
          <w:ilvl w:val="0"/>
          <w:numId w:val="99"/>
        </w:numPr>
        <w:spacing w:before="120"/>
        <w:ind w:left="1134" w:hanging="425"/>
        <w:rPr>
          <w:rFonts w:ascii="Times New Roman" w:eastAsia="Times New Roman" w:hAnsi="Times New Roman"/>
          <w:sz w:val="24"/>
          <w:szCs w:val="20"/>
          <w:lang w:val="en-GB" w:eastAsia="fr-FR"/>
        </w:rPr>
      </w:pPr>
      <w:r w:rsidRPr="00E4300A">
        <w:rPr>
          <w:rFonts w:ascii="Times New Roman" w:eastAsia="Times New Roman" w:hAnsi="Times New Roman"/>
          <w:sz w:val="24"/>
          <w:szCs w:val="20"/>
          <w:lang w:val="en-GB" w:eastAsia="fr-FR"/>
        </w:rPr>
        <w:t>All sensor</w:t>
      </w:r>
      <w:r>
        <w:rPr>
          <w:rFonts w:ascii="Times New Roman" w:eastAsia="Times New Roman" w:hAnsi="Times New Roman"/>
          <w:sz w:val="24"/>
          <w:szCs w:val="20"/>
          <w:lang w:val="en-GB" w:eastAsia="fr-FR"/>
        </w:rPr>
        <w:t>s are</w:t>
      </w:r>
      <w:r w:rsidRPr="00E4300A">
        <w:rPr>
          <w:rFonts w:ascii="Times New Roman" w:eastAsia="Times New Roman" w:hAnsi="Times New Roman"/>
          <w:sz w:val="24"/>
          <w:szCs w:val="20"/>
          <w:lang w:val="en-GB" w:eastAsia="fr-FR"/>
        </w:rPr>
        <w:t xml:space="preserve"> </w:t>
      </w:r>
      <w:r w:rsidR="00074BB5">
        <w:rPr>
          <w:rFonts w:ascii="Times New Roman" w:eastAsia="Times New Roman" w:hAnsi="Times New Roman"/>
          <w:sz w:val="24"/>
          <w:szCs w:val="20"/>
          <w:lang w:val="en-GB" w:eastAsia="fr-FR"/>
        </w:rPr>
        <w:t xml:space="preserve">accurate or </w:t>
      </w:r>
      <w:r w:rsidRPr="00E4300A">
        <w:rPr>
          <w:rFonts w:ascii="Times New Roman" w:eastAsia="Times New Roman" w:hAnsi="Times New Roman"/>
          <w:sz w:val="24"/>
          <w:szCs w:val="20"/>
          <w:lang w:val="en-GB" w:eastAsia="fr-FR"/>
        </w:rPr>
        <w:t>conformant to their uncertainty specification</w:t>
      </w:r>
      <w:r w:rsidR="00121B4D">
        <w:rPr>
          <w:rFonts w:ascii="Times New Roman" w:eastAsia="Times New Roman" w:hAnsi="Times New Roman"/>
          <w:sz w:val="24"/>
          <w:szCs w:val="20"/>
          <w:lang w:val="en-GB" w:eastAsia="fr-FR"/>
        </w:rPr>
        <w:t>.</w:t>
      </w:r>
    </w:p>
    <w:p w:rsidR="00923698" w:rsidRDefault="00AB5C2F" w:rsidP="00074BB5">
      <w:pPr>
        <w:pStyle w:val="Heading6"/>
        <w:spacing w:before="240"/>
        <w:rPr>
          <w:lang w:val="en-GB"/>
        </w:rPr>
      </w:pPr>
      <w:r>
        <w:rPr>
          <w:lang w:val="en-GB"/>
        </w:rPr>
        <w:t>Guarantee</w:t>
      </w:r>
    </w:p>
    <w:p w:rsidR="007E0C1A" w:rsidRPr="00121B4D" w:rsidRDefault="00121B4D" w:rsidP="00737A62">
      <w:pPr>
        <w:pStyle w:val="ListParagraph"/>
        <w:numPr>
          <w:ilvl w:val="0"/>
          <w:numId w:val="99"/>
        </w:numPr>
        <w:spacing w:before="120"/>
        <w:ind w:left="1134" w:hanging="425"/>
        <w:rPr>
          <w:rFonts w:ascii="Times New Roman" w:eastAsia="Times New Roman" w:hAnsi="Times New Roman"/>
          <w:sz w:val="24"/>
          <w:szCs w:val="20"/>
          <w:lang w:val="en-GB" w:eastAsia="fr-FR"/>
        </w:rPr>
      </w:pPr>
      <w:r w:rsidRPr="00121B4D">
        <w:rPr>
          <w:rFonts w:ascii="Times New Roman" w:eastAsia="Times New Roman" w:hAnsi="Times New Roman"/>
          <w:sz w:val="24"/>
          <w:szCs w:val="20"/>
          <w:lang w:val="en-GB" w:eastAsia="fr-FR"/>
        </w:rPr>
        <w:t>No false negatives (</w:t>
      </w:r>
      <w:r w:rsidR="00074BB5">
        <w:rPr>
          <w:rFonts w:ascii="Times New Roman" w:eastAsia="Times New Roman" w:hAnsi="Times New Roman"/>
          <w:sz w:val="24"/>
          <w:szCs w:val="20"/>
          <w:lang w:val="en-GB" w:eastAsia="fr-FR"/>
        </w:rPr>
        <w:t xml:space="preserve">no </w:t>
      </w:r>
      <w:r w:rsidRPr="00121B4D">
        <w:rPr>
          <w:rFonts w:ascii="Times New Roman" w:eastAsia="Times New Roman" w:hAnsi="Times New Roman"/>
          <w:sz w:val="24"/>
          <w:szCs w:val="20"/>
          <w:lang w:val="en-GB" w:eastAsia="fr-FR"/>
        </w:rPr>
        <w:t>non detected actual failures)</w:t>
      </w:r>
      <w:r>
        <w:rPr>
          <w:rFonts w:ascii="Times New Roman" w:eastAsia="Times New Roman" w:hAnsi="Times New Roman"/>
          <w:sz w:val="24"/>
          <w:szCs w:val="20"/>
          <w:lang w:val="en-GB" w:eastAsia="fr-FR"/>
        </w:rPr>
        <w:t>.</w:t>
      </w:r>
      <w:r w:rsidR="00074BB5">
        <w:rPr>
          <w:rFonts w:ascii="Times New Roman" w:eastAsia="Times New Roman" w:hAnsi="Times New Roman"/>
          <w:sz w:val="24"/>
          <w:szCs w:val="20"/>
          <w:lang w:val="en-GB" w:eastAsia="fr-FR"/>
        </w:rPr>
        <w:t xml:space="preserve"> </w:t>
      </w:r>
      <w:del w:id="85" w:author="Duncan Brown" w:date="2016-10-19T15:38:00Z">
        <w:r w:rsidR="00074BB5" w:rsidDel="00630D11">
          <w:rPr>
            <w:rFonts w:ascii="Times New Roman" w:eastAsia="Times New Roman" w:hAnsi="Times New Roman"/>
            <w:sz w:val="24"/>
            <w:szCs w:val="20"/>
            <w:lang w:val="en-GB" w:eastAsia="fr-FR"/>
          </w:rPr>
          <w:delText xml:space="preserve">In-flight </w:delText>
        </w:r>
      </w:del>
      <w:ins w:id="86" w:author="Duncan Brown" w:date="2016-10-19T15:38:00Z">
        <w:r w:rsidR="00630D11">
          <w:rPr>
            <w:rFonts w:ascii="Times New Roman" w:eastAsia="Times New Roman" w:hAnsi="Times New Roman"/>
            <w:sz w:val="24"/>
            <w:szCs w:val="20"/>
            <w:lang w:val="en-GB" w:eastAsia="fr-FR"/>
          </w:rPr>
          <w:t>D</w:t>
        </w:r>
      </w:ins>
      <w:del w:id="87" w:author="Duncan Brown" w:date="2016-10-19T15:38:00Z">
        <w:r w:rsidR="00074BB5" w:rsidDel="00630D11">
          <w:rPr>
            <w:rFonts w:ascii="Times New Roman" w:eastAsia="Times New Roman" w:hAnsi="Times New Roman"/>
            <w:sz w:val="24"/>
            <w:szCs w:val="20"/>
            <w:lang w:val="en-GB" w:eastAsia="fr-FR"/>
          </w:rPr>
          <w:delText>d</w:delText>
        </w:r>
      </w:del>
      <w:r w:rsidR="00074BB5">
        <w:rPr>
          <w:rFonts w:ascii="Times New Roman" w:eastAsia="Times New Roman" w:hAnsi="Times New Roman"/>
          <w:sz w:val="24"/>
          <w:szCs w:val="20"/>
          <w:lang w:val="en-GB" w:eastAsia="fr-FR"/>
        </w:rPr>
        <w:t xml:space="preserve">iagnosis </w:t>
      </w:r>
      <w:ins w:id="88" w:author="Duncan Brown" w:date="2016-10-19T15:38:00Z">
        <w:r w:rsidR="00630D11">
          <w:rPr>
            <w:rFonts w:ascii="Times New Roman" w:eastAsia="Times New Roman" w:hAnsi="Times New Roman"/>
            <w:sz w:val="24"/>
            <w:szCs w:val="20"/>
            <w:lang w:val="en-GB" w:eastAsia="fr-FR"/>
          </w:rPr>
          <w:t>i</w:t>
        </w:r>
        <w:r w:rsidR="00630D11">
          <w:rPr>
            <w:rFonts w:ascii="Times New Roman" w:eastAsia="Times New Roman" w:hAnsi="Times New Roman"/>
            <w:sz w:val="24"/>
            <w:szCs w:val="20"/>
            <w:lang w:val="en-GB" w:eastAsia="fr-FR"/>
          </w:rPr>
          <w:t xml:space="preserve">n-flight </w:t>
        </w:r>
      </w:ins>
      <w:r w:rsidR="00074BB5">
        <w:rPr>
          <w:rFonts w:ascii="Times New Roman" w:eastAsia="Times New Roman" w:hAnsi="Times New Roman"/>
          <w:sz w:val="24"/>
          <w:szCs w:val="20"/>
          <w:lang w:val="en-GB" w:eastAsia="fr-FR"/>
        </w:rPr>
        <w:t xml:space="preserve">is essential for </w:t>
      </w:r>
      <w:proofErr w:type="gramStart"/>
      <w:r w:rsidR="00074BB5">
        <w:rPr>
          <w:rFonts w:ascii="Times New Roman" w:eastAsia="Times New Roman" w:hAnsi="Times New Roman"/>
          <w:sz w:val="24"/>
          <w:szCs w:val="20"/>
          <w:lang w:val="en-GB" w:eastAsia="fr-FR"/>
        </w:rPr>
        <w:t>safety,</w:t>
      </w:r>
      <w:proofErr w:type="gramEnd"/>
      <w:r w:rsidR="00074BB5">
        <w:rPr>
          <w:rFonts w:ascii="Times New Roman" w:eastAsia="Times New Roman" w:hAnsi="Times New Roman"/>
          <w:sz w:val="24"/>
          <w:szCs w:val="20"/>
          <w:lang w:val="en-GB" w:eastAsia="fr-FR"/>
        </w:rPr>
        <w:t xml:space="preserve"> and on ground for dispatch.</w:t>
      </w:r>
    </w:p>
    <w:p w:rsidR="00DE750F" w:rsidRDefault="00DE750F" w:rsidP="00DE750F">
      <w:pPr>
        <w:pStyle w:val="Heading4"/>
        <w:rPr>
          <w:lang w:val="en-GB"/>
        </w:rPr>
      </w:pPr>
      <w:r>
        <w:rPr>
          <w:lang w:val="en-GB"/>
        </w:rPr>
        <w:t>Emergency Landing</w:t>
      </w:r>
      <w:r w:rsidR="004A0C26">
        <w:rPr>
          <w:lang w:val="en-GB"/>
        </w:rPr>
        <w:t xml:space="preserve"> (HBS.F_EL)</w:t>
      </w:r>
    </w:p>
    <w:p w:rsidR="00177AE8" w:rsidRDefault="00177AE8" w:rsidP="00177AE8">
      <w:pPr>
        <w:pStyle w:val="Corps"/>
        <w:rPr>
          <w:lang w:val="en-GB"/>
        </w:rPr>
      </w:pPr>
      <w:r>
        <w:rPr>
          <w:lang w:val="en-GB"/>
        </w:rPr>
        <w:t>Admittedly</w:t>
      </w:r>
      <w:r w:rsidR="0025615B">
        <w:rPr>
          <w:lang w:val="en-GB"/>
        </w:rPr>
        <w:t>,</w:t>
      </w:r>
      <w:r>
        <w:rPr>
          <w:lang w:val="en-GB"/>
        </w:rPr>
        <w:t xml:space="preserve"> brakin</w:t>
      </w:r>
      <w:r w:rsidR="00FC1E94">
        <w:rPr>
          <w:lang w:val="en-GB"/>
        </w:rPr>
        <w:t>g-</w:t>
      </w:r>
      <w:r>
        <w:rPr>
          <w:lang w:val="en-GB"/>
        </w:rPr>
        <w:t xml:space="preserve">only control of a drone sounds strange. What is so-called “hard landing” if not </w:t>
      </w:r>
      <w:r w:rsidR="00074BB5">
        <w:rPr>
          <w:lang w:val="en-GB"/>
        </w:rPr>
        <w:t xml:space="preserve">some sort of </w:t>
      </w:r>
      <w:r>
        <w:rPr>
          <w:lang w:val="en-GB"/>
        </w:rPr>
        <w:t>stone fall control?!</w:t>
      </w:r>
    </w:p>
    <w:p w:rsidR="0025615B" w:rsidRDefault="009F0AD4" w:rsidP="00DA601B">
      <w:pPr>
        <w:pStyle w:val="Corps"/>
        <w:spacing w:before="120"/>
        <w:rPr>
          <w:lang w:val="en-GB"/>
        </w:rPr>
      </w:pPr>
      <w:r>
        <w:rPr>
          <w:lang w:val="en-GB"/>
        </w:rPr>
        <w:t>As a</w:t>
      </w:r>
      <w:r w:rsidR="004E0822">
        <w:rPr>
          <w:lang w:val="en-GB"/>
        </w:rPr>
        <w:t>lready mentioned, to</w:t>
      </w:r>
      <w:r>
        <w:rPr>
          <w:lang w:val="en-GB"/>
        </w:rPr>
        <w:t xml:space="preserve"> limit the </w:t>
      </w:r>
      <w:r w:rsidR="00FC1E94">
        <w:rPr>
          <w:lang w:val="en-GB"/>
        </w:rPr>
        <w:t xml:space="preserve">size of the use case </w:t>
      </w:r>
      <w:r>
        <w:rPr>
          <w:lang w:val="en-GB"/>
        </w:rPr>
        <w:t xml:space="preserve">no true flight mechanics </w:t>
      </w:r>
      <w:r w:rsidR="00FC1E94">
        <w:rPr>
          <w:lang w:val="en-GB"/>
        </w:rPr>
        <w:t>was introduced</w:t>
      </w:r>
      <w:r w:rsidR="00386DCF">
        <w:rPr>
          <w:lang w:val="en-GB"/>
        </w:rPr>
        <w:t>. But</w:t>
      </w:r>
      <w:r>
        <w:rPr>
          <w:lang w:val="en-GB"/>
        </w:rPr>
        <w:t xml:space="preserve"> to support </w:t>
      </w:r>
      <w:r w:rsidR="004E0822">
        <w:rPr>
          <w:lang w:val="en-GB"/>
        </w:rPr>
        <w:t xml:space="preserve">physically and functionally consistent </w:t>
      </w:r>
      <w:r w:rsidR="00074BB5">
        <w:rPr>
          <w:lang w:val="en-GB"/>
        </w:rPr>
        <w:t>development and development assurance</w:t>
      </w:r>
      <w:r>
        <w:rPr>
          <w:lang w:val="en-GB"/>
        </w:rPr>
        <w:t xml:space="preserve"> </w:t>
      </w:r>
      <w:r w:rsidR="00386DCF">
        <w:rPr>
          <w:lang w:val="en-GB"/>
        </w:rPr>
        <w:t>experiments</w:t>
      </w:r>
      <w:r w:rsidR="00FC1E94">
        <w:rPr>
          <w:lang w:val="en-GB"/>
        </w:rPr>
        <w:t xml:space="preserve"> </w:t>
      </w:r>
      <w:r w:rsidR="004E0822">
        <w:rPr>
          <w:lang w:val="en-GB"/>
        </w:rPr>
        <w:t>a</w:t>
      </w:r>
      <w:r w:rsidR="00DA601B">
        <w:rPr>
          <w:lang w:val="en-GB"/>
        </w:rPr>
        <w:t xml:space="preserve"> true controlled mechanic</w:t>
      </w:r>
      <w:r w:rsidR="00074BB5">
        <w:rPr>
          <w:lang w:val="en-GB"/>
        </w:rPr>
        <w:t>al dynamics was introduced</w:t>
      </w:r>
      <w:r w:rsidR="00DA601B">
        <w:rPr>
          <w:lang w:val="en-GB"/>
        </w:rPr>
        <w:t>.</w:t>
      </w:r>
      <w:r w:rsidR="0025615B">
        <w:rPr>
          <w:lang w:val="en-GB"/>
        </w:rPr>
        <w:t xml:space="preserve"> Because of this mechanical intended interpretation</w:t>
      </w:r>
      <w:r w:rsidR="00074BB5">
        <w:rPr>
          <w:lang w:val="en-GB"/>
        </w:rPr>
        <w:t>, on purpose not explained,</w:t>
      </w:r>
      <w:r w:rsidR="0025615B">
        <w:rPr>
          <w:lang w:val="en-GB"/>
        </w:rPr>
        <w:t xml:space="preserve"> an actual implementation of the “µXAV</w:t>
      </w:r>
      <w:r w:rsidR="00074BB5">
        <w:rPr>
          <w:lang w:val="en-GB"/>
        </w:rPr>
        <w:t xml:space="preserve"> product” could be possible</w:t>
      </w:r>
      <w:r w:rsidR="0025615B">
        <w:rPr>
          <w:lang w:val="en-GB"/>
        </w:rPr>
        <w:t xml:space="preserve">. </w:t>
      </w:r>
    </w:p>
    <w:p w:rsidR="002A6385" w:rsidRDefault="00DA601B" w:rsidP="00DA601B">
      <w:pPr>
        <w:pStyle w:val="Corps"/>
        <w:spacing w:before="120"/>
        <w:rPr>
          <w:lang w:val="en-GB"/>
        </w:rPr>
      </w:pPr>
      <w:r>
        <w:rPr>
          <w:lang w:val="en-GB"/>
        </w:rPr>
        <w:t xml:space="preserve">In this </w:t>
      </w:r>
      <w:r w:rsidR="0025615B">
        <w:rPr>
          <w:lang w:val="en-GB"/>
        </w:rPr>
        <w:t xml:space="preserve">intended interpretation </w:t>
      </w:r>
      <w:r w:rsidR="00A80381">
        <w:rPr>
          <w:lang w:val="en-GB"/>
        </w:rPr>
        <w:t xml:space="preserve">the </w:t>
      </w:r>
      <w:r w:rsidR="00865AA1">
        <w:rPr>
          <w:lang w:val="en-GB"/>
        </w:rPr>
        <w:t>so-called</w:t>
      </w:r>
      <w:r>
        <w:rPr>
          <w:lang w:val="en-GB"/>
        </w:rPr>
        <w:t xml:space="preserve"> ‘braking-only’ control of the drone’s desc</w:t>
      </w:r>
      <w:r w:rsidR="002A6385">
        <w:rPr>
          <w:lang w:val="en-GB"/>
        </w:rPr>
        <w:t>ent</w:t>
      </w:r>
      <w:r>
        <w:rPr>
          <w:lang w:val="en-GB"/>
        </w:rPr>
        <w:t xml:space="preserve"> makes sense.</w:t>
      </w:r>
    </w:p>
    <w:p w:rsidR="002A6385" w:rsidRDefault="002A6385">
      <w:pPr>
        <w:rPr>
          <w:lang w:val="en-GB"/>
        </w:rPr>
      </w:pPr>
      <w:r>
        <w:rPr>
          <w:lang w:val="en-GB"/>
        </w:rPr>
        <w:br w:type="page"/>
      </w:r>
    </w:p>
    <w:p w:rsidR="00DA601B" w:rsidRPr="00177AE8" w:rsidRDefault="00DA601B" w:rsidP="00DA601B">
      <w:pPr>
        <w:pStyle w:val="Corps"/>
        <w:spacing w:before="120"/>
        <w:rPr>
          <w:lang w:val="en-GB"/>
        </w:rPr>
      </w:pPr>
    </w:p>
    <w:p w:rsidR="005F53AD" w:rsidRDefault="007E0C1A" w:rsidP="007E0C1A">
      <w:pPr>
        <w:pStyle w:val="Heading5"/>
        <w:rPr>
          <w:lang w:val="en-GB"/>
        </w:rPr>
      </w:pPr>
      <w:r>
        <w:rPr>
          <w:lang w:val="en-GB"/>
        </w:rPr>
        <w:t>Interface</w:t>
      </w:r>
    </w:p>
    <w:p w:rsidR="007E0C1A" w:rsidRPr="007E0C1A" w:rsidRDefault="00A80381" w:rsidP="00B045EE">
      <w:pPr>
        <w:pStyle w:val="Corps"/>
        <w:spacing w:after="240"/>
        <w:rPr>
          <w:lang w:val="en-GB"/>
        </w:rPr>
      </w:pPr>
      <w:r>
        <w:rPr>
          <w:lang w:val="en-GB"/>
        </w:rPr>
        <w:t>The i</w:t>
      </w:r>
      <w:r w:rsidR="00B045EE">
        <w:rPr>
          <w:lang w:val="en-GB"/>
        </w:rPr>
        <w:t>nterface is proposed as digital. T</w:t>
      </w:r>
      <w:r>
        <w:rPr>
          <w:lang w:val="en-GB"/>
        </w:rPr>
        <w:t xml:space="preserve">he control law </w:t>
      </w:r>
      <w:r w:rsidR="00B045EE">
        <w:rPr>
          <w:lang w:val="en-GB"/>
        </w:rPr>
        <w:t>is</w:t>
      </w:r>
      <w:r>
        <w:rPr>
          <w:lang w:val="en-GB"/>
        </w:rPr>
        <w:t xml:space="preserve"> envisioned as </w:t>
      </w:r>
      <w:r w:rsidR="00B045EE">
        <w:rPr>
          <w:lang w:val="en-GB"/>
        </w:rPr>
        <w:t xml:space="preserve">being </w:t>
      </w:r>
      <w:r>
        <w:rPr>
          <w:lang w:val="en-GB"/>
        </w:rPr>
        <w:t>progr</w:t>
      </w:r>
      <w:r w:rsidR="00B045EE">
        <w:rPr>
          <w:lang w:val="en-GB"/>
        </w:rPr>
        <w:t>ammed on a FPGA-based ECU. A</w:t>
      </w:r>
      <w:r>
        <w:rPr>
          <w:lang w:val="en-GB"/>
        </w:rPr>
        <w:t xml:space="preserve"> pure </w:t>
      </w:r>
      <w:proofErr w:type="spellStart"/>
      <w:r w:rsidR="00B045EE">
        <w:rPr>
          <w:lang w:val="en-GB"/>
        </w:rPr>
        <w:t>analog</w:t>
      </w:r>
      <w:proofErr w:type="spellEnd"/>
      <w:r w:rsidR="00B045EE">
        <w:rPr>
          <w:lang w:val="en-GB"/>
        </w:rPr>
        <w:t xml:space="preserve"> hardware</w:t>
      </w:r>
      <w:r>
        <w:rPr>
          <w:lang w:val="en-GB"/>
        </w:rPr>
        <w:t xml:space="preserve"> control could be envisioned as well. The interface is prescriptive as far as functional </w:t>
      </w:r>
      <w:r w:rsidR="009D4C32">
        <w:rPr>
          <w:lang w:val="en-GB"/>
        </w:rPr>
        <w:t>exchanges</w:t>
      </w:r>
      <w:r w:rsidR="00B045EE">
        <w:rPr>
          <w:lang w:val="en-GB"/>
        </w:rPr>
        <w:t xml:space="preserve"> are concerned. T</w:t>
      </w:r>
      <w:r>
        <w:rPr>
          <w:lang w:val="en-GB"/>
        </w:rPr>
        <w:t>he implementation technology is left open.</w:t>
      </w:r>
    </w:p>
    <w:tbl>
      <w:tblPr>
        <w:tblStyle w:val="TableGrid"/>
        <w:tblW w:w="0" w:type="auto"/>
        <w:tblInd w:w="817" w:type="dxa"/>
        <w:tblLayout w:type="fixed"/>
        <w:tblLook w:val="04A0" w:firstRow="1" w:lastRow="0" w:firstColumn="1" w:lastColumn="0" w:noHBand="0" w:noVBand="1"/>
      </w:tblPr>
      <w:tblGrid>
        <w:gridCol w:w="3260"/>
        <w:gridCol w:w="993"/>
        <w:gridCol w:w="3543"/>
        <w:gridCol w:w="993"/>
      </w:tblGrid>
      <w:tr w:rsidR="00BA73DE" w:rsidRPr="008A3F56" w:rsidTr="00BA73DE">
        <w:tc>
          <w:tcPr>
            <w:tcW w:w="3260"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99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54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9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proofErr w:type="spellStart"/>
            <w:r w:rsidRPr="002C424F">
              <w:rPr>
                <w:rFonts w:ascii="Arial" w:hAnsi="Arial" w:cs="Arial"/>
                <w:sz w:val="20"/>
                <w:lang w:val="en-US"/>
              </w:rPr>
              <w:t>pSenso</w:t>
            </w:r>
            <w:proofErr w:type="spellEnd"/>
            <w:r w:rsidRPr="002156CB">
              <w:rPr>
                <w:rFonts w:ascii="Arial" w:hAnsi="Arial" w:cs="Arial"/>
                <w:sz w:val="20"/>
              </w:rPr>
              <w:t>r</w:t>
            </w:r>
            <w:r w:rsidRPr="00210AFF">
              <w:rPr>
                <w:rFonts w:ascii="Arial" w:hAnsi="Arial" w:cs="Arial"/>
                <w:sz w:val="20"/>
                <w:lang w:val="en-GB"/>
              </w:rPr>
              <w:t>(</w:t>
            </w:r>
            <w:proofErr w:type="spellStart"/>
            <w:r>
              <w:rPr>
                <w:rFonts w:ascii="Arial" w:hAnsi="Arial" w:cs="Arial"/>
                <w:sz w:val="20"/>
                <w:lang w:val="en-GB"/>
              </w:rPr>
              <w:t>float.rad</w:t>
            </w:r>
            <w:proofErr w:type="spellEnd"/>
            <w:r w:rsidRPr="00210AFF">
              <w:rPr>
                <w:rFonts w:ascii="Arial" w:hAnsi="Arial" w:cs="Arial"/>
                <w:sz w:val="20"/>
                <w:lang w:val="en-GB"/>
              </w:rPr>
              <w:t>)</w:t>
            </w:r>
          </w:p>
        </w:tc>
        <w:tc>
          <w:tcPr>
            <w:tcW w:w="993" w:type="dxa"/>
          </w:tcPr>
          <w:p w:rsidR="007E7B3E" w:rsidRDefault="007E7B3E" w:rsidP="007E7B3E">
            <w:pPr>
              <w:spacing w:before="60" w:after="60"/>
              <w:jc w:val="center"/>
            </w:pPr>
            <w:r>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Clutch1PressureCommand(</w:t>
            </w:r>
            <w:proofErr w:type="spellStart"/>
            <w:r>
              <w:rPr>
                <w:rFonts w:ascii="Arial" w:hAnsi="Arial" w:cs="Arial"/>
                <w:sz w:val="20"/>
                <w:lang w:val="en-GB"/>
              </w:rPr>
              <w:t>float.Pa</w:t>
            </w:r>
            <w:proofErr w:type="spellEnd"/>
            <w:r>
              <w:rPr>
                <w:rFonts w:ascii="Arial" w:hAnsi="Arial" w:cs="Arial"/>
                <w:sz w:val="20"/>
                <w:lang w:val="en-GB"/>
              </w:rPr>
              <w:t>)</w:t>
            </w:r>
          </w:p>
        </w:tc>
        <w:tc>
          <w:tcPr>
            <w:tcW w:w="993" w:type="dxa"/>
          </w:tcPr>
          <w:p w:rsidR="007E7B3E" w:rsidRDefault="007E7B3E" w:rsidP="007E7B3E">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sidRPr="00210AFF">
              <w:rPr>
                <w:rFonts w:ascii="Arial" w:hAnsi="Arial" w:cs="Arial"/>
                <w:sz w:val="20"/>
                <w:lang w:val="en-GB"/>
              </w:rPr>
              <w:t>(</w:t>
            </w:r>
            <w:r>
              <w:rPr>
                <w:rFonts w:ascii="Arial" w:hAnsi="Arial" w:cs="Arial"/>
                <w:sz w:val="20"/>
                <w:lang w:val="en-GB"/>
              </w:rPr>
              <w:t>float.(rad/s)</w:t>
            </w:r>
            <w:r w:rsidRPr="00210AFF">
              <w:rPr>
                <w:rFonts w:ascii="Arial" w:hAnsi="Arial" w:cs="Arial"/>
                <w:sz w:val="20"/>
                <w:lang w:val="en-GB"/>
              </w:rPr>
              <w:t>)</w:t>
            </w:r>
          </w:p>
        </w:tc>
        <w:tc>
          <w:tcPr>
            <w:tcW w:w="993" w:type="dxa"/>
          </w:tcPr>
          <w:p w:rsidR="007E7B3E" w:rsidRDefault="007E7B3E" w:rsidP="007E7B3E">
            <w:pPr>
              <w:spacing w:before="60" w:after="60"/>
              <w:jc w:val="center"/>
            </w:pPr>
            <w:r w:rsidRPr="00ED65D6">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Clutch2PressureCommand(</w:t>
            </w:r>
            <w:proofErr w:type="spellStart"/>
            <w:r>
              <w:rPr>
                <w:rFonts w:ascii="Arial" w:hAnsi="Arial" w:cs="Arial"/>
                <w:sz w:val="20"/>
                <w:lang w:val="en-GB"/>
              </w:rPr>
              <w:t>float.Pa</w:t>
            </w:r>
            <w:proofErr w:type="spellEnd"/>
            <w:r>
              <w:rPr>
                <w:rFonts w:ascii="Arial" w:hAnsi="Arial" w:cs="Arial"/>
                <w:sz w:val="20"/>
                <w:lang w:val="en-GB"/>
              </w:rPr>
              <w:t>)</w:t>
            </w:r>
          </w:p>
        </w:tc>
        <w:tc>
          <w:tcPr>
            <w:tcW w:w="993" w:type="dxa"/>
          </w:tcPr>
          <w:p w:rsidR="007E7B3E" w:rsidRDefault="007E7B3E" w:rsidP="00A56172">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sidRPr="00210AFF">
              <w:rPr>
                <w:rFonts w:ascii="Arial" w:hAnsi="Arial" w:cs="Arial"/>
                <w:sz w:val="20"/>
                <w:lang w:val="en-GB"/>
              </w:rPr>
              <w:t>(</w:t>
            </w:r>
            <w:proofErr w:type="spellStart"/>
            <w:r>
              <w:rPr>
                <w:rFonts w:ascii="Arial" w:hAnsi="Arial" w:cs="Arial"/>
                <w:sz w:val="20"/>
                <w:lang w:val="en-GB"/>
              </w:rPr>
              <w:t>float.rad</w:t>
            </w:r>
            <w:proofErr w:type="spellEnd"/>
            <w:r w:rsidRPr="00210AFF">
              <w:rPr>
                <w:rFonts w:ascii="Arial" w:hAnsi="Arial" w:cs="Arial"/>
                <w:sz w:val="20"/>
                <w:lang w:val="en-GB"/>
              </w:rPr>
              <w:t>)</w:t>
            </w:r>
          </w:p>
        </w:tc>
        <w:tc>
          <w:tcPr>
            <w:tcW w:w="993" w:type="dxa"/>
          </w:tcPr>
          <w:p w:rsidR="007E7B3E" w:rsidRDefault="007E7B3E" w:rsidP="007E7B3E">
            <w:pPr>
              <w:spacing w:before="60" w:after="60"/>
              <w:jc w:val="center"/>
            </w:pPr>
            <w:r w:rsidRPr="00ED65D6">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proofErr w:type="gramStart"/>
            <w:r>
              <w:rPr>
                <w:rFonts w:ascii="Arial" w:hAnsi="Arial" w:cs="Arial"/>
                <w:sz w:val="20"/>
                <w:lang w:val="en-GB"/>
              </w:rPr>
              <w:t>SpoolValve1Command(</w:t>
            </w:r>
            <w:proofErr w:type="gramEnd"/>
            <w:r>
              <w:rPr>
                <w:rFonts w:ascii="Arial" w:hAnsi="Arial" w:cs="Arial"/>
                <w:sz w:val="20"/>
                <w:lang w:val="en-GB"/>
              </w:rPr>
              <w:t>float.%)</w:t>
            </w:r>
          </w:p>
        </w:tc>
        <w:tc>
          <w:tcPr>
            <w:tcW w:w="993" w:type="dxa"/>
          </w:tcPr>
          <w:p w:rsidR="007E7B3E" w:rsidRDefault="007E7B3E" w:rsidP="007E7B3E">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proofErr w:type="spellStart"/>
            <w:proofErr w:type="gramStart"/>
            <w:r w:rsidRPr="005B6861">
              <w:rPr>
                <w:rFonts w:ascii="Arial" w:hAnsi="Arial" w:cs="Arial"/>
                <w:sz w:val="20"/>
                <w:lang w:val="en-GB"/>
              </w:rPr>
              <w:t>HydraulicCapacity</w:t>
            </w:r>
            <w:proofErr w:type="spellEnd"/>
            <w:r w:rsidRPr="005B6861">
              <w:rPr>
                <w:rFonts w:ascii="Arial" w:hAnsi="Arial" w:cs="Arial"/>
                <w:sz w:val="20"/>
                <w:lang w:val="en-GB"/>
              </w:rPr>
              <w:t>(</w:t>
            </w:r>
            <w:proofErr w:type="gramEnd"/>
            <w:r w:rsidRPr="005B6861">
              <w:rPr>
                <w:rFonts w:ascii="Arial" w:hAnsi="Arial" w:cs="Arial"/>
                <w:sz w:val="20"/>
                <w:lang w:val="en-GB"/>
              </w:rPr>
              <w:t>float.%)</w:t>
            </w:r>
          </w:p>
        </w:tc>
        <w:tc>
          <w:tcPr>
            <w:tcW w:w="993" w:type="dxa"/>
          </w:tcPr>
          <w:p w:rsidR="007E7B3E" w:rsidRDefault="007E7B3E" w:rsidP="007E7B3E">
            <w:pPr>
              <w:spacing w:before="60" w:after="60"/>
              <w:jc w:val="center"/>
            </w:pPr>
            <w:r>
              <w:rPr>
                <w:rFonts w:ascii="Arial" w:hAnsi="Arial" w:cs="Arial"/>
                <w:sz w:val="20"/>
                <w:lang w:val="en-GB"/>
              </w:rPr>
              <w:t>F_EM</w:t>
            </w:r>
          </w:p>
        </w:tc>
        <w:tc>
          <w:tcPr>
            <w:tcW w:w="3543" w:type="dxa"/>
          </w:tcPr>
          <w:p w:rsidR="007E7B3E" w:rsidRDefault="007E7B3E" w:rsidP="00A56172">
            <w:pPr>
              <w:pStyle w:val="Corps"/>
              <w:spacing w:before="60" w:after="60"/>
              <w:ind w:left="0"/>
              <w:rPr>
                <w:rFonts w:ascii="Arial" w:hAnsi="Arial" w:cs="Arial"/>
                <w:sz w:val="20"/>
                <w:lang w:val="en-GB"/>
              </w:rPr>
            </w:pPr>
            <w:proofErr w:type="gramStart"/>
            <w:r>
              <w:rPr>
                <w:rFonts w:ascii="Arial" w:hAnsi="Arial" w:cs="Arial"/>
                <w:sz w:val="20"/>
                <w:lang w:val="en-GB"/>
              </w:rPr>
              <w:t>SpoolValve2Command(</w:t>
            </w:r>
            <w:proofErr w:type="gramEnd"/>
            <w:r>
              <w:rPr>
                <w:rFonts w:ascii="Arial" w:hAnsi="Arial" w:cs="Arial"/>
                <w:sz w:val="20"/>
                <w:lang w:val="en-GB"/>
              </w:rPr>
              <w:t>float.%)</w:t>
            </w:r>
          </w:p>
        </w:tc>
        <w:tc>
          <w:tcPr>
            <w:tcW w:w="993" w:type="dxa"/>
          </w:tcPr>
          <w:p w:rsidR="007E7B3E" w:rsidRDefault="007E7B3E" w:rsidP="00A56172">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BA73DE" w:rsidRPr="00330ED1" w:rsidRDefault="00BA73DE" w:rsidP="00A56172">
            <w:pPr>
              <w:pStyle w:val="Corps"/>
              <w:spacing w:before="60" w:after="60"/>
              <w:ind w:left="0"/>
              <w:rPr>
                <w:rFonts w:ascii="Arial" w:hAnsi="Arial" w:cs="Arial"/>
                <w:sz w:val="20"/>
                <w:lang w:val="en-US"/>
              </w:rPr>
            </w:pPr>
            <w:r w:rsidRPr="00330ED1">
              <w:rPr>
                <w:rFonts w:ascii="Arial" w:hAnsi="Arial" w:cs="Arial"/>
                <w:sz w:val="20"/>
                <w:lang w:val="en-US"/>
              </w:rPr>
              <w:t>Pump1PressureSensor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993" w:type="dxa"/>
          </w:tcPr>
          <w:p w:rsidR="00BA73DE" w:rsidRDefault="00BA73DE" w:rsidP="00A56172">
            <w:pPr>
              <w:spacing w:before="60" w:after="60"/>
              <w:jc w:val="center"/>
            </w:pPr>
            <w:r w:rsidRPr="00ED65D6">
              <w:rPr>
                <w:rFonts w:ascii="Arial" w:hAnsi="Arial" w:cs="Arial"/>
                <w:sz w:val="20"/>
                <w:lang w:val="en-US"/>
              </w:rPr>
              <w:t>F_CM</w:t>
            </w:r>
          </w:p>
        </w:tc>
        <w:tc>
          <w:tcPr>
            <w:tcW w:w="3543" w:type="dxa"/>
          </w:tcPr>
          <w:p w:rsidR="00BA73DE" w:rsidRDefault="00BA73DE" w:rsidP="00A56172">
            <w:pPr>
              <w:pStyle w:val="Corps"/>
              <w:spacing w:before="60" w:after="60"/>
              <w:ind w:left="0"/>
              <w:rPr>
                <w:rFonts w:ascii="Arial" w:hAnsi="Arial" w:cs="Arial"/>
                <w:sz w:val="20"/>
                <w:lang w:val="en-GB"/>
              </w:rPr>
            </w:pPr>
          </w:p>
        </w:tc>
        <w:tc>
          <w:tcPr>
            <w:tcW w:w="993" w:type="dxa"/>
          </w:tcPr>
          <w:p w:rsidR="00BA73DE" w:rsidRDefault="00BA73DE" w:rsidP="00A56172">
            <w:pPr>
              <w:pStyle w:val="Corps"/>
              <w:spacing w:before="60" w:after="60"/>
              <w:ind w:left="0"/>
              <w:jc w:val="center"/>
              <w:rPr>
                <w:rFonts w:ascii="Arial" w:hAnsi="Arial" w:cs="Arial"/>
                <w:sz w:val="20"/>
                <w:lang w:val="en-GB"/>
              </w:rPr>
            </w:pPr>
          </w:p>
        </w:tc>
      </w:tr>
      <w:tr w:rsidR="00BA73DE" w:rsidTr="00BA73DE">
        <w:tc>
          <w:tcPr>
            <w:tcW w:w="3260" w:type="dxa"/>
          </w:tcPr>
          <w:p w:rsidR="00BA73DE" w:rsidRPr="00FB13DE" w:rsidRDefault="00BA73DE" w:rsidP="00A56172">
            <w:pPr>
              <w:pStyle w:val="Corps"/>
              <w:spacing w:before="60" w:after="60"/>
              <w:ind w:left="0"/>
              <w:rPr>
                <w:rFonts w:ascii="Arial" w:hAnsi="Arial" w:cs="Arial"/>
                <w:sz w:val="20"/>
                <w:lang w:val="en-US"/>
              </w:rPr>
            </w:pPr>
            <w:r>
              <w:rPr>
                <w:rFonts w:ascii="Arial" w:hAnsi="Arial" w:cs="Arial"/>
                <w:sz w:val="20"/>
                <w:lang w:val="en-US"/>
              </w:rPr>
              <w:t>Pump2Pressure</w:t>
            </w:r>
            <w:r w:rsidRPr="00FB13DE">
              <w:rPr>
                <w:rFonts w:ascii="Arial" w:hAnsi="Arial" w:cs="Arial"/>
                <w:sz w:val="20"/>
                <w:lang w:val="en-US"/>
              </w:rPr>
              <w:t>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993" w:type="dxa"/>
          </w:tcPr>
          <w:p w:rsidR="00BA73DE" w:rsidRDefault="00BA73DE" w:rsidP="00A56172">
            <w:pPr>
              <w:spacing w:before="60" w:after="60"/>
              <w:jc w:val="center"/>
            </w:pPr>
            <w:r w:rsidRPr="00ED65D6">
              <w:rPr>
                <w:rFonts w:ascii="Arial" w:hAnsi="Arial" w:cs="Arial"/>
                <w:sz w:val="20"/>
                <w:lang w:val="en-US"/>
              </w:rPr>
              <w:t>F_CM</w:t>
            </w:r>
          </w:p>
        </w:tc>
        <w:tc>
          <w:tcPr>
            <w:tcW w:w="3543" w:type="dxa"/>
          </w:tcPr>
          <w:p w:rsidR="00BA73DE" w:rsidRDefault="00BA73DE" w:rsidP="00A56172">
            <w:pPr>
              <w:pStyle w:val="Corps"/>
              <w:spacing w:before="60" w:after="60"/>
              <w:ind w:left="0"/>
              <w:rPr>
                <w:rFonts w:ascii="Arial" w:hAnsi="Arial" w:cs="Arial"/>
                <w:sz w:val="20"/>
                <w:lang w:val="en-GB"/>
              </w:rPr>
            </w:pPr>
          </w:p>
        </w:tc>
        <w:tc>
          <w:tcPr>
            <w:tcW w:w="993" w:type="dxa"/>
          </w:tcPr>
          <w:p w:rsidR="00BA73DE" w:rsidRDefault="00BA73DE" w:rsidP="00A56172">
            <w:pPr>
              <w:pStyle w:val="Corps"/>
              <w:spacing w:before="60" w:after="60"/>
              <w:ind w:left="0"/>
              <w:jc w:val="center"/>
              <w:rPr>
                <w:rFonts w:ascii="Arial" w:hAnsi="Arial" w:cs="Arial"/>
                <w:sz w:val="20"/>
                <w:lang w:val="en-GB"/>
              </w:rPr>
            </w:pPr>
          </w:p>
        </w:tc>
      </w:tr>
      <w:tr w:rsidR="00595E3F" w:rsidTr="00BA73DE">
        <w:tc>
          <w:tcPr>
            <w:tcW w:w="3260" w:type="dxa"/>
          </w:tcPr>
          <w:p w:rsidR="00595E3F" w:rsidRDefault="00595E3F" w:rsidP="00A56172">
            <w:pPr>
              <w:pStyle w:val="Corps"/>
              <w:spacing w:before="60" w:after="60"/>
              <w:ind w:left="0"/>
              <w:rPr>
                <w:rFonts w:ascii="Arial" w:hAnsi="Arial" w:cs="Arial"/>
                <w:sz w:val="20"/>
                <w:lang w:val="en-US"/>
              </w:rPr>
            </w:pPr>
            <w:proofErr w:type="spellStart"/>
            <w:r>
              <w:rPr>
                <w:rFonts w:ascii="Arial" w:hAnsi="Arial" w:cs="Arial"/>
                <w:sz w:val="20"/>
                <w:lang w:val="en-US"/>
              </w:rPr>
              <w:t>StartEmergencyLanding</w:t>
            </w:r>
            <w:proofErr w:type="spellEnd"/>
            <w:r>
              <w:rPr>
                <w:rFonts w:ascii="Arial" w:hAnsi="Arial" w:cs="Arial"/>
                <w:sz w:val="20"/>
                <w:lang w:val="en-US"/>
              </w:rPr>
              <w:t>(Boolean)</w:t>
            </w:r>
          </w:p>
        </w:tc>
        <w:tc>
          <w:tcPr>
            <w:tcW w:w="993" w:type="dxa"/>
          </w:tcPr>
          <w:p w:rsidR="00595E3F" w:rsidRDefault="00595E3F" w:rsidP="00A56172">
            <w:pPr>
              <w:spacing w:before="60" w:after="60"/>
              <w:jc w:val="center"/>
              <w:rPr>
                <w:rFonts w:ascii="Arial" w:hAnsi="Arial" w:cs="Arial"/>
                <w:sz w:val="20"/>
                <w:lang w:val="en-US"/>
              </w:rPr>
            </w:pPr>
            <w:r>
              <w:rPr>
                <w:rFonts w:ascii="Arial" w:hAnsi="Arial" w:cs="Arial"/>
                <w:sz w:val="20"/>
                <w:lang w:val="en-US"/>
              </w:rPr>
              <w:t>MMS.</w:t>
            </w:r>
          </w:p>
          <w:p w:rsidR="00595E3F" w:rsidRDefault="00595E3F" w:rsidP="00A56172">
            <w:pPr>
              <w:spacing w:before="60" w:after="60"/>
              <w:jc w:val="center"/>
              <w:rPr>
                <w:rFonts w:ascii="Arial" w:hAnsi="Arial" w:cs="Arial"/>
                <w:sz w:val="20"/>
                <w:lang w:val="en-US"/>
              </w:rPr>
            </w:pPr>
            <w:r>
              <w:rPr>
                <w:rFonts w:ascii="Arial" w:hAnsi="Arial" w:cs="Arial"/>
                <w:sz w:val="20"/>
                <w:lang w:val="en-US"/>
              </w:rPr>
              <w:t>F_PT.</w:t>
            </w:r>
          </w:p>
          <w:p w:rsidR="00595E3F" w:rsidRPr="00ED65D6" w:rsidRDefault="00595E3F" w:rsidP="00A56172">
            <w:pPr>
              <w:spacing w:before="60" w:after="60"/>
              <w:jc w:val="center"/>
              <w:rPr>
                <w:rFonts w:ascii="Arial" w:hAnsi="Arial" w:cs="Arial"/>
                <w:sz w:val="20"/>
                <w:lang w:val="en-US"/>
              </w:rPr>
            </w:pPr>
            <w:r>
              <w:rPr>
                <w:rFonts w:ascii="Arial" w:hAnsi="Arial" w:cs="Arial"/>
                <w:sz w:val="20"/>
                <w:lang w:val="en-US"/>
              </w:rPr>
              <w:t>F_MM</w:t>
            </w:r>
          </w:p>
        </w:tc>
        <w:tc>
          <w:tcPr>
            <w:tcW w:w="3543" w:type="dxa"/>
          </w:tcPr>
          <w:p w:rsidR="00595E3F" w:rsidRDefault="00595E3F" w:rsidP="00A56172">
            <w:pPr>
              <w:pStyle w:val="Corps"/>
              <w:spacing w:before="60" w:after="60"/>
              <w:ind w:left="0"/>
              <w:rPr>
                <w:rFonts w:ascii="Arial" w:hAnsi="Arial" w:cs="Arial"/>
                <w:sz w:val="20"/>
                <w:lang w:val="en-GB"/>
              </w:rPr>
            </w:pPr>
          </w:p>
        </w:tc>
        <w:tc>
          <w:tcPr>
            <w:tcW w:w="993" w:type="dxa"/>
          </w:tcPr>
          <w:p w:rsidR="00595E3F" w:rsidRDefault="00595E3F" w:rsidP="00A56172">
            <w:pPr>
              <w:pStyle w:val="Corps"/>
              <w:spacing w:before="60" w:after="60"/>
              <w:ind w:left="0"/>
              <w:jc w:val="center"/>
              <w:rPr>
                <w:rFonts w:ascii="Arial" w:hAnsi="Arial" w:cs="Arial"/>
                <w:sz w:val="20"/>
                <w:lang w:val="en-GB"/>
              </w:rPr>
            </w:pPr>
          </w:p>
        </w:tc>
      </w:tr>
    </w:tbl>
    <w:p w:rsidR="007E0C1A" w:rsidRDefault="007E0C1A" w:rsidP="007E0C1A">
      <w:pPr>
        <w:pStyle w:val="Heading5"/>
        <w:rPr>
          <w:lang w:val="en-GB"/>
        </w:rPr>
      </w:pPr>
      <w:r>
        <w:rPr>
          <w:lang w:val="en-GB"/>
        </w:rPr>
        <w:t>Design Rational</w:t>
      </w:r>
    </w:p>
    <w:p w:rsidR="007E0C1A" w:rsidRDefault="00FD2F44" w:rsidP="007E0C1A">
      <w:pPr>
        <w:pStyle w:val="Corps"/>
        <w:rPr>
          <w:lang w:val="en-GB"/>
        </w:rPr>
      </w:pPr>
      <w:r>
        <w:rPr>
          <w:lang w:val="en-GB"/>
        </w:rPr>
        <w:t xml:space="preserve">Since F_EL can be triggered </w:t>
      </w:r>
      <w:r w:rsidR="00ED2CC7">
        <w:rPr>
          <w:lang w:val="en-GB"/>
        </w:rPr>
        <w:t xml:space="preserve">at any moment (safety escapes) by MMS or HBS, and must be handled most responsively, </w:t>
      </w:r>
      <w:r>
        <w:rPr>
          <w:lang w:val="en-GB"/>
        </w:rPr>
        <w:t>the three systems update the AV’s state vec</w:t>
      </w:r>
      <w:r w:rsidR="0048702C">
        <w:rPr>
          <w:lang w:val="en-GB"/>
        </w:rPr>
        <w:t>tor (altitude, speed, attitude)</w:t>
      </w:r>
      <w:r w:rsidR="0048702C" w:rsidRPr="0048702C">
        <w:rPr>
          <w:lang w:val="en-GB"/>
        </w:rPr>
        <w:t xml:space="preserve"> </w:t>
      </w:r>
      <w:r w:rsidR="0048702C">
        <w:rPr>
          <w:lang w:val="en-GB"/>
        </w:rPr>
        <w:t>in hot redundancy (no state transfer at hand over).</w:t>
      </w:r>
    </w:p>
    <w:p w:rsidR="001803D9" w:rsidRDefault="001803D9" w:rsidP="007E0C1A">
      <w:pPr>
        <w:pStyle w:val="Corps"/>
        <w:rPr>
          <w:lang w:val="en-GB"/>
        </w:rPr>
      </w:pPr>
      <w:r>
        <w:rPr>
          <w:lang w:val="en-GB"/>
        </w:rPr>
        <w:t xml:space="preserve">When MMS and EPS are operative, MMS.F_MM is in charge of triggering </w:t>
      </w:r>
      <w:r w:rsidR="0048702C">
        <w:rPr>
          <w:lang w:val="en-GB"/>
        </w:rPr>
        <w:t xml:space="preserve">the </w:t>
      </w:r>
      <w:r>
        <w:rPr>
          <w:lang w:val="en-GB"/>
        </w:rPr>
        <w:t xml:space="preserve">emergency landing because it holds more mission and energy related data </w:t>
      </w:r>
      <w:r w:rsidR="0048702C">
        <w:rPr>
          <w:lang w:val="en-GB"/>
        </w:rPr>
        <w:t xml:space="preserve">than HBS </w:t>
      </w:r>
      <w:r>
        <w:rPr>
          <w:lang w:val="en-GB"/>
        </w:rPr>
        <w:t>to make such a</w:t>
      </w:r>
      <w:r w:rsidR="0048702C">
        <w:rPr>
          <w:lang w:val="en-GB"/>
        </w:rPr>
        <w:t xml:space="preserve"> critical a</w:t>
      </w:r>
      <w:r>
        <w:rPr>
          <w:lang w:val="en-GB"/>
        </w:rPr>
        <w:t>n</w:t>
      </w:r>
      <w:r w:rsidR="0048702C">
        <w:rPr>
          <w:lang w:val="en-GB"/>
        </w:rPr>
        <w:t>d</w:t>
      </w:r>
      <w:r>
        <w:rPr>
          <w:lang w:val="en-GB"/>
        </w:rPr>
        <w:t xml:space="preserve"> irr</w:t>
      </w:r>
      <w:r w:rsidR="0048702C">
        <w:rPr>
          <w:lang w:val="en-GB"/>
        </w:rPr>
        <w:t>eversible decision</w:t>
      </w:r>
      <w:r>
        <w:rPr>
          <w:lang w:val="en-GB"/>
        </w:rPr>
        <w:t xml:space="preserve">. </w:t>
      </w:r>
    </w:p>
    <w:p w:rsidR="001803D9" w:rsidRDefault="001803D9" w:rsidP="007E0C1A">
      <w:pPr>
        <w:pStyle w:val="Corps"/>
        <w:rPr>
          <w:lang w:val="en-GB"/>
        </w:rPr>
      </w:pPr>
      <w:r>
        <w:rPr>
          <w:lang w:val="en-GB"/>
        </w:rPr>
        <w:t xml:space="preserve">If MMS or EPS is down, HBS decides alone, on the sole basis of the (p, </w:t>
      </w:r>
      <w:proofErr w:type="spellStart"/>
      <w:r>
        <w:rPr>
          <w:lang w:val="en-GB"/>
        </w:rPr>
        <w:t>pdot</w:t>
      </w:r>
      <w:proofErr w:type="spellEnd"/>
      <w:r>
        <w:rPr>
          <w:lang w:val="en-GB"/>
        </w:rPr>
        <w:t xml:space="preserve">, q, </w:t>
      </w:r>
      <w:proofErr w:type="spellStart"/>
      <w:r>
        <w:rPr>
          <w:lang w:val="en-GB"/>
        </w:rPr>
        <w:t>qdot</w:t>
      </w:r>
      <w:proofErr w:type="spellEnd"/>
      <w:r>
        <w:rPr>
          <w:lang w:val="en-GB"/>
        </w:rPr>
        <w:t xml:space="preserve">) state vector </w:t>
      </w:r>
      <w:r w:rsidR="00D20AAE">
        <w:rPr>
          <w:lang w:val="en-GB"/>
        </w:rPr>
        <w:t>(.wt.</w:t>
      </w:r>
      <w:r w:rsidR="007C2062">
        <w:rPr>
          <w:lang w:val="en-GB"/>
        </w:rPr>
        <w:t xml:space="preserve"> </w:t>
      </w:r>
      <w:r>
        <w:rPr>
          <w:lang w:val="en-GB"/>
        </w:rPr>
        <w:t>the safety envelope</w:t>
      </w:r>
      <w:r w:rsidR="00D20AAE">
        <w:rPr>
          <w:lang w:val="en-GB"/>
        </w:rPr>
        <w:t>)</w:t>
      </w:r>
      <w:r>
        <w:rPr>
          <w:lang w:val="en-GB"/>
        </w:rPr>
        <w:t>.</w:t>
      </w:r>
    </w:p>
    <w:p w:rsidR="001803D9" w:rsidRDefault="001803D9" w:rsidP="007E0C1A">
      <w:pPr>
        <w:pStyle w:val="Corps"/>
        <w:rPr>
          <w:lang w:val="en-GB"/>
        </w:rPr>
      </w:pPr>
      <w:r>
        <w:rPr>
          <w:lang w:val="en-GB"/>
        </w:rPr>
        <w:t xml:space="preserve">In both </w:t>
      </w:r>
      <w:r w:rsidR="00D20AAE">
        <w:rPr>
          <w:lang w:val="en-GB"/>
        </w:rPr>
        <w:t xml:space="preserve">triggering </w:t>
      </w:r>
      <w:r>
        <w:rPr>
          <w:lang w:val="en-GB"/>
        </w:rPr>
        <w:t>cases emergency landing is handled by H</w:t>
      </w:r>
      <w:r w:rsidR="00D20AAE">
        <w:rPr>
          <w:lang w:val="en-GB"/>
        </w:rPr>
        <w:t>BS alone (braking only control).</w:t>
      </w:r>
    </w:p>
    <w:p w:rsidR="003B03A3" w:rsidRDefault="0047489E" w:rsidP="007E0C1A">
      <w:pPr>
        <w:pStyle w:val="Corps"/>
        <w:rPr>
          <w:lang w:val="en-GB"/>
        </w:rPr>
      </w:pPr>
      <w:r>
        <w:rPr>
          <w:lang w:val="en-GB"/>
        </w:rPr>
        <w:t xml:space="preserve">First, </w:t>
      </w:r>
      <w:r w:rsidR="00BA73DE">
        <w:rPr>
          <w:lang w:val="en-GB"/>
        </w:rPr>
        <w:t>F_EL assesses the energetic situati</w:t>
      </w:r>
      <w:r w:rsidR="00C375CD">
        <w:rPr>
          <w:lang w:val="en-GB"/>
        </w:rPr>
        <w:t>on: will it be accumulator only</w:t>
      </w:r>
      <w:r w:rsidR="00BA73DE">
        <w:rPr>
          <w:lang w:val="en-GB"/>
        </w:rPr>
        <w:t xml:space="preserve"> or is EPS operative</w:t>
      </w:r>
      <w:r w:rsidR="003B03A3">
        <w:rPr>
          <w:lang w:val="en-GB"/>
        </w:rPr>
        <w:t>? I</w:t>
      </w:r>
      <w:r w:rsidR="00BA73DE">
        <w:rPr>
          <w:lang w:val="en-GB"/>
        </w:rPr>
        <w:t xml:space="preserve">n which </w:t>
      </w:r>
      <w:r w:rsidR="00B00E2C">
        <w:rPr>
          <w:lang w:val="en-GB"/>
        </w:rPr>
        <w:t xml:space="preserve">later </w:t>
      </w:r>
      <w:r w:rsidR="00BA73DE">
        <w:rPr>
          <w:lang w:val="en-GB"/>
        </w:rPr>
        <w:t>case a “softer hard landing” can be planned</w:t>
      </w:r>
      <w:r>
        <w:rPr>
          <w:lang w:val="en-GB"/>
        </w:rPr>
        <w:t xml:space="preserve"> by the F_EL controller</w:t>
      </w:r>
      <w:r w:rsidR="003B03A3">
        <w:rPr>
          <w:lang w:val="en-GB"/>
        </w:rPr>
        <w:t>.</w:t>
      </w:r>
    </w:p>
    <w:p w:rsidR="0047489E" w:rsidRDefault="00BA73DE" w:rsidP="007E0C1A">
      <w:pPr>
        <w:pStyle w:val="Corps"/>
        <w:rPr>
          <w:lang w:val="en-GB"/>
        </w:rPr>
      </w:pPr>
      <w:r>
        <w:rPr>
          <w:lang w:val="en-GB"/>
        </w:rPr>
        <w:t xml:space="preserve">Think </w:t>
      </w:r>
      <w:r w:rsidR="003B03A3" w:rsidRPr="003B03A3">
        <w:rPr>
          <w:lang w:val="en-GB"/>
        </w:rPr>
        <w:t xml:space="preserve">“softer hard landing” </w:t>
      </w:r>
      <w:r>
        <w:rPr>
          <w:lang w:val="en-GB"/>
        </w:rPr>
        <w:t>as a glide where time is left to target the landing place</w:t>
      </w:r>
      <w:r w:rsidR="00B00E2C">
        <w:rPr>
          <w:lang w:val="en-GB"/>
        </w:rPr>
        <w:t xml:space="preserve"> (time scale</w:t>
      </w:r>
      <w:r w:rsidR="0047489E">
        <w:rPr>
          <w:lang w:val="en-GB"/>
        </w:rPr>
        <w:t xml:space="preserve"> =</w:t>
      </w:r>
      <w:r w:rsidR="00B00E2C">
        <w:rPr>
          <w:lang w:val="en-GB"/>
        </w:rPr>
        <w:t xml:space="preserve"> </w:t>
      </w:r>
      <w:proofErr w:type="spellStart"/>
      <w:r w:rsidR="00B00E2C">
        <w:rPr>
          <w:lang w:val="en-GB"/>
        </w:rPr>
        <w:t>k.minutes</w:t>
      </w:r>
      <w:proofErr w:type="spellEnd"/>
      <w:r w:rsidR="00B00E2C">
        <w:rPr>
          <w:lang w:val="en-GB"/>
        </w:rPr>
        <w:t>)</w:t>
      </w:r>
      <w:r>
        <w:rPr>
          <w:lang w:val="en-GB"/>
        </w:rPr>
        <w:t xml:space="preserve">. </w:t>
      </w:r>
    </w:p>
    <w:p w:rsidR="00BA73DE" w:rsidRDefault="00BA73DE" w:rsidP="007E0C1A">
      <w:pPr>
        <w:pStyle w:val="Corps"/>
        <w:rPr>
          <w:lang w:val="en-GB"/>
        </w:rPr>
      </w:pPr>
      <w:r>
        <w:rPr>
          <w:lang w:val="en-GB"/>
        </w:rPr>
        <w:t xml:space="preserve">If EPS is down, </w:t>
      </w:r>
      <w:r w:rsidR="003B03A3">
        <w:rPr>
          <w:lang w:val="en-GB"/>
        </w:rPr>
        <w:t>only a</w:t>
      </w:r>
      <w:r w:rsidR="00B00E2C">
        <w:rPr>
          <w:lang w:val="en-GB"/>
        </w:rPr>
        <w:t xml:space="preserve"> fast</w:t>
      </w:r>
      <w:r>
        <w:rPr>
          <w:lang w:val="en-GB"/>
        </w:rPr>
        <w:t xml:space="preserve"> “best effort” </w:t>
      </w:r>
      <w:r w:rsidR="003B03A3">
        <w:rPr>
          <w:lang w:val="en-GB"/>
        </w:rPr>
        <w:t xml:space="preserve">approach is tractable: optimal </w:t>
      </w:r>
      <w:r>
        <w:rPr>
          <w:lang w:val="en-GB"/>
        </w:rPr>
        <w:t>use of the accumulator</w:t>
      </w:r>
      <w:r w:rsidR="003B03A3">
        <w:rPr>
          <w:lang w:val="en-GB"/>
        </w:rPr>
        <w:t>’s capacity</w:t>
      </w:r>
      <w:r>
        <w:rPr>
          <w:lang w:val="en-GB"/>
        </w:rPr>
        <w:t xml:space="preserve"> </w:t>
      </w:r>
      <w:r w:rsidR="00026773">
        <w:rPr>
          <w:lang w:val="en-GB"/>
        </w:rPr>
        <w:t xml:space="preserve">for </w:t>
      </w:r>
      <w:r>
        <w:rPr>
          <w:lang w:val="en-GB"/>
        </w:rPr>
        <w:t>fastest descent</w:t>
      </w:r>
      <w:r w:rsidR="00B00E2C">
        <w:rPr>
          <w:lang w:val="en-GB"/>
        </w:rPr>
        <w:t xml:space="preserve"> (time scale</w:t>
      </w:r>
      <w:r w:rsidR="0047489E">
        <w:rPr>
          <w:lang w:val="en-GB"/>
        </w:rPr>
        <w:t xml:space="preserve"> </w:t>
      </w:r>
      <w:proofErr w:type="gramStart"/>
      <w:r w:rsidR="0047489E">
        <w:rPr>
          <w:lang w:val="en-GB"/>
        </w:rPr>
        <w:t xml:space="preserve">= </w:t>
      </w:r>
      <w:r w:rsidR="00B00E2C">
        <w:rPr>
          <w:lang w:val="en-GB"/>
        </w:rPr>
        <w:t xml:space="preserve"> </w:t>
      </w:r>
      <w:proofErr w:type="spellStart"/>
      <w:r w:rsidR="00B00E2C">
        <w:rPr>
          <w:lang w:val="en-GB"/>
        </w:rPr>
        <w:t>k.seconds</w:t>
      </w:r>
      <w:proofErr w:type="spellEnd"/>
      <w:proofErr w:type="gramEnd"/>
      <w:r w:rsidR="00B00E2C">
        <w:rPr>
          <w:lang w:val="en-GB"/>
        </w:rPr>
        <w:t>)</w:t>
      </w:r>
      <w:r w:rsidR="007A42CD">
        <w:rPr>
          <w:lang w:val="en-GB"/>
        </w:rPr>
        <w:t>. T</w:t>
      </w:r>
      <w:r>
        <w:rPr>
          <w:lang w:val="en-GB"/>
        </w:rPr>
        <w:t>hen</w:t>
      </w:r>
      <w:r w:rsidR="00026773">
        <w:rPr>
          <w:lang w:val="en-GB"/>
        </w:rPr>
        <w:t>, two cases</w:t>
      </w:r>
      <w:r w:rsidR="007A42CD">
        <w:rPr>
          <w:lang w:val="en-GB"/>
        </w:rPr>
        <w:t xml:space="preserve"> after the best effort phase</w:t>
      </w:r>
      <w:r>
        <w:rPr>
          <w:lang w:val="en-GB"/>
        </w:rPr>
        <w:t>:</w:t>
      </w:r>
    </w:p>
    <w:p w:rsidR="00ED2CC7" w:rsidRDefault="00BA73DE" w:rsidP="00737A62">
      <w:pPr>
        <w:pStyle w:val="Corps"/>
        <w:numPr>
          <w:ilvl w:val="0"/>
          <w:numId w:val="95"/>
        </w:numPr>
        <w:spacing w:before="120"/>
        <w:ind w:left="1418" w:hanging="425"/>
        <w:rPr>
          <w:lang w:val="en-GB"/>
        </w:rPr>
      </w:pPr>
      <w:r w:rsidRPr="0021697F">
        <w:rPr>
          <w:b/>
          <w:lang w:val="en-GB"/>
        </w:rPr>
        <w:t>hard landing</w:t>
      </w:r>
      <w:r>
        <w:rPr>
          <w:lang w:val="en-GB"/>
        </w:rPr>
        <w:t xml:space="preserve">: enough </w:t>
      </w:r>
      <w:r w:rsidR="00D64F0D">
        <w:rPr>
          <w:lang w:val="en-GB"/>
        </w:rPr>
        <w:t xml:space="preserve">hydraulic </w:t>
      </w:r>
      <w:r>
        <w:rPr>
          <w:lang w:val="en-GB"/>
        </w:rPr>
        <w:t xml:space="preserve">energy </w:t>
      </w:r>
      <w:r w:rsidR="00B00E2C">
        <w:rPr>
          <w:lang w:val="en-GB"/>
        </w:rPr>
        <w:t>was</w:t>
      </w:r>
      <w:r>
        <w:rPr>
          <w:lang w:val="en-GB"/>
        </w:rPr>
        <w:t xml:space="preserve"> left</w:t>
      </w:r>
      <w:r w:rsidR="007A42CD">
        <w:rPr>
          <w:lang w:val="en-GB"/>
        </w:rPr>
        <w:t xml:space="preserve"> in the accumulator</w:t>
      </w:r>
      <w:r>
        <w:rPr>
          <w:lang w:val="en-GB"/>
        </w:rPr>
        <w:t xml:space="preserve"> to </w:t>
      </w:r>
      <w:r w:rsidR="00D64F0D">
        <w:rPr>
          <w:lang w:val="en-GB"/>
        </w:rPr>
        <w:t xml:space="preserve">decay </w:t>
      </w:r>
      <w:r w:rsidR="00B00E2C">
        <w:rPr>
          <w:lang w:val="en-GB"/>
        </w:rPr>
        <w:t xml:space="preserve">nearly all </w:t>
      </w:r>
      <w:r w:rsidR="00D64F0D">
        <w:rPr>
          <w:lang w:val="en-GB"/>
        </w:rPr>
        <w:t xml:space="preserve">the AV’s </w:t>
      </w:r>
      <w:r w:rsidR="00026773">
        <w:rPr>
          <w:lang w:val="en-GB"/>
        </w:rPr>
        <w:t xml:space="preserve">mechanical energy </w:t>
      </w:r>
      <w:r w:rsidR="00B00E2C">
        <w:rPr>
          <w:lang w:val="en-GB"/>
        </w:rPr>
        <w:t>when</w:t>
      </w:r>
      <w:r w:rsidR="00026773">
        <w:rPr>
          <w:lang w:val="en-GB"/>
        </w:rPr>
        <w:t xml:space="preserve"> altitude 0</w:t>
      </w:r>
      <w:r w:rsidR="00B00E2C">
        <w:rPr>
          <w:lang w:val="en-GB"/>
        </w:rPr>
        <w:t xml:space="preserve"> is reached</w:t>
      </w:r>
      <w:r w:rsidR="00026773">
        <w:rPr>
          <w:lang w:val="en-GB"/>
        </w:rPr>
        <w:t xml:space="preserve">, </w:t>
      </w:r>
      <w:r w:rsidR="007A42CD">
        <w:rPr>
          <w:lang w:val="en-GB"/>
        </w:rPr>
        <w:t xml:space="preserve">with </w:t>
      </w:r>
      <w:r w:rsidR="00026773">
        <w:rPr>
          <w:lang w:val="en-GB"/>
        </w:rPr>
        <w:t>speed being as low as possible</w:t>
      </w:r>
      <w:r w:rsidR="000868E8">
        <w:rPr>
          <w:lang w:val="en-GB"/>
        </w:rPr>
        <w:t xml:space="preserve"> for limited</w:t>
      </w:r>
      <w:r w:rsidR="007A42CD">
        <w:rPr>
          <w:lang w:val="en-GB"/>
        </w:rPr>
        <w:t xml:space="preserve"> ground</w:t>
      </w:r>
      <w:r w:rsidR="000868E8">
        <w:rPr>
          <w:lang w:val="en-GB"/>
        </w:rPr>
        <w:t xml:space="preserve"> impact</w:t>
      </w:r>
      <w:r w:rsidR="00026773">
        <w:rPr>
          <w:lang w:val="en-GB"/>
        </w:rPr>
        <w:t>,</w:t>
      </w:r>
    </w:p>
    <w:p w:rsidR="00D64F0D" w:rsidRDefault="00D64F0D" w:rsidP="00737A62">
      <w:pPr>
        <w:pStyle w:val="Corps"/>
        <w:numPr>
          <w:ilvl w:val="0"/>
          <w:numId w:val="95"/>
        </w:numPr>
        <w:spacing w:before="120"/>
        <w:ind w:left="1418" w:hanging="425"/>
        <w:rPr>
          <w:lang w:val="en-GB"/>
        </w:rPr>
      </w:pPr>
      <w:proofErr w:type="gramStart"/>
      <w:r w:rsidRPr="0021697F">
        <w:rPr>
          <w:b/>
          <w:lang w:val="en-GB"/>
        </w:rPr>
        <w:lastRenderedPageBreak/>
        <w:t>crash</w:t>
      </w:r>
      <w:proofErr w:type="gramEnd"/>
      <w:r>
        <w:rPr>
          <w:lang w:val="en-GB"/>
        </w:rPr>
        <w:t xml:space="preserve">: </w:t>
      </w:r>
      <w:r w:rsidR="00026773">
        <w:rPr>
          <w:lang w:val="en-GB"/>
        </w:rPr>
        <w:t xml:space="preserve">altitude is not </w:t>
      </w:r>
      <w:r w:rsidR="007A42CD">
        <w:rPr>
          <w:lang w:val="en-GB"/>
        </w:rPr>
        <w:t>0</w:t>
      </w:r>
      <w:r w:rsidR="00026773">
        <w:rPr>
          <w:lang w:val="en-GB"/>
        </w:rPr>
        <w:t xml:space="preserve"> when the accumulator runs empty... S</w:t>
      </w:r>
      <w:r>
        <w:rPr>
          <w:lang w:val="en-GB"/>
        </w:rPr>
        <w:t>ome mechanical energy (kinetic + potential) remains</w:t>
      </w:r>
      <w:r w:rsidR="00026773">
        <w:rPr>
          <w:lang w:val="en-GB"/>
        </w:rPr>
        <w:t>, t</w:t>
      </w:r>
      <w:r>
        <w:rPr>
          <w:lang w:val="en-GB"/>
        </w:rPr>
        <w:t xml:space="preserve">he ground will be in charge of </w:t>
      </w:r>
      <w:r w:rsidR="00026773">
        <w:rPr>
          <w:lang w:val="en-GB"/>
        </w:rPr>
        <w:t xml:space="preserve">decaying </w:t>
      </w:r>
      <w:r w:rsidR="000868E8">
        <w:rPr>
          <w:lang w:val="en-GB"/>
        </w:rPr>
        <w:t>it</w:t>
      </w:r>
      <w:r>
        <w:rPr>
          <w:lang w:val="en-GB"/>
        </w:rPr>
        <w:t>.</w:t>
      </w:r>
    </w:p>
    <w:p w:rsidR="007E0C1A" w:rsidRDefault="0056733B" w:rsidP="0056733B">
      <w:pPr>
        <w:pStyle w:val="Heading5"/>
        <w:rPr>
          <w:lang w:val="en-GB"/>
        </w:rPr>
      </w:pPr>
      <w:r>
        <w:rPr>
          <w:lang w:val="en-GB"/>
        </w:rPr>
        <w:t>Declarative part</w:t>
      </w:r>
    </w:p>
    <w:p w:rsidR="0056733B" w:rsidRDefault="0056733B" w:rsidP="001C71A0">
      <w:pPr>
        <w:pStyle w:val="Heading6"/>
        <w:spacing w:before="120"/>
        <w:rPr>
          <w:lang w:val="en-GB"/>
        </w:rPr>
      </w:pPr>
      <w:r>
        <w:rPr>
          <w:lang w:val="en-GB"/>
        </w:rPr>
        <w:t>Assume</w:t>
      </w:r>
    </w:p>
    <w:p w:rsidR="0056733B" w:rsidRDefault="001B3DF3" w:rsidP="00737A62">
      <w:pPr>
        <w:pStyle w:val="Corps"/>
        <w:numPr>
          <w:ilvl w:val="0"/>
          <w:numId w:val="96"/>
        </w:numPr>
        <w:spacing w:before="120"/>
        <w:ind w:hanging="357"/>
        <w:rPr>
          <w:lang w:val="en-GB"/>
        </w:rPr>
      </w:pPr>
      <w:r>
        <w:rPr>
          <w:lang w:val="en-GB"/>
        </w:rPr>
        <w:t>AV’s state vector is accurate,</w:t>
      </w:r>
    </w:p>
    <w:p w:rsidR="001B3DF3" w:rsidRDefault="001B3DF3" w:rsidP="00737A62">
      <w:pPr>
        <w:pStyle w:val="Corps"/>
        <w:numPr>
          <w:ilvl w:val="0"/>
          <w:numId w:val="96"/>
        </w:numPr>
        <w:spacing w:before="120"/>
        <w:ind w:hanging="357"/>
        <w:rPr>
          <w:lang w:val="en-GB"/>
        </w:rPr>
      </w:pPr>
      <w:r>
        <w:rPr>
          <w:lang w:val="en-GB"/>
        </w:rPr>
        <w:t>Hydraulic capacity is accurate or conservative (at most 10% under approximation)</w:t>
      </w:r>
      <w:r w:rsidR="006C018D">
        <w:rPr>
          <w:lang w:val="en-GB"/>
        </w:rPr>
        <w:t>.</w:t>
      </w:r>
    </w:p>
    <w:p w:rsidR="0056733B" w:rsidRDefault="0056733B" w:rsidP="0056733B">
      <w:pPr>
        <w:pStyle w:val="Heading6"/>
        <w:rPr>
          <w:lang w:val="en-GB"/>
        </w:rPr>
      </w:pPr>
      <w:r>
        <w:rPr>
          <w:lang w:val="en-GB"/>
        </w:rPr>
        <w:t>Guarantee</w:t>
      </w:r>
    </w:p>
    <w:p w:rsidR="0056733B" w:rsidRDefault="00E634A9" w:rsidP="00737A62">
      <w:pPr>
        <w:pStyle w:val="Corps"/>
        <w:numPr>
          <w:ilvl w:val="0"/>
          <w:numId w:val="97"/>
        </w:numPr>
        <w:spacing w:before="120"/>
        <w:ind w:hanging="357"/>
        <w:rPr>
          <w:lang w:val="en-GB"/>
        </w:rPr>
      </w:pPr>
      <w:r>
        <w:rPr>
          <w:lang w:val="en-GB"/>
        </w:rPr>
        <w:t xml:space="preserve">F_EL’s </w:t>
      </w:r>
      <w:r w:rsidR="00151957">
        <w:rPr>
          <w:lang w:val="en-GB"/>
        </w:rPr>
        <w:t xml:space="preserve">internal </w:t>
      </w:r>
      <w:r>
        <w:rPr>
          <w:lang w:val="en-GB"/>
        </w:rPr>
        <w:t xml:space="preserve">activation logic is correct: </w:t>
      </w:r>
    </w:p>
    <w:p w:rsidR="00151957" w:rsidRDefault="00151957" w:rsidP="00737A62">
      <w:pPr>
        <w:pStyle w:val="Corps"/>
        <w:numPr>
          <w:ilvl w:val="1"/>
          <w:numId w:val="97"/>
        </w:numPr>
        <w:spacing w:before="0"/>
        <w:ind w:hanging="357"/>
        <w:rPr>
          <w:lang w:val="en-GB"/>
        </w:rPr>
      </w:pPr>
      <w:r w:rsidRPr="001C71A0">
        <w:rPr>
          <w:b/>
          <w:lang w:val="en-GB"/>
        </w:rPr>
        <w:t>No false positive</w:t>
      </w:r>
      <w:r>
        <w:rPr>
          <w:lang w:val="en-GB"/>
        </w:rPr>
        <w:t>: EPS or MMS is down and µXAV escaped the safety envelope when activation=true,</w:t>
      </w:r>
    </w:p>
    <w:p w:rsidR="00151957" w:rsidRDefault="00151957" w:rsidP="00737A62">
      <w:pPr>
        <w:pStyle w:val="Corps"/>
        <w:numPr>
          <w:ilvl w:val="1"/>
          <w:numId w:val="97"/>
        </w:numPr>
        <w:spacing w:before="0"/>
        <w:ind w:hanging="357"/>
        <w:rPr>
          <w:lang w:val="en-GB"/>
        </w:rPr>
      </w:pPr>
      <w:r w:rsidRPr="001C71A0">
        <w:rPr>
          <w:b/>
          <w:lang w:val="en-GB"/>
        </w:rPr>
        <w:t>No false negative</w:t>
      </w:r>
      <w:r>
        <w:rPr>
          <w:lang w:val="en-GB"/>
        </w:rPr>
        <w:t>: one of the above conditions is falsified if activation=false.</w:t>
      </w:r>
    </w:p>
    <w:p w:rsidR="00151957" w:rsidRDefault="00151957" w:rsidP="00737A62">
      <w:pPr>
        <w:pStyle w:val="Corps"/>
        <w:numPr>
          <w:ilvl w:val="0"/>
          <w:numId w:val="97"/>
        </w:numPr>
        <w:spacing w:before="0"/>
        <w:rPr>
          <w:lang w:val="en-GB"/>
        </w:rPr>
      </w:pPr>
      <w:r>
        <w:rPr>
          <w:lang w:val="en-GB"/>
        </w:rPr>
        <w:t xml:space="preserve">F_EL is activated when externally </w:t>
      </w:r>
      <w:r w:rsidR="001C71A0">
        <w:rPr>
          <w:lang w:val="en-GB"/>
        </w:rPr>
        <w:t>requested</w:t>
      </w:r>
      <w:r>
        <w:rPr>
          <w:lang w:val="en-GB"/>
        </w:rPr>
        <w:t xml:space="preserve"> by MMS</w:t>
      </w:r>
      <w:r w:rsidR="001C71A0">
        <w:rPr>
          <w:lang w:val="en-GB"/>
        </w:rPr>
        <w:t xml:space="preserve"> (</w:t>
      </w:r>
      <w:proofErr w:type="spellStart"/>
      <w:r w:rsidR="001C71A0" w:rsidRPr="001C71A0">
        <w:rPr>
          <w:rFonts w:ascii="Arial" w:hAnsi="Arial" w:cs="Arial"/>
          <w:sz w:val="20"/>
          <w:lang w:val="en-GB"/>
        </w:rPr>
        <w:t>StartEmergencyLanding</w:t>
      </w:r>
      <w:proofErr w:type="spellEnd"/>
      <w:r w:rsidR="001C71A0">
        <w:rPr>
          <w:lang w:val="en-GB"/>
        </w:rPr>
        <w:t xml:space="preserve"> message),</w:t>
      </w:r>
    </w:p>
    <w:p w:rsidR="00151957" w:rsidRDefault="00151957" w:rsidP="00737A62">
      <w:pPr>
        <w:pStyle w:val="Corps"/>
        <w:numPr>
          <w:ilvl w:val="0"/>
          <w:numId w:val="97"/>
        </w:numPr>
        <w:spacing w:before="120"/>
        <w:ind w:hanging="357"/>
        <w:rPr>
          <w:lang w:val="en-GB"/>
        </w:rPr>
      </w:pPr>
      <w:r>
        <w:rPr>
          <w:lang w:val="en-GB"/>
        </w:rPr>
        <w:t>In AWC or SWC</w:t>
      </w:r>
      <w:r w:rsidR="001C71A0">
        <w:rPr>
          <w:lang w:val="en-GB"/>
        </w:rPr>
        <w:t>, when</w:t>
      </w:r>
      <w:r w:rsidR="001B1CE6">
        <w:rPr>
          <w:lang w:val="en-GB"/>
        </w:rPr>
        <w:t xml:space="preserve"> EPS </w:t>
      </w:r>
      <w:r w:rsidR="001C71A0">
        <w:rPr>
          <w:lang w:val="en-GB"/>
        </w:rPr>
        <w:t xml:space="preserve">is </w:t>
      </w:r>
      <w:r w:rsidR="001B1CE6">
        <w:rPr>
          <w:lang w:val="en-GB"/>
        </w:rPr>
        <w:t>operative</w:t>
      </w:r>
      <w:r w:rsidR="001C71A0">
        <w:rPr>
          <w:lang w:val="en-GB"/>
        </w:rPr>
        <w:t>,</w:t>
      </w:r>
      <w:r>
        <w:rPr>
          <w:lang w:val="en-GB"/>
        </w:rPr>
        <w:t xml:space="preserve"> F_EL always succeeds in landing the drone at speed &lt; </w:t>
      </w:r>
      <w:proofErr w:type="spellStart"/>
      <w:r w:rsidRPr="00151957">
        <w:rPr>
          <w:rFonts w:ascii="Arial" w:hAnsi="Arial" w:cs="Arial"/>
          <w:sz w:val="20"/>
          <w:lang w:val="en-GB"/>
        </w:rPr>
        <w:t>MaxLandingSpeed</w:t>
      </w:r>
      <w:proofErr w:type="spellEnd"/>
      <w:r>
        <w:rPr>
          <w:lang w:val="en-GB"/>
        </w:rPr>
        <w:t xml:space="preserve"> (</w:t>
      </w:r>
      <w:r w:rsidR="00043C1E">
        <w:rPr>
          <w:lang w:val="en-GB"/>
        </w:rPr>
        <w:t xml:space="preserve">e.g. </w:t>
      </w:r>
      <w:r w:rsidR="001B1CE6">
        <w:rPr>
          <w:lang w:val="en-GB"/>
        </w:rPr>
        <w:t>40kt)</w:t>
      </w:r>
      <w:r>
        <w:rPr>
          <w:lang w:val="en-GB"/>
        </w:rPr>
        <w:t>.</w:t>
      </w:r>
    </w:p>
    <w:p w:rsidR="0056733B" w:rsidRDefault="0056733B" w:rsidP="0056733B">
      <w:pPr>
        <w:pStyle w:val="Heading5"/>
        <w:rPr>
          <w:lang w:val="en-GB"/>
        </w:rPr>
      </w:pPr>
      <w:r>
        <w:rPr>
          <w:lang w:val="en-GB"/>
        </w:rPr>
        <w:t>Constructive part</w:t>
      </w:r>
    </w:p>
    <w:p w:rsidR="009F1476" w:rsidRDefault="001B1CE6" w:rsidP="009F1476">
      <w:pPr>
        <w:pStyle w:val="Corps"/>
        <w:rPr>
          <w:lang w:val="en-GB"/>
        </w:rPr>
      </w:pPr>
      <w:proofErr w:type="gramStart"/>
      <w:r>
        <w:rPr>
          <w:lang w:val="en-GB"/>
        </w:rPr>
        <w:t>Optimal control algorithm with a joint hydraulic energy and AV</w:t>
      </w:r>
      <w:r w:rsidR="00BA1218">
        <w:rPr>
          <w:lang w:val="en-GB"/>
        </w:rPr>
        <w:t>’s</w:t>
      </w:r>
      <w:r>
        <w:rPr>
          <w:lang w:val="en-GB"/>
        </w:rPr>
        <w:t xml:space="preserve"> speed criterion.</w:t>
      </w:r>
      <w:proofErr w:type="gramEnd"/>
    </w:p>
    <w:p w:rsidR="009F1476" w:rsidRDefault="001B1CE6" w:rsidP="001B1CE6">
      <w:pPr>
        <w:pStyle w:val="Corps"/>
        <w:spacing w:before="0"/>
        <w:rPr>
          <w:lang w:val="en-GB"/>
        </w:rPr>
      </w:pPr>
      <w:r>
        <w:rPr>
          <w:lang w:val="en-GB"/>
        </w:rPr>
        <w:t>To be detailed at model level.</w:t>
      </w:r>
    </w:p>
    <w:p w:rsidR="007E0C1A" w:rsidRDefault="007E0C1A">
      <w:pPr>
        <w:rPr>
          <w:lang w:val="en-GB"/>
        </w:rPr>
      </w:pPr>
      <w:r>
        <w:rPr>
          <w:lang w:val="en-GB"/>
        </w:rPr>
        <w:br w:type="page"/>
      </w:r>
    </w:p>
    <w:p w:rsidR="007E0C1A" w:rsidRPr="007E0C1A" w:rsidRDefault="007E0C1A" w:rsidP="007E0C1A">
      <w:pPr>
        <w:pStyle w:val="Corps"/>
        <w:rPr>
          <w:lang w:val="en-GB"/>
        </w:rPr>
      </w:pPr>
    </w:p>
    <w:p w:rsidR="00EA1A2E" w:rsidRDefault="00EA1A2E" w:rsidP="00EA1A2E">
      <w:pPr>
        <w:pStyle w:val="Heading3"/>
        <w:rPr>
          <w:lang w:val="en-GB"/>
        </w:rPr>
      </w:pPr>
      <w:bookmarkStart w:id="89" w:name="_Toc462179284"/>
      <w:r>
        <w:rPr>
          <w:lang w:val="en-GB"/>
        </w:rPr>
        <w:t>MMS</w:t>
      </w:r>
      <w:r w:rsidR="008150D5">
        <w:rPr>
          <w:lang w:val="en-GB"/>
        </w:rPr>
        <w:t>’ Functions</w:t>
      </w:r>
      <w:bookmarkEnd w:id="89"/>
    </w:p>
    <w:p w:rsidR="008B0A78" w:rsidRPr="007B4E62" w:rsidRDefault="008B0A78" w:rsidP="008B0A78">
      <w:pPr>
        <w:pStyle w:val="Heading4"/>
        <w:rPr>
          <w:b w:val="0"/>
        </w:rPr>
      </w:pPr>
      <w:r w:rsidRPr="0006650B">
        <w:t>Mission Management (M</w:t>
      </w:r>
      <w:r w:rsidRPr="007B4E62">
        <w:t>MS.F_PT.F_MM</w:t>
      </w:r>
      <w:r w:rsidRPr="007B4E62">
        <w:rPr>
          <w:b w:val="0"/>
        </w:rPr>
        <w:t>)</w:t>
      </w:r>
    </w:p>
    <w:p w:rsidR="008414E0" w:rsidRDefault="00091C35" w:rsidP="008414E0">
      <w:pPr>
        <w:pStyle w:val="Corps"/>
        <w:spacing w:after="120"/>
        <w:rPr>
          <w:lang w:val="en-US"/>
        </w:rPr>
      </w:pPr>
      <w:r w:rsidRPr="00091C35">
        <w:rPr>
          <w:lang w:val="en-US"/>
        </w:rPr>
        <w:t xml:space="preserve">This function is a direct mapping of </w:t>
      </w:r>
      <w:r>
        <w:rPr>
          <w:lang w:val="en-US"/>
        </w:rPr>
        <w:t xml:space="preserve">the DIF described at </w:t>
      </w:r>
      <w:proofErr w:type="gramStart"/>
      <w:r>
        <w:rPr>
          <w:lang w:val="en-US"/>
        </w:rPr>
        <w:t>AV,</w:t>
      </w:r>
      <w:proofErr w:type="gramEnd"/>
      <w:r>
        <w:rPr>
          <w:lang w:val="en-US"/>
        </w:rPr>
        <w:t xml:space="preserve"> with some adaptation of the interface</w:t>
      </w:r>
      <w:r w:rsidR="008414E0">
        <w:rPr>
          <w:lang w:val="en-US"/>
        </w:rPr>
        <w:t xml:space="preserve"> (</w:t>
      </w:r>
      <w:r w:rsidR="00043C1E">
        <w:rPr>
          <w:lang w:val="en-US"/>
        </w:rPr>
        <w:t xml:space="preserve">e.g. </w:t>
      </w:r>
      <w:r w:rsidR="008414E0">
        <w:rPr>
          <w:lang w:val="en-US"/>
        </w:rPr>
        <w:t>GS data now is available from MMS.F_PT.F_CM)</w:t>
      </w:r>
      <w:r>
        <w:rPr>
          <w:lang w:val="en-US"/>
        </w:rPr>
        <w:t xml:space="preserve">. </w:t>
      </w:r>
    </w:p>
    <w:p w:rsidR="008B0A78" w:rsidRPr="00091C35" w:rsidRDefault="00091C35" w:rsidP="008414E0">
      <w:pPr>
        <w:pStyle w:val="Corps"/>
        <w:spacing w:before="0"/>
        <w:ind w:left="2126" w:firstLine="709"/>
        <w:rPr>
          <w:lang w:val="en-US"/>
        </w:rPr>
      </w:pPr>
      <w:proofErr w:type="gramStart"/>
      <w:r w:rsidRPr="008414E0">
        <w:rPr>
          <w:b/>
          <w:lang w:val="en-US"/>
        </w:rPr>
        <w:t xml:space="preserve">MMS.F_PT.F_MM </w:t>
      </w:r>
      <w:r w:rsidRPr="00EC17B8">
        <w:rPr>
          <w:sz w:val="32"/>
          <w:lang w:val="en-US"/>
        </w:rPr>
        <w:t>~</w:t>
      </w:r>
      <w:r w:rsidRPr="008414E0">
        <w:rPr>
          <w:b/>
          <w:lang w:val="en-US"/>
        </w:rPr>
        <w:t xml:space="preserve"> AV.F_PT.F_MM</w:t>
      </w:r>
      <w:r w:rsidRPr="008414E0">
        <w:rPr>
          <w:lang w:val="en-US"/>
        </w:rPr>
        <w:t>.</w:t>
      </w:r>
      <w:proofErr w:type="gramEnd"/>
    </w:p>
    <w:p w:rsidR="008B0A78" w:rsidRDefault="008B0A78" w:rsidP="008B0A78">
      <w:pPr>
        <w:pStyle w:val="Heading4"/>
        <w:rPr>
          <w:lang w:val="en-GB"/>
        </w:rPr>
      </w:pPr>
      <w:r>
        <w:rPr>
          <w:lang w:val="en-GB"/>
        </w:rPr>
        <w:t>Energy Management (MMS.F_PT.F_EM)</w:t>
      </w:r>
    </w:p>
    <w:p w:rsidR="00BF35B0" w:rsidRDefault="00BF35B0" w:rsidP="00473F0F">
      <w:pPr>
        <w:pStyle w:val="Heading5"/>
        <w:spacing w:after="240"/>
        <w:rPr>
          <w:lang w:val="en-GB"/>
        </w:rPr>
      </w:pPr>
      <w:r>
        <w:rPr>
          <w:lang w:val="en-GB"/>
        </w:rPr>
        <w:t>Interface</w:t>
      </w:r>
    </w:p>
    <w:tbl>
      <w:tblPr>
        <w:tblStyle w:val="TableGrid"/>
        <w:tblW w:w="0" w:type="auto"/>
        <w:tblInd w:w="709" w:type="dxa"/>
        <w:tblLayout w:type="fixed"/>
        <w:tblLook w:val="04A0" w:firstRow="1" w:lastRow="0" w:firstColumn="1" w:lastColumn="0" w:noHBand="0" w:noVBand="1"/>
      </w:tblPr>
      <w:tblGrid>
        <w:gridCol w:w="3510"/>
        <w:gridCol w:w="1418"/>
        <w:gridCol w:w="2551"/>
        <w:gridCol w:w="1666"/>
      </w:tblGrid>
      <w:tr w:rsidR="008832E0" w:rsidRPr="008A3F56" w:rsidTr="00515ACA">
        <w:tc>
          <w:tcPr>
            <w:tcW w:w="3510"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proofErr w:type="spellStart"/>
            <w:r>
              <w:rPr>
                <w:rFonts w:ascii="Arial" w:hAnsi="Arial" w:cs="Arial"/>
                <w:sz w:val="20"/>
                <w:lang w:val="en-GB"/>
              </w:rPr>
              <w:t>ConsumedPEPSenergy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4A45AA" w:rsidRDefault="004A45AA" w:rsidP="00515ACA">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4A45AA" w:rsidP="00515ACA">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8832E0" w:rsidRDefault="004A45AA" w:rsidP="00515ACA">
            <w:pPr>
              <w:pStyle w:val="Corps"/>
              <w:spacing w:before="60" w:after="60"/>
              <w:ind w:left="0"/>
              <w:rPr>
                <w:rFonts w:ascii="Arial" w:hAnsi="Arial" w:cs="Arial"/>
                <w:sz w:val="20"/>
                <w:lang w:val="en-GB"/>
              </w:rPr>
            </w:pPr>
            <w:proofErr w:type="spellStart"/>
            <w:r>
              <w:rPr>
                <w:rFonts w:ascii="Arial" w:hAnsi="Arial" w:cs="Arial"/>
                <w:sz w:val="20"/>
                <w:lang w:val="en-GB"/>
              </w:rPr>
              <w:t>EnergieOK</w:t>
            </w:r>
            <w:proofErr w:type="spellEnd"/>
            <w:r>
              <w:rPr>
                <w:rFonts w:ascii="Arial" w:hAnsi="Arial" w:cs="Arial"/>
                <w:sz w:val="20"/>
                <w:lang w:val="en-GB"/>
              </w:rPr>
              <w:t>(Boolean)</w:t>
            </w:r>
          </w:p>
        </w:tc>
        <w:tc>
          <w:tcPr>
            <w:tcW w:w="1666" w:type="dxa"/>
          </w:tcPr>
          <w:p w:rsidR="004A45AA" w:rsidRDefault="004A45AA" w:rsidP="004A45AA">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4A45AA" w:rsidP="004A45AA">
            <w:pPr>
              <w:pStyle w:val="Corps"/>
              <w:spacing w:before="60" w:after="60"/>
              <w:ind w:left="0"/>
              <w:jc w:val="center"/>
              <w:rPr>
                <w:rFonts w:ascii="Arial" w:hAnsi="Arial" w:cs="Arial"/>
                <w:sz w:val="20"/>
                <w:lang w:val="en-GB"/>
              </w:rPr>
            </w:pPr>
            <w:r>
              <w:rPr>
                <w:rFonts w:ascii="Arial" w:hAnsi="Arial" w:cs="Arial"/>
                <w:sz w:val="20"/>
                <w:lang w:val="en-GB"/>
              </w:rPr>
              <w:t>F_MM</w:t>
            </w: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proofErr w:type="spellStart"/>
            <w:r>
              <w:rPr>
                <w:rFonts w:ascii="Arial" w:hAnsi="Arial" w:cs="Arial"/>
                <w:sz w:val="20"/>
                <w:lang w:val="en-GB"/>
              </w:rPr>
              <w:t>ConsumedSEPSenergy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8832E0" w:rsidRDefault="008832E0" w:rsidP="00515ACA">
            <w:pPr>
              <w:pStyle w:val="Corps"/>
              <w:spacing w:before="60" w:after="60"/>
              <w:ind w:left="0"/>
              <w:rPr>
                <w:rFonts w:ascii="Arial" w:hAnsi="Arial" w:cs="Arial"/>
                <w:sz w:val="20"/>
                <w:lang w:val="en-GB"/>
              </w:rPr>
            </w:pPr>
          </w:p>
        </w:tc>
        <w:tc>
          <w:tcPr>
            <w:tcW w:w="1666" w:type="dxa"/>
          </w:tcPr>
          <w:p w:rsidR="008832E0" w:rsidRDefault="008832E0" w:rsidP="00515ACA">
            <w:pPr>
              <w:pStyle w:val="Corps"/>
              <w:spacing w:before="60" w:after="60"/>
              <w:ind w:left="0"/>
              <w:jc w:val="center"/>
              <w:rPr>
                <w:rFonts w:ascii="Arial" w:hAnsi="Arial" w:cs="Arial"/>
                <w:sz w:val="20"/>
                <w:lang w:val="en-GB"/>
              </w:rPr>
            </w:pP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proofErr w:type="spellStart"/>
            <w:r>
              <w:rPr>
                <w:rFonts w:ascii="Arial" w:hAnsi="Arial" w:cs="Arial"/>
                <w:sz w:val="20"/>
                <w:lang w:val="en-GB"/>
              </w:rPr>
              <w:t>ConsumedMechanicalEnergy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F_MM</w:t>
            </w:r>
          </w:p>
        </w:tc>
        <w:tc>
          <w:tcPr>
            <w:tcW w:w="2551" w:type="dxa"/>
          </w:tcPr>
          <w:p w:rsidR="008832E0" w:rsidRDefault="008832E0" w:rsidP="00515ACA">
            <w:pPr>
              <w:pStyle w:val="Corps"/>
              <w:spacing w:before="60" w:after="60"/>
              <w:ind w:left="0"/>
              <w:rPr>
                <w:rFonts w:ascii="Arial" w:hAnsi="Arial" w:cs="Arial"/>
                <w:sz w:val="20"/>
                <w:lang w:val="en-GB"/>
              </w:rPr>
            </w:pPr>
          </w:p>
        </w:tc>
        <w:tc>
          <w:tcPr>
            <w:tcW w:w="1666" w:type="dxa"/>
          </w:tcPr>
          <w:p w:rsidR="008832E0" w:rsidRDefault="008832E0" w:rsidP="00515ACA">
            <w:pPr>
              <w:pStyle w:val="Corps"/>
              <w:spacing w:before="60" w:after="60"/>
              <w:ind w:left="0"/>
              <w:jc w:val="center"/>
              <w:rPr>
                <w:rFonts w:ascii="Arial" w:hAnsi="Arial" w:cs="Arial"/>
                <w:sz w:val="20"/>
                <w:lang w:val="en-GB"/>
              </w:rPr>
            </w:pPr>
          </w:p>
        </w:tc>
      </w:tr>
      <w:tr w:rsidR="00A34F3D" w:rsidTr="00515ACA">
        <w:tc>
          <w:tcPr>
            <w:tcW w:w="3510" w:type="dxa"/>
          </w:tcPr>
          <w:p w:rsidR="00A34F3D" w:rsidRDefault="00A34F3D" w:rsidP="00515ACA">
            <w:pPr>
              <w:pStyle w:val="Corps"/>
              <w:spacing w:before="60" w:after="60"/>
              <w:ind w:left="0"/>
              <w:rPr>
                <w:rFonts w:ascii="Arial" w:hAnsi="Arial" w:cs="Arial"/>
                <w:sz w:val="20"/>
                <w:lang w:val="en-GB"/>
              </w:rPr>
            </w:pPr>
            <w:proofErr w:type="spellStart"/>
            <w:r>
              <w:rPr>
                <w:rFonts w:ascii="Arial" w:hAnsi="Arial" w:cs="Arial"/>
                <w:sz w:val="20"/>
                <w:lang w:val="en-GB"/>
              </w:rPr>
              <w:t>Consumed</w:t>
            </w:r>
            <w:r w:rsidR="00974970">
              <w:rPr>
                <w:rFonts w:ascii="Arial" w:hAnsi="Arial" w:cs="Arial"/>
                <w:sz w:val="20"/>
                <w:lang w:val="en-GB"/>
              </w:rPr>
              <w:t>Hydraulic</w:t>
            </w:r>
            <w:r>
              <w:rPr>
                <w:rFonts w:ascii="Arial" w:hAnsi="Arial" w:cs="Arial"/>
                <w:sz w:val="20"/>
                <w:lang w:val="en-GB"/>
              </w:rPr>
              <w:t>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A34F3D" w:rsidRDefault="00A34F3D" w:rsidP="00A34F3D">
            <w:pPr>
              <w:pStyle w:val="Corps"/>
              <w:spacing w:before="60" w:after="60"/>
              <w:ind w:left="0"/>
              <w:jc w:val="center"/>
              <w:rPr>
                <w:rFonts w:ascii="Arial" w:hAnsi="Arial" w:cs="Arial"/>
                <w:sz w:val="20"/>
                <w:lang w:val="en-GB"/>
              </w:rPr>
            </w:pPr>
            <w:r>
              <w:rPr>
                <w:rFonts w:ascii="Arial" w:hAnsi="Arial" w:cs="Arial"/>
                <w:sz w:val="20"/>
                <w:lang w:val="en-GB"/>
              </w:rPr>
              <w:t>MMS.F_PT.</w:t>
            </w:r>
          </w:p>
          <w:p w:rsidR="00A34F3D" w:rsidRDefault="00A34F3D" w:rsidP="00A34F3D">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A34F3D" w:rsidRDefault="00A34F3D" w:rsidP="00515ACA">
            <w:pPr>
              <w:pStyle w:val="Corps"/>
              <w:spacing w:before="60" w:after="60"/>
              <w:ind w:left="0"/>
              <w:rPr>
                <w:rFonts w:ascii="Arial" w:hAnsi="Arial" w:cs="Arial"/>
                <w:sz w:val="20"/>
                <w:lang w:val="en-GB"/>
              </w:rPr>
            </w:pPr>
          </w:p>
        </w:tc>
        <w:tc>
          <w:tcPr>
            <w:tcW w:w="1666" w:type="dxa"/>
          </w:tcPr>
          <w:p w:rsidR="00A34F3D" w:rsidRDefault="00A34F3D" w:rsidP="00515ACA">
            <w:pPr>
              <w:pStyle w:val="Corps"/>
              <w:spacing w:before="60" w:after="60"/>
              <w:ind w:left="0"/>
              <w:jc w:val="center"/>
              <w:rPr>
                <w:rFonts w:ascii="Arial" w:hAnsi="Arial" w:cs="Arial"/>
                <w:sz w:val="20"/>
                <w:lang w:val="en-GB"/>
              </w:rPr>
            </w:pPr>
          </w:p>
        </w:tc>
      </w:tr>
      <w:tr w:rsidR="00F96CE3" w:rsidTr="00515ACA">
        <w:tc>
          <w:tcPr>
            <w:tcW w:w="3510" w:type="dxa"/>
          </w:tcPr>
          <w:p w:rsidR="00F96CE3" w:rsidRDefault="00F96CE3" w:rsidP="00515ACA">
            <w:pPr>
              <w:pStyle w:val="Corps"/>
              <w:spacing w:before="60" w:after="60"/>
              <w:ind w:left="0"/>
              <w:rPr>
                <w:rFonts w:ascii="Arial" w:hAnsi="Arial" w:cs="Arial"/>
                <w:sz w:val="20"/>
                <w:lang w:val="en-GB"/>
              </w:rPr>
            </w:pPr>
            <w:proofErr w:type="spellStart"/>
            <w:r>
              <w:rPr>
                <w:rFonts w:ascii="Arial" w:hAnsi="Arial" w:cs="Arial"/>
                <w:sz w:val="20"/>
                <w:lang w:val="en-GB"/>
              </w:rPr>
              <w:t>MechanicalEnergyBudget</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F_MM</w:t>
            </w:r>
          </w:p>
        </w:tc>
        <w:tc>
          <w:tcPr>
            <w:tcW w:w="2551" w:type="dxa"/>
          </w:tcPr>
          <w:p w:rsidR="00F96CE3" w:rsidRDefault="00F96CE3" w:rsidP="00515ACA">
            <w:pPr>
              <w:pStyle w:val="Corps"/>
              <w:spacing w:before="60" w:after="60"/>
              <w:ind w:left="0"/>
              <w:rPr>
                <w:rFonts w:ascii="Arial" w:hAnsi="Arial" w:cs="Arial"/>
                <w:sz w:val="20"/>
                <w:lang w:val="en-GB"/>
              </w:rPr>
            </w:pPr>
          </w:p>
        </w:tc>
        <w:tc>
          <w:tcPr>
            <w:tcW w:w="1666" w:type="dxa"/>
          </w:tcPr>
          <w:p w:rsidR="00F96CE3" w:rsidRDefault="00F96CE3" w:rsidP="00515ACA">
            <w:pPr>
              <w:pStyle w:val="Corps"/>
              <w:spacing w:before="60" w:after="60"/>
              <w:ind w:left="0"/>
              <w:jc w:val="center"/>
              <w:rPr>
                <w:rFonts w:ascii="Arial" w:hAnsi="Arial" w:cs="Arial"/>
                <w:sz w:val="20"/>
                <w:lang w:val="en-GB"/>
              </w:rPr>
            </w:pPr>
          </w:p>
        </w:tc>
      </w:tr>
    </w:tbl>
    <w:p w:rsidR="008832E0" w:rsidRDefault="008832E0" w:rsidP="008832E0">
      <w:pPr>
        <w:pStyle w:val="Heading5"/>
        <w:rPr>
          <w:lang w:val="en-GB"/>
        </w:rPr>
      </w:pPr>
      <w:r>
        <w:rPr>
          <w:lang w:val="en-GB"/>
        </w:rPr>
        <w:t>Design Rational</w:t>
      </w:r>
    </w:p>
    <w:p w:rsidR="00496DAB" w:rsidRDefault="00496DAB" w:rsidP="008832E0">
      <w:pPr>
        <w:pStyle w:val="Corps"/>
        <w:rPr>
          <w:lang w:val="en-GB"/>
        </w:rPr>
      </w:pPr>
      <w:r>
        <w:rPr>
          <w:lang w:val="en-GB"/>
        </w:rPr>
        <w:t>First, t</w:t>
      </w:r>
      <w:r w:rsidR="005B3CF5">
        <w:rPr>
          <w:lang w:val="en-GB"/>
        </w:rPr>
        <w:t>here are energy losses everywhere (mechanical frictions in propulsion/breaking, electrical dissipation in the circuits, fluid heating etc.), and nobody knows to what extent.</w:t>
      </w:r>
      <w:r>
        <w:rPr>
          <w:lang w:val="en-GB"/>
        </w:rPr>
        <w:t xml:space="preserve"> So what is consumed to control the drone is significantly greater than not what is sensed as effect on it. </w:t>
      </w:r>
    </w:p>
    <w:p w:rsidR="00496DAB" w:rsidRDefault="00496DAB" w:rsidP="008832E0">
      <w:pPr>
        <w:pStyle w:val="Corps"/>
        <w:rPr>
          <w:lang w:val="en-GB"/>
        </w:rPr>
      </w:pPr>
      <w:r>
        <w:rPr>
          <w:lang w:val="en-GB"/>
        </w:rPr>
        <w:t>Second, estimation of</w:t>
      </w:r>
      <w:r w:rsidR="005B3CF5">
        <w:rPr>
          <w:lang w:val="en-GB"/>
        </w:rPr>
        <w:t xml:space="preserve"> </w:t>
      </w:r>
      <w:r>
        <w:rPr>
          <w:lang w:val="en-GB"/>
        </w:rPr>
        <w:t>PEPS’ and SEPS are imprecise</w:t>
      </w:r>
      <w:r w:rsidR="00AA591A">
        <w:rPr>
          <w:lang w:val="en-GB"/>
        </w:rPr>
        <w:t>. Battery load estimation is an issue. In particular it is sensitive to temperature</w:t>
      </w:r>
      <w:r>
        <w:rPr>
          <w:lang w:val="en-GB"/>
        </w:rPr>
        <w:t>.</w:t>
      </w:r>
      <w:r w:rsidR="00AA591A">
        <w:rPr>
          <w:lang w:val="en-GB"/>
        </w:rPr>
        <w:t xml:space="preserve"> To face these uncertainties while being conservative for safety may lead to over pessimistic mission management.</w:t>
      </w:r>
    </w:p>
    <w:p w:rsidR="005B3CF5" w:rsidRDefault="00496DAB" w:rsidP="008832E0">
      <w:pPr>
        <w:pStyle w:val="Corps"/>
        <w:rPr>
          <w:lang w:val="en-GB"/>
        </w:rPr>
      </w:pPr>
      <w:r>
        <w:rPr>
          <w:lang w:val="en-GB"/>
        </w:rPr>
        <w:t xml:space="preserve">Third, randomness of weather conditions for the rest of the mission. </w:t>
      </w:r>
      <w:r w:rsidR="00AA591A">
        <w:rPr>
          <w:lang w:val="en-GB"/>
        </w:rPr>
        <w:t xml:space="preserve">Will the future be analogous to the past 10 </w:t>
      </w:r>
      <w:proofErr w:type="spellStart"/>
      <w:r w:rsidR="00AA591A">
        <w:rPr>
          <w:lang w:val="en-GB"/>
        </w:rPr>
        <w:t>mn</w:t>
      </w:r>
      <w:proofErr w:type="spellEnd"/>
      <w:r w:rsidR="00AA591A">
        <w:rPr>
          <w:lang w:val="en-GB"/>
        </w:rPr>
        <w:t>?</w:t>
      </w:r>
      <w:r w:rsidR="00896C68">
        <w:rPr>
          <w:lang w:val="en-GB"/>
        </w:rPr>
        <w:t xml:space="preserve"> No weather forecast in the drone, even in GS-connected mode (but envisioned for upgrades).</w:t>
      </w:r>
      <w:r w:rsidR="0015415A">
        <w:rPr>
          <w:lang w:val="en-GB"/>
        </w:rPr>
        <w:t xml:space="preserve"> Hydraulic energy consumption is a way to estimate if there are turbulent or steady wind influences.</w:t>
      </w:r>
    </w:p>
    <w:p w:rsidR="0015415A" w:rsidRDefault="0015415A" w:rsidP="008832E0">
      <w:pPr>
        <w:pStyle w:val="Corps"/>
        <w:rPr>
          <w:lang w:val="en-GB"/>
        </w:rPr>
      </w:pPr>
      <w:r>
        <w:rPr>
          <w:lang w:val="en-GB"/>
        </w:rPr>
        <w:t>MMS.F_PT.F_EM</w:t>
      </w:r>
      <w:r w:rsidR="00AE67A9">
        <w:rPr>
          <w:lang w:val="en-GB"/>
        </w:rPr>
        <w:t xml:space="preserve"> has to analyse these 4 consumption estimate</w:t>
      </w:r>
      <w:r w:rsidR="001329FB">
        <w:rPr>
          <w:lang w:val="en-GB"/>
        </w:rPr>
        <w:t>s</w:t>
      </w:r>
      <w:r w:rsidR="00AE67A9">
        <w:rPr>
          <w:lang w:val="en-GB"/>
        </w:rPr>
        <w:t>, compare</w:t>
      </w:r>
      <w:r w:rsidR="001329FB">
        <w:rPr>
          <w:lang w:val="en-GB"/>
        </w:rPr>
        <w:t xml:space="preserve"> them</w:t>
      </w:r>
      <w:r w:rsidR="00AE67A9">
        <w:rPr>
          <w:lang w:val="en-GB"/>
        </w:rPr>
        <w:t xml:space="preserve"> to </w:t>
      </w:r>
      <w:r w:rsidR="001329FB">
        <w:rPr>
          <w:lang w:val="en-GB"/>
        </w:rPr>
        <w:t xml:space="preserve">the </w:t>
      </w:r>
      <w:r w:rsidR="00AE67A9">
        <w:rPr>
          <w:lang w:val="en-GB"/>
        </w:rPr>
        <w:t>capacities</w:t>
      </w:r>
      <w:r w:rsidR="001329FB" w:rsidRPr="001329FB">
        <w:rPr>
          <w:lang w:val="en-GB"/>
        </w:rPr>
        <w:t xml:space="preserve"> </w:t>
      </w:r>
      <w:r w:rsidR="001329FB">
        <w:rPr>
          <w:lang w:val="en-GB"/>
        </w:rPr>
        <w:t>at take-off (assumed known constants)</w:t>
      </w:r>
      <w:r w:rsidR="00AE67A9">
        <w:rPr>
          <w:lang w:val="en-GB"/>
        </w:rPr>
        <w:t>, compare to the budget notice</w:t>
      </w:r>
      <w:r w:rsidR="001329FB">
        <w:rPr>
          <w:lang w:val="en-GB"/>
        </w:rPr>
        <w:t xml:space="preserve"> by F_MM</w:t>
      </w:r>
      <w:r w:rsidR="00AE67A9">
        <w:rPr>
          <w:lang w:val="en-GB"/>
        </w:rPr>
        <w:t xml:space="preserve">, and make a decision: is </w:t>
      </w:r>
      <w:r w:rsidR="001329FB">
        <w:rPr>
          <w:lang w:val="en-GB"/>
        </w:rPr>
        <w:t xml:space="preserve">energetic </w:t>
      </w:r>
      <w:r w:rsidR="00AE67A9">
        <w:rPr>
          <w:lang w:val="en-GB"/>
        </w:rPr>
        <w:t>feasibility</w:t>
      </w:r>
      <w:r w:rsidR="001329FB">
        <w:rPr>
          <w:lang w:val="en-GB"/>
        </w:rPr>
        <w:t>’s</w:t>
      </w:r>
      <w:r w:rsidR="00AE67A9">
        <w:rPr>
          <w:lang w:val="en-GB"/>
        </w:rPr>
        <w:t xml:space="preserve"> likelihood high enough? Y</w:t>
      </w:r>
      <w:r w:rsidR="001329FB">
        <w:rPr>
          <w:lang w:val="en-GB"/>
        </w:rPr>
        <w:t xml:space="preserve">ES/NO = </w:t>
      </w:r>
      <w:r w:rsidR="00AE67A9">
        <w:rPr>
          <w:lang w:val="en-GB"/>
        </w:rPr>
        <w:t>the returned Boolean.</w:t>
      </w:r>
    </w:p>
    <w:p w:rsidR="008832E0" w:rsidRDefault="008832E0" w:rsidP="008832E0">
      <w:pPr>
        <w:pStyle w:val="Heading5"/>
        <w:rPr>
          <w:lang w:val="en-GB"/>
        </w:rPr>
      </w:pPr>
      <w:r>
        <w:rPr>
          <w:lang w:val="en-GB"/>
        </w:rPr>
        <w:lastRenderedPageBreak/>
        <w:t>Declarative part</w:t>
      </w:r>
    </w:p>
    <w:p w:rsidR="008832E0" w:rsidRDefault="00496DAB" w:rsidP="00496DAB">
      <w:pPr>
        <w:pStyle w:val="Heading6"/>
        <w:rPr>
          <w:lang w:val="en-GB"/>
        </w:rPr>
      </w:pPr>
      <w:r>
        <w:rPr>
          <w:lang w:val="en-GB"/>
        </w:rPr>
        <w:t>Assumptions</w:t>
      </w:r>
    </w:p>
    <w:p w:rsidR="00496DAB" w:rsidRPr="00E3134B" w:rsidRDefault="001329FB" w:rsidP="0094001A">
      <w:pPr>
        <w:pStyle w:val="ListParagraph"/>
        <w:numPr>
          <w:ilvl w:val="0"/>
          <w:numId w:val="72"/>
        </w:numPr>
        <w:ind w:left="1560" w:hanging="426"/>
        <w:rPr>
          <w:rFonts w:ascii="Times New Roman" w:eastAsia="Times New Roman" w:hAnsi="Times New Roman"/>
          <w:sz w:val="24"/>
          <w:szCs w:val="20"/>
          <w:lang w:val="en-GB" w:eastAsia="fr-FR"/>
        </w:rPr>
      </w:pPr>
      <w:r w:rsidRPr="00E3134B">
        <w:rPr>
          <w:rFonts w:ascii="Times New Roman" w:eastAsia="Times New Roman" w:hAnsi="Times New Roman"/>
          <w:sz w:val="24"/>
          <w:szCs w:val="20"/>
          <w:lang w:val="en-GB" w:eastAsia="fr-FR"/>
        </w:rPr>
        <w:t>Energy consumption estimates are accurate or conservative (with upper bound at 95% CL</w:t>
      </w:r>
      <w:r w:rsidR="00E3134B">
        <w:rPr>
          <w:rFonts w:ascii="Times New Roman" w:eastAsia="Times New Roman" w:hAnsi="Times New Roman"/>
          <w:sz w:val="24"/>
          <w:szCs w:val="20"/>
          <w:lang w:val="en-GB" w:eastAsia="fr-FR"/>
        </w:rPr>
        <w:t xml:space="preserve"> TBDL</w:t>
      </w:r>
      <w:r w:rsidRPr="00E3134B">
        <w:rPr>
          <w:rFonts w:ascii="Times New Roman" w:eastAsia="Times New Roman" w:hAnsi="Times New Roman"/>
          <w:sz w:val="24"/>
          <w:szCs w:val="20"/>
          <w:lang w:val="en-GB" w:eastAsia="fr-FR"/>
        </w:rPr>
        <w:t>),</w:t>
      </w:r>
    </w:p>
    <w:p w:rsidR="001329FB" w:rsidRPr="00E3134B" w:rsidRDefault="00E3134B" w:rsidP="0094001A">
      <w:pPr>
        <w:pStyle w:val="ListParagraph"/>
        <w:numPr>
          <w:ilvl w:val="0"/>
          <w:numId w:val="72"/>
        </w:numPr>
        <w:ind w:left="1560" w:hanging="426"/>
        <w:rPr>
          <w:rFonts w:ascii="Times New Roman" w:eastAsia="Times New Roman" w:hAnsi="Times New Roman"/>
          <w:sz w:val="24"/>
          <w:szCs w:val="20"/>
          <w:lang w:val="en-GB" w:eastAsia="fr-FR"/>
        </w:rPr>
      </w:pPr>
      <w:r w:rsidRPr="00E3134B">
        <w:rPr>
          <w:rFonts w:ascii="Times New Roman" w:eastAsia="Times New Roman" w:hAnsi="Times New Roman"/>
          <w:sz w:val="24"/>
          <w:szCs w:val="20"/>
          <w:lang w:val="en-GB" w:eastAsia="fr-FR"/>
        </w:rPr>
        <w:t>Budget notice is accurate or conservative (with upper bound at 95% CL</w:t>
      </w:r>
      <w:r>
        <w:rPr>
          <w:rFonts w:ascii="Times New Roman" w:eastAsia="Times New Roman" w:hAnsi="Times New Roman"/>
          <w:sz w:val="24"/>
          <w:szCs w:val="20"/>
          <w:lang w:val="en-GB" w:eastAsia="fr-FR"/>
        </w:rPr>
        <w:t xml:space="preserve"> TBDL</w:t>
      </w:r>
      <w:r w:rsidRPr="00E3134B">
        <w:rPr>
          <w:rFonts w:ascii="Times New Roman" w:eastAsia="Times New Roman" w:hAnsi="Times New Roman"/>
          <w:sz w:val="24"/>
          <w:szCs w:val="20"/>
          <w:lang w:val="en-GB" w:eastAsia="fr-FR"/>
        </w:rPr>
        <w:t>)</w:t>
      </w:r>
      <w:r>
        <w:rPr>
          <w:rFonts w:ascii="Times New Roman" w:eastAsia="Times New Roman" w:hAnsi="Times New Roman"/>
          <w:sz w:val="24"/>
          <w:szCs w:val="20"/>
          <w:lang w:val="en-GB" w:eastAsia="fr-FR"/>
        </w:rPr>
        <w:t>.</w:t>
      </w:r>
    </w:p>
    <w:p w:rsidR="00496DAB" w:rsidRDefault="00496DAB" w:rsidP="00496DAB">
      <w:pPr>
        <w:pStyle w:val="Heading6"/>
        <w:rPr>
          <w:lang w:val="en-GB"/>
        </w:rPr>
      </w:pPr>
      <w:r>
        <w:rPr>
          <w:lang w:val="en-GB"/>
        </w:rPr>
        <w:t>Guarantees</w:t>
      </w:r>
    </w:p>
    <w:p w:rsidR="007E701B" w:rsidRDefault="00E3134B" w:rsidP="0094001A">
      <w:pPr>
        <w:pStyle w:val="Corps"/>
        <w:numPr>
          <w:ilvl w:val="0"/>
          <w:numId w:val="73"/>
        </w:numPr>
        <w:spacing w:before="60"/>
        <w:ind w:hanging="357"/>
        <w:rPr>
          <w:lang w:val="en-GB"/>
        </w:rPr>
      </w:pPr>
      <w:r>
        <w:rPr>
          <w:lang w:val="en-GB"/>
        </w:rPr>
        <w:t>Soundness of the decision:</w:t>
      </w:r>
      <w:r w:rsidR="007E701B">
        <w:rPr>
          <w:lang w:val="en-GB"/>
        </w:rPr>
        <w:t xml:space="preserve"> </w:t>
      </w:r>
    </w:p>
    <w:p w:rsidR="00496DAB" w:rsidRDefault="007E701B" w:rsidP="0094001A">
      <w:pPr>
        <w:pStyle w:val="Corps"/>
        <w:numPr>
          <w:ilvl w:val="1"/>
          <w:numId w:val="73"/>
        </w:numPr>
        <w:spacing w:before="60" w:after="60"/>
        <w:ind w:hanging="357"/>
        <w:rPr>
          <w:lang w:val="en-GB"/>
        </w:rPr>
      </w:pPr>
      <w:r>
        <w:rPr>
          <w:lang w:val="en-GB"/>
        </w:rPr>
        <w:t xml:space="preserve">OK=true. </w:t>
      </w:r>
      <w:r w:rsidR="005B2FB7">
        <w:rPr>
          <w:lang w:val="en-GB"/>
        </w:rPr>
        <w:t>I</w:t>
      </w:r>
      <w:r>
        <w:rPr>
          <w:lang w:val="en-GB"/>
        </w:rPr>
        <w:t xml:space="preserve">f the future </w:t>
      </w:r>
      <w:r w:rsidR="005B2FB7">
        <w:rPr>
          <w:lang w:val="en-GB"/>
        </w:rPr>
        <w:t>meets</w:t>
      </w:r>
      <w:r>
        <w:rPr>
          <w:lang w:val="en-GB"/>
        </w:rPr>
        <w:t xml:space="preserve"> the </w:t>
      </w:r>
      <w:r w:rsidR="005B2FB7">
        <w:rPr>
          <w:lang w:val="en-GB"/>
        </w:rPr>
        <w:t xml:space="preserve">feasibility </w:t>
      </w:r>
      <w:r>
        <w:rPr>
          <w:lang w:val="en-GB"/>
        </w:rPr>
        <w:t>hypotheses used by the algorithm</w:t>
      </w:r>
      <w:r w:rsidR="00FA4F98">
        <w:rPr>
          <w:lang w:val="en-GB"/>
        </w:rPr>
        <w:t xml:space="preserve"> (TBDL)</w:t>
      </w:r>
      <w:r>
        <w:rPr>
          <w:lang w:val="en-GB"/>
        </w:rPr>
        <w:t>,</w:t>
      </w:r>
      <w:r w:rsidR="005B2FB7">
        <w:rPr>
          <w:lang w:val="en-GB"/>
        </w:rPr>
        <w:t xml:space="preserve"> then the mission runs to completion</w:t>
      </w:r>
      <w:r w:rsidR="00FA4F98">
        <w:rPr>
          <w:lang w:val="en-GB"/>
        </w:rPr>
        <w:t xml:space="preserve"> (under assumpti</w:t>
      </w:r>
      <w:r w:rsidR="00FE4037">
        <w:rPr>
          <w:lang w:val="en-GB"/>
        </w:rPr>
        <w:t>on of no breakdown</w:t>
      </w:r>
      <w:r w:rsidR="00FA4F98">
        <w:rPr>
          <w:lang w:val="en-GB"/>
        </w:rPr>
        <w:t>)</w:t>
      </w:r>
      <w:r w:rsidR="005B2FB7">
        <w:rPr>
          <w:lang w:val="en-GB"/>
        </w:rPr>
        <w:t>.</w:t>
      </w:r>
    </w:p>
    <w:p w:rsidR="007E701B" w:rsidRDefault="007E701B" w:rsidP="0094001A">
      <w:pPr>
        <w:pStyle w:val="Corps"/>
        <w:numPr>
          <w:ilvl w:val="1"/>
          <w:numId w:val="73"/>
        </w:numPr>
        <w:spacing w:before="60" w:after="60"/>
        <w:ind w:hanging="357"/>
        <w:rPr>
          <w:lang w:val="en-GB"/>
        </w:rPr>
      </w:pPr>
      <w:r>
        <w:rPr>
          <w:lang w:val="en-GB"/>
        </w:rPr>
        <w:t>OK=false</w:t>
      </w:r>
      <w:r w:rsidR="005B2FB7">
        <w:rPr>
          <w:lang w:val="en-GB"/>
        </w:rPr>
        <w:t>. If the future is conformant to</w:t>
      </w:r>
      <w:r w:rsidR="00FE4037">
        <w:rPr>
          <w:lang w:val="en-GB"/>
        </w:rPr>
        <w:t xml:space="preserve"> AWC, mission failure is certain.</w:t>
      </w:r>
      <w:r w:rsidR="005B2FB7">
        <w:rPr>
          <w:lang w:val="en-GB"/>
        </w:rPr>
        <w:t xml:space="preserve"> </w:t>
      </w:r>
    </w:p>
    <w:p w:rsidR="008832E0" w:rsidRPr="008832E0" w:rsidRDefault="008832E0" w:rsidP="008832E0">
      <w:pPr>
        <w:pStyle w:val="Heading5"/>
        <w:rPr>
          <w:lang w:val="en-GB"/>
        </w:rPr>
      </w:pPr>
      <w:r>
        <w:rPr>
          <w:lang w:val="en-GB"/>
        </w:rPr>
        <w:t>Constructive part</w:t>
      </w:r>
    </w:p>
    <w:p w:rsidR="008832E0" w:rsidRDefault="00E3134B" w:rsidP="00E3134B">
      <w:pPr>
        <w:pStyle w:val="Corps"/>
        <w:spacing w:before="120"/>
        <w:ind w:left="993"/>
        <w:rPr>
          <w:lang w:val="en-GB"/>
        </w:rPr>
      </w:pPr>
      <w:r>
        <w:rPr>
          <w:lang w:val="en-GB"/>
        </w:rPr>
        <w:t>First version with a deterministic algorithm: ((</w:t>
      </w:r>
      <w:r w:rsidR="00426985">
        <w:rPr>
          <w:lang w:val="en-GB"/>
        </w:rPr>
        <w:t>c</w:t>
      </w:r>
      <w:r>
        <w:rPr>
          <w:lang w:val="en-GB"/>
        </w:rPr>
        <w:t>apacity1 + capacity2) -</w:t>
      </w:r>
      <w:r w:rsidR="00426985">
        <w:rPr>
          <w:lang w:val="en-GB"/>
        </w:rPr>
        <w:t xml:space="preserve"> (b</w:t>
      </w:r>
      <w:r>
        <w:rPr>
          <w:lang w:val="en-GB"/>
        </w:rPr>
        <w:t xml:space="preserve">udget + </w:t>
      </w:r>
      <w:proofErr w:type="spellStart"/>
      <w:r>
        <w:rPr>
          <w:lang w:val="en-GB"/>
        </w:rPr>
        <w:t>risk_</w:t>
      </w:r>
      <w:proofErr w:type="gramStart"/>
      <w:r>
        <w:rPr>
          <w:lang w:val="en-GB"/>
        </w:rPr>
        <w:t>margin</w:t>
      </w:r>
      <w:proofErr w:type="spellEnd"/>
      <w:r>
        <w:rPr>
          <w:lang w:val="en-GB"/>
        </w:rPr>
        <w:t>(</w:t>
      </w:r>
      <w:proofErr w:type="spellStart"/>
      <w:proofErr w:type="gramEnd"/>
      <w:r>
        <w:rPr>
          <w:lang w:val="en-GB"/>
        </w:rPr>
        <w:t>disturbance_indicator</w:t>
      </w:r>
      <w:proofErr w:type="spellEnd"/>
      <w:r>
        <w:rPr>
          <w:lang w:val="en-GB"/>
        </w:rPr>
        <w:t>)) &gt; 0)</w:t>
      </w:r>
      <w:r w:rsidR="00426985">
        <w:rPr>
          <w:lang w:val="en-GB"/>
        </w:rPr>
        <w:t>.</w:t>
      </w:r>
    </w:p>
    <w:p w:rsidR="00A03FC6" w:rsidRDefault="00E3134B" w:rsidP="00E3134B">
      <w:pPr>
        <w:pStyle w:val="Corps"/>
        <w:spacing w:before="120"/>
        <w:ind w:left="993"/>
        <w:rPr>
          <w:lang w:val="en-GB"/>
        </w:rPr>
      </w:pPr>
      <w:r>
        <w:rPr>
          <w:lang w:val="en-GB"/>
        </w:rPr>
        <w:t xml:space="preserve">Second version with </w:t>
      </w:r>
      <w:r w:rsidR="00A03FC6">
        <w:rPr>
          <w:lang w:val="en-GB"/>
        </w:rPr>
        <w:t xml:space="preserve">an </w:t>
      </w:r>
      <w:r>
        <w:rPr>
          <w:lang w:val="en-GB"/>
        </w:rPr>
        <w:t xml:space="preserve">appropriate statistical decision </w:t>
      </w:r>
      <w:r w:rsidR="00A03FC6">
        <w:rPr>
          <w:lang w:val="en-GB"/>
        </w:rPr>
        <w:t>algorithm in order</w:t>
      </w:r>
      <w:r>
        <w:rPr>
          <w:lang w:val="en-GB"/>
        </w:rPr>
        <w:t xml:space="preserve"> to meet</w:t>
      </w:r>
      <w:r w:rsidR="00A03FC6">
        <w:rPr>
          <w:lang w:val="en-GB"/>
        </w:rPr>
        <w:t xml:space="preserve">, in </w:t>
      </w:r>
      <w:r w:rsidR="00426985">
        <w:rPr>
          <w:lang w:val="en-GB"/>
        </w:rPr>
        <w:t xml:space="preserve">a </w:t>
      </w:r>
      <w:r w:rsidR="00A03FC6">
        <w:rPr>
          <w:lang w:val="en-GB"/>
        </w:rPr>
        <w:t>way accountable to Authorities:</w:t>
      </w:r>
    </w:p>
    <w:p w:rsidR="00A03FC6" w:rsidRDefault="00E3134B" w:rsidP="0094001A">
      <w:pPr>
        <w:pStyle w:val="Corps"/>
        <w:numPr>
          <w:ilvl w:val="0"/>
          <w:numId w:val="74"/>
        </w:numPr>
        <w:spacing w:before="60" w:after="60"/>
        <w:ind w:left="1769" w:hanging="357"/>
        <w:rPr>
          <w:lang w:val="en-GB"/>
        </w:rPr>
      </w:pPr>
      <w:r>
        <w:rPr>
          <w:lang w:val="en-GB"/>
        </w:rPr>
        <w:t>the success ratio objectives</w:t>
      </w:r>
      <w:r w:rsidR="00A03FC6">
        <w:rPr>
          <w:lang w:val="en-GB"/>
        </w:rPr>
        <w:t xml:space="preserve">, </w:t>
      </w:r>
    </w:p>
    <w:p w:rsidR="00E3134B" w:rsidRDefault="00A03FC6" w:rsidP="0094001A">
      <w:pPr>
        <w:pStyle w:val="Corps"/>
        <w:numPr>
          <w:ilvl w:val="0"/>
          <w:numId w:val="74"/>
        </w:numPr>
        <w:spacing w:before="60" w:after="60"/>
        <w:ind w:left="1769" w:hanging="357"/>
        <w:rPr>
          <w:lang w:val="en-GB"/>
        </w:rPr>
      </w:pPr>
      <w:r>
        <w:rPr>
          <w:lang w:val="en-GB"/>
        </w:rPr>
        <w:t>the catastrophic failure rate (case of OK until unnoticed exhaustion),</w:t>
      </w:r>
    </w:p>
    <w:p w:rsidR="008B0A78" w:rsidRPr="00296C4D" w:rsidRDefault="008B0A78" w:rsidP="008B0A78">
      <w:pPr>
        <w:pStyle w:val="Heading4"/>
      </w:pPr>
      <w:r w:rsidRPr="00296C4D">
        <w:t>Communication Management (MMS.F_PT.F_CM)</w:t>
      </w:r>
    </w:p>
    <w:p w:rsidR="00AE65F6" w:rsidRPr="00AE65F6" w:rsidRDefault="0050015D" w:rsidP="00FE4037">
      <w:pPr>
        <w:pStyle w:val="Corps"/>
        <w:spacing w:before="120"/>
        <w:rPr>
          <w:lang w:val="en-US"/>
        </w:rPr>
      </w:pPr>
      <w:r>
        <w:rPr>
          <w:lang w:val="en-US"/>
        </w:rPr>
        <w:t>Because MMS’ ECUs have analog access to the mechanical sensors and to the CP’s MMI devices,</w:t>
      </w:r>
      <w:r w:rsidRPr="00AE65F6">
        <w:rPr>
          <w:lang w:val="en-US"/>
        </w:rPr>
        <w:t xml:space="preserve"> </w:t>
      </w:r>
      <w:r>
        <w:rPr>
          <w:lang w:val="en-US"/>
        </w:rPr>
        <w:t>t</w:t>
      </w:r>
      <w:r w:rsidR="00AE65F6" w:rsidRPr="00AE65F6">
        <w:rPr>
          <w:lang w:val="en-US"/>
        </w:rPr>
        <w:t>wo distinct interfaces are to be considered</w:t>
      </w:r>
      <w:r>
        <w:rPr>
          <w:lang w:val="en-US"/>
        </w:rPr>
        <w:t>.</w:t>
      </w:r>
    </w:p>
    <w:p w:rsidR="00AE65F6" w:rsidRDefault="00D93DCA" w:rsidP="009F2309">
      <w:pPr>
        <w:pStyle w:val="Heading5"/>
        <w:spacing w:before="240" w:after="120"/>
        <w:rPr>
          <w:lang w:val="en-US"/>
        </w:rPr>
      </w:pPr>
      <w:r>
        <w:rPr>
          <w:lang w:val="en-US"/>
        </w:rPr>
        <w:t>Analog Interface</w:t>
      </w:r>
    </w:p>
    <w:tbl>
      <w:tblPr>
        <w:tblStyle w:val="TableGrid"/>
        <w:tblW w:w="0" w:type="auto"/>
        <w:tblInd w:w="709" w:type="dxa"/>
        <w:tblLayout w:type="fixed"/>
        <w:tblLook w:val="04A0" w:firstRow="1" w:lastRow="0" w:firstColumn="1" w:lastColumn="0" w:noHBand="0" w:noVBand="1"/>
      </w:tblPr>
      <w:tblGrid>
        <w:gridCol w:w="3510"/>
        <w:gridCol w:w="1418"/>
        <w:gridCol w:w="2551"/>
        <w:gridCol w:w="1666"/>
      </w:tblGrid>
      <w:tr w:rsidR="009F2309" w:rsidRPr="008A3F56" w:rsidTr="005E4937">
        <w:tc>
          <w:tcPr>
            <w:tcW w:w="3510"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90D6C" w:rsidRPr="00067CE4" w:rsidTr="005E4937">
        <w:tc>
          <w:tcPr>
            <w:tcW w:w="3510" w:type="dxa"/>
          </w:tcPr>
          <w:p w:rsidR="00190D6C" w:rsidRDefault="00B672FC" w:rsidP="005E4937">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p>
          <w:p w:rsidR="00B672FC" w:rsidRDefault="00B672FC" w:rsidP="00B672FC">
            <w:pPr>
              <w:pStyle w:val="Corps"/>
              <w:spacing w:before="60" w:after="60"/>
              <w:ind w:left="0"/>
              <w:rPr>
                <w:rFonts w:ascii="Arial" w:hAnsi="Arial" w:cs="Arial"/>
                <w:sz w:val="20"/>
                <w:lang w:val="en-GB"/>
              </w:rPr>
            </w:pPr>
            <w:r>
              <w:rPr>
                <w:rFonts w:ascii="Arial" w:hAnsi="Arial" w:cs="Arial"/>
                <w:sz w:val="20"/>
                <w:lang w:val="en-GB"/>
              </w:rPr>
              <w:t>[0,28V] continuous signal encoding</w:t>
            </w:r>
          </w:p>
          <w:p w:rsidR="00B672FC" w:rsidRDefault="00B672FC" w:rsidP="00B672FC">
            <w:pPr>
              <w:pStyle w:val="Corps"/>
              <w:spacing w:before="60" w:after="60"/>
              <w:ind w:left="0"/>
              <w:rPr>
                <w:rFonts w:ascii="Arial" w:hAnsi="Arial" w:cs="Arial"/>
                <w:sz w:val="20"/>
                <w:lang w:val="en-GB"/>
              </w:rPr>
            </w:pPr>
            <w:r>
              <w:rPr>
                <w:rFonts w:ascii="Arial" w:hAnsi="Arial" w:cs="Arial"/>
                <w:sz w:val="20"/>
                <w:lang w:val="en-GB"/>
              </w:rPr>
              <w:t>[-π,+π]</w:t>
            </w:r>
          </w:p>
        </w:tc>
        <w:tc>
          <w:tcPr>
            <w:tcW w:w="1418" w:type="dxa"/>
          </w:tcPr>
          <w:p w:rsidR="00190D6C" w:rsidRDefault="0054142E"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190D6C" w:rsidRDefault="00190D6C" w:rsidP="005E4937">
            <w:pPr>
              <w:pStyle w:val="Corps"/>
              <w:spacing w:before="60" w:after="60"/>
              <w:ind w:left="0"/>
              <w:rPr>
                <w:rFonts w:ascii="Arial" w:hAnsi="Arial" w:cs="Arial"/>
                <w:sz w:val="20"/>
                <w:lang w:val="en-GB"/>
              </w:rPr>
            </w:pPr>
            <w:proofErr w:type="spellStart"/>
            <w:r>
              <w:rPr>
                <w:rFonts w:ascii="Arial" w:hAnsi="Arial" w:cs="Arial"/>
                <w:sz w:val="20"/>
                <w:lang w:val="en-GB"/>
              </w:rPr>
              <w:t>READY_indicator</w:t>
            </w:r>
            <w:proofErr w:type="spellEnd"/>
          </w:p>
          <w:p w:rsidR="00190D6C" w:rsidRDefault="00190D6C"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190D6C" w:rsidRDefault="00190D6C"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continuous signal encoding</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[-π20/s,+20π/s]</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5E4937" w:rsidRDefault="005E4937" w:rsidP="005E4937">
            <w:pPr>
              <w:pStyle w:val="Corps"/>
              <w:spacing w:before="60" w:after="60"/>
              <w:ind w:left="0"/>
              <w:rPr>
                <w:rFonts w:ascii="Arial" w:hAnsi="Arial" w:cs="Arial"/>
                <w:sz w:val="20"/>
                <w:lang w:val="en-GB"/>
              </w:rPr>
            </w:pPr>
            <w:proofErr w:type="spellStart"/>
            <w:r>
              <w:rPr>
                <w:rFonts w:ascii="Arial" w:hAnsi="Arial" w:cs="Arial"/>
                <w:sz w:val="20"/>
                <w:lang w:val="en-GB"/>
              </w:rPr>
              <w:t>CANCELLED_indicator</w:t>
            </w:r>
            <w:proofErr w:type="spellEnd"/>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continuous signal encoding</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[-π,+π]</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5E4937" w:rsidRDefault="005E4937" w:rsidP="00190D6C">
            <w:pPr>
              <w:pStyle w:val="Corps"/>
              <w:spacing w:before="60" w:after="60"/>
              <w:ind w:left="0"/>
              <w:rPr>
                <w:rFonts w:ascii="Arial" w:hAnsi="Arial" w:cs="Arial"/>
                <w:sz w:val="20"/>
                <w:lang w:val="en-GB"/>
              </w:rPr>
            </w:pPr>
            <w:proofErr w:type="spellStart"/>
            <w:r>
              <w:rPr>
                <w:rFonts w:ascii="Arial" w:hAnsi="Arial" w:cs="Arial"/>
                <w:sz w:val="20"/>
                <w:lang w:val="en-GB"/>
              </w:rPr>
              <w:t>COMPLETED_indicator</w:t>
            </w:r>
            <w:proofErr w:type="spellEnd"/>
          </w:p>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ON/OFF</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c>
          <w:tcPr>
            <w:tcW w:w="2551" w:type="dxa"/>
          </w:tcPr>
          <w:p w:rsidR="005E4937" w:rsidRDefault="005E4937" w:rsidP="00190D6C">
            <w:pPr>
              <w:pStyle w:val="Corps"/>
              <w:spacing w:before="60" w:after="60"/>
              <w:ind w:left="0"/>
              <w:rPr>
                <w:rFonts w:ascii="Arial" w:hAnsi="Arial" w:cs="Arial"/>
                <w:sz w:val="20"/>
                <w:lang w:val="en-GB"/>
              </w:rPr>
            </w:pPr>
            <w:proofErr w:type="spellStart"/>
            <w:r>
              <w:rPr>
                <w:rFonts w:ascii="Arial" w:hAnsi="Arial" w:cs="Arial"/>
                <w:sz w:val="20"/>
                <w:lang w:val="en-GB"/>
              </w:rPr>
              <w:t>ABORTED_indicator</w:t>
            </w:r>
            <w:proofErr w:type="spellEnd"/>
          </w:p>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067CE4"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START</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5E4937" w:rsidRDefault="005E4937" w:rsidP="00D44A11">
            <w:pPr>
              <w:pStyle w:val="Corps"/>
              <w:spacing w:before="60" w:after="60"/>
              <w:ind w:left="0"/>
              <w:jc w:val="center"/>
              <w:rPr>
                <w:rFonts w:ascii="Arial" w:hAnsi="Arial" w:cs="Arial"/>
                <w:sz w:val="20"/>
                <w:lang w:val="en-GB"/>
              </w:rPr>
            </w:pPr>
            <w:r>
              <w:rPr>
                <w:rFonts w:ascii="Arial" w:hAnsi="Arial" w:cs="Arial"/>
                <w:sz w:val="20"/>
                <w:lang w:val="en-GB"/>
              </w:rPr>
              <w:t>CP</w:t>
            </w:r>
          </w:p>
        </w:tc>
        <w:tc>
          <w:tcPr>
            <w:tcW w:w="2551" w:type="dxa"/>
          </w:tcPr>
          <w:p w:rsidR="005E4937" w:rsidRDefault="005E4937" w:rsidP="005E4937">
            <w:pPr>
              <w:pStyle w:val="Corps"/>
              <w:spacing w:before="60" w:after="60"/>
              <w:ind w:left="0"/>
              <w:rPr>
                <w:rFonts w:ascii="Arial" w:hAnsi="Arial" w:cs="Arial"/>
                <w:sz w:val="20"/>
                <w:lang w:val="en-GB"/>
              </w:rPr>
            </w:pPr>
            <w:r w:rsidRPr="008A3F56">
              <w:rPr>
                <w:rFonts w:ascii="Arial" w:hAnsi="Arial" w:cs="Arial"/>
                <w:sz w:val="20"/>
                <w:lang w:val="en-GB"/>
              </w:rPr>
              <w:t>CP_LEDs(</w:t>
            </w:r>
            <w:proofErr w:type="spellStart"/>
            <w:r w:rsidRPr="008A3F56">
              <w:rPr>
                <w:rFonts w:ascii="Arial" w:hAnsi="Arial" w:cs="Arial"/>
                <w:sz w:val="20"/>
                <w:lang w:val="en-GB"/>
              </w:rPr>
              <w:t>bitarray</w:t>
            </w:r>
            <w:proofErr w:type="spellEnd"/>
            <w:r w:rsidRPr="008A3F56">
              <w:rPr>
                <w:rFonts w:ascii="Arial" w:hAnsi="Arial" w:cs="Arial"/>
                <w:sz w:val="20"/>
                <w:lang w:val="en-GB"/>
              </w:rPr>
              <w:t>[20])</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20x [0,28V] discrete signals</w:t>
            </w:r>
          </w:p>
        </w:tc>
        <w:tc>
          <w:tcPr>
            <w:tcW w:w="1666" w:type="dxa"/>
          </w:tcPr>
          <w:p w:rsidR="005E4937" w:rsidRDefault="005E4937" w:rsidP="00D1397B">
            <w:pPr>
              <w:pStyle w:val="Corps"/>
              <w:spacing w:before="60" w:after="60"/>
              <w:ind w:left="0"/>
              <w:jc w:val="center"/>
              <w:rPr>
                <w:rFonts w:ascii="Arial" w:hAnsi="Arial" w:cs="Arial"/>
                <w:sz w:val="20"/>
                <w:lang w:val="en-GB"/>
              </w:rPr>
            </w:pPr>
            <w:r>
              <w:rPr>
                <w:rFonts w:ascii="Arial" w:hAnsi="Arial" w:cs="Arial"/>
                <w:sz w:val="20"/>
                <w:lang w:val="en-GB"/>
              </w:rPr>
              <w:t>CP</w:t>
            </w:r>
          </w:p>
        </w:tc>
      </w:tr>
      <w:tr w:rsidR="00D44A11" w:rsidRPr="00067CE4" w:rsidTr="005E4937">
        <w:tc>
          <w:tcPr>
            <w:tcW w:w="3510" w:type="dxa"/>
          </w:tcPr>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A/RP</w:t>
            </w:r>
          </w:p>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D44A11" w:rsidRDefault="00D44A11" w:rsidP="00D44A11">
            <w:pPr>
              <w:jc w:val="center"/>
            </w:pPr>
            <w:r w:rsidRPr="008A728A">
              <w:rPr>
                <w:rFonts w:ascii="Arial" w:hAnsi="Arial" w:cs="Arial"/>
                <w:sz w:val="20"/>
                <w:lang w:val="en-GB"/>
              </w:rPr>
              <w:t>CP</w:t>
            </w:r>
          </w:p>
        </w:tc>
        <w:tc>
          <w:tcPr>
            <w:tcW w:w="2551" w:type="dxa"/>
          </w:tcPr>
          <w:p w:rsidR="00D44A11" w:rsidRDefault="00D44A11" w:rsidP="005E4937">
            <w:pPr>
              <w:pStyle w:val="Corps"/>
              <w:spacing w:before="60" w:after="60"/>
              <w:ind w:left="0"/>
              <w:rPr>
                <w:rFonts w:ascii="Arial" w:hAnsi="Arial" w:cs="Arial"/>
                <w:sz w:val="20"/>
                <w:lang w:val="en-GB"/>
              </w:rPr>
            </w:pPr>
            <w:proofErr w:type="spellStart"/>
            <w:r>
              <w:rPr>
                <w:rFonts w:ascii="Arial" w:hAnsi="Arial" w:cs="Arial"/>
                <w:sz w:val="20"/>
                <w:lang w:val="en-GB"/>
              </w:rPr>
              <w:t>PEPSindicator</w:t>
            </w:r>
            <w:proofErr w:type="spellEnd"/>
          </w:p>
          <w:p w:rsidR="00D44A11" w:rsidRPr="008A3F56" w:rsidRDefault="00D44A11" w:rsidP="00806A74">
            <w:pPr>
              <w:pStyle w:val="Corps"/>
              <w:spacing w:before="60" w:after="60"/>
              <w:ind w:left="0"/>
              <w:rPr>
                <w:rFonts w:ascii="Arial" w:hAnsi="Arial" w:cs="Arial"/>
                <w:sz w:val="20"/>
                <w:lang w:val="en-GB"/>
              </w:rPr>
            </w:pPr>
            <w:r>
              <w:rPr>
                <w:rFonts w:ascii="Arial" w:hAnsi="Arial" w:cs="Arial"/>
                <w:sz w:val="20"/>
                <w:lang w:val="en-GB"/>
              </w:rPr>
              <w:t xml:space="preserve">[0,28V] continuous signal </w:t>
            </w:r>
            <w:r>
              <w:rPr>
                <w:rFonts w:ascii="Arial" w:hAnsi="Arial" w:cs="Arial"/>
                <w:sz w:val="20"/>
                <w:lang w:val="en-GB"/>
              </w:rPr>
              <w:lastRenderedPageBreak/>
              <w:t>encoding [1,100]</w:t>
            </w:r>
          </w:p>
        </w:tc>
        <w:tc>
          <w:tcPr>
            <w:tcW w:w="1666" w:type="dxa"/>
          </w:tcPr>
          <w:p w:rsidR="00D44A11" w:rsidRDefault="00D44A11" w:rsidP="00D1397B">
            <w:pPr>
              <w:pStyle w:val="Corps"/>
              <w:spacing w:before="60" w:after="60"/>
              <w:ind w:left="0"/>
              <w:jc w:val="center"/>
              <w:rPr>
                <w:rFonts w:ascii="Arial" w:hAnsi="Arial" w:cs="Arial"/>
                <w:sz w:val="20"/>
                <w:lang w:val="en-GB"/>
              </w:rPr>
            </w:pPr>
            <w:r>
              <w:rPr>
                <w:rFonts w:ascii="Arial" w:hAnsi="Arial" w:cs="Arial"/>
                <w:sz w:val="20"/>
                <w:lang w:val="en-GB"/>
              </w:rPr>
              <w:lastRenderedPageBreak/>
              <w:t>CP</w:t>
            </w:r>
          </w:p>
        </w:tc>
      </w:tr>
      <w:tr w:rsidR="00D44A11" w:rsidRPr="00067CE4" w:rsidTr="005E4937">
        <w:tc>
          <w:tcPr>
            <w:tcW w:w="3510" w:type="dxa"/>
          </w:tcPr>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lastRenderedPageBreak/>
              <w:t>OPEN/CLOSED</w:t>
            </w:r>
          </w:p>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D44A11" w:rsidRDefault="00D44A11" w:rsidP="00D44A11">
            <w:pPr>
              <w:jc w:val="center"/>
            </w:pPr>
            <w:r w:rsidRPr="008A728A">
              <w:rPr>
                <w:rFonts w:ascii="Arial" w:hAnsi="Arial" w:cs="Arial"/>
                <w:sz w:val="20"/>
                <w:lang w:val="en-GB"/>
              </w:rPr>
              <w:t>CP</w:t>
            </w:r>
          </w:p>
        </w:tc>
        <w:tc>
          <w:tcPr>
            <w:tcW w:w="2551" w:type="dxa"/>
          </w:tcPr>
          <w:p w:rsidR="00D44A11" w:rsidRDefault="00D44A11" w:rsidP="00806A74">
            <w:pPr>
              <w:pStyle w:val="Corps"/>
              <w:spacing w:before="60" w:after="60"/>
              <w:ind w:left="0"/>
              <w:rPr>
                <w:rFonts w:ascii="Arial" w:hAnsi="Arial" w:cs="Arial"/>
                <w:sz w:val="20"/>
                <w:lang w:val="en-GB"/>
              </w:rPr>
            </w:pPr>
            <w:proofErr w:type="spellStart"/>
            <w:r>
              <w:rPr>
                <w:rFonts w:ascii="Arial" w:hAnsi="Arial" w:cs="Arial"/>
                <w:sz w:val="20"/>
                <w:lang w:val="en-GB"/>
              </w:rPr>
              <w:t>SEPSindicator</w:t>
            </w:r>
            <w:proofErr w:type="spellEnd"/>
          </w:p>
          <w:p w:rsidR="00D44A11" w:rsidRPr="008A3F56" w:rsidRDefault="00D44A11" w:rsidP="00806A74">
            <w:pPr>
              <w:pStyle w:val="Corps"/>
              <w:spacing w:before="60" w:after="60"/>
              <w:ind w:left="0"/>
              <w:rPr>
                <w:rFonts w:ascii="Arial" w:hAnsi="Arial" w:cs="Arial"/>
                <w:sz w:val="20"/>
                <w:lang w:val="en-GB"/>
              </w:rPr>
            </w:pPr>
            <w:r>
              <w:rPr>
                <w:rFonts w:ascii="Arial" w:hAnsi="Arial" w:cs="Arial"/>
                <w:sz w:val="20"/>
                <w:lang w:val="en-GB"/>
              </w:rPr>
              <w:t>[0,28V] continuous signal encoding [1,100]</w:t>
            </w:r>
          </w:p>
        </w:tc>
        <w:tc>
          <w:tcPr>
            <w:tcW w:w="1666" w:type="dxa"/>
          </w:tcPr>
          <w:p w:rsidR="00D44A11" w:rsidRDefault="00D44A11" w:rsidP="00D1397B">
            <w:pPr>
              <w:pStyle w:val="Corps"/>
              <w:spacing w:before="60" w:after="60"/>
              <w:ind w:left="0"/>
              <w:jc w:val="center"/>
              <w:rPr>
                <w:rFonts w:ascii="Arial" w:hAnsi="Arial" w:cs="Arial"/>
                <w:sz w:val="20"/>
                <w:lang w:val="en-GB"/>
              </w:rPr>
            </w:pPr>
            <w:r>
              <w:rPr>
                <w:rFonts w:ascii="Arial" w:hAnsi="Arial" w:cs="Arial"/>
                <w:sz w:val="20"/>
                <w:lang w:val="en-GB"/>
              </w:rPr>
              <w:t>CP</w:t>
            </w:r>
          </w:p>
        </w:tc>
      </w:tr>
      <w:tr w:rsidR="00590C56" w:rsidRPr="00067CE4" w:rsidTr="005E4937">
        <w:tc>
          <w:tcPr>
            <w:tcW w:w="3510" w:type="dxa"/>
          </w:tcPr>
          <w:p w:rsidR="00590C56" w:rsidRDefault="00590C56" w:rsidP="005E4937">
            <w:pPr>
              <w:pStyle w:val="Corps"/>
              <w:spacing w:before="60" w:after="60"/>
              <w:ind w:left="0"/>
              <w:rPr>
                <w:rFonts w:ascii="Arial" w:hAnsi="Arial" w:cs="Arial"/>
                <w:sz w:val="20"/>
                <w:lang w:val="en-GB"/>
              </w:rPr>
            </w:pPr>
            <w:r>
              <w:rPr>
                <w:rFonts w:ascii="Arial" w:hAnsi="Arial" w:cs="Arial"/>
                <w:sz w:val="20"/>
                <w:lang w:val="en-GB"/>
              </w:rPr>
              <w:t>Rotactor1</w:t>
            </w:r>
          </w:p>
          <w:p w:rsidR="00590C56" w:rsidRDefault="00590C56" w:rsidP="00590C56">
            <w:pPr>
              <w:pStyle w:val="Corps"/>
              <w:spacing w:before="60" w:after="60"/>
              <w:ind w:left="0"/>
              <w:rPr>
                <w:rFonts w:ascii="Arial" w:hAnsi="Arial" w:cs="Arial"/>
                <w:sz w:val="20"/>
                <w:lang w:val="en-GB"/>
              </w:rPr>
            </w:pPr>
            <w:r>
              <w:rPr>
                <w:rFonts w:ascii="Arial" w:hAnsi="Arial" w:cs="Arial"/>
                <w:sz w:val="20"/>
                <w:lang w:val="en-GB"/>
              </w:rPr>
              <w:t>[0,28V] continuous signal encoding [0,9]</w:t>
            </w:r>
          </w:p>
        </w:tc>
        <w:tc>
          <w:tcPr>
            <w:tcW w:w="1418" w:type="dxa"/>
          </w:tcPr>
          <w:p w:rsidR="00590C56" w:rsidRPr="008A728A" w:rsidRDefault="00590C56" w:rsidP="00D44A11">
            <w:pPr>
              <w:jc w:val="center"/>
              <w:rPr>
                <w:rFonts w:ascii="Arial" w:hAnsi="Arial" w:cs="Arial"/>
                <w:sz w:val="20"/>
                <w:lang w:val="en-GB"/>
              </w:rPr>
            </w:pPr>
            <w:r>
              <w:rPr>
                <w:rFonts w:ascii="Arial" w:hAnsi="Arial" w:cs="Arial"/>
                <w:sz w:val="20"/>
                <w:lang w:val="en-GB"/>
              </w:rPr>
              <w:t>CP</w:t>
            </w:r>
          </w:p>
        </w:tc>
        <w:tc>
          <w:tcPr>
            <w:tcW w:w="2551" w:type="dxa"/>
          </w:tcPr>
          <w:p w:rsidR="00590C56" w:rsidRDefault="00590C56" w:rsidP="00806A74">
            <w:pPr>
              <w:pStyle w:val="Corps"/>
              <w:spacing w:before="60" w:after="60"/>
              <w:ind w:left="0"/>
              <w:rPr>
                <w:rFonts w:ascii="Arial" w:hAnsi="Arial" w:cs="Arial"/>
                <w:sz w:val="20"/>
                <w:lang w:val="en-GB"/>
              </w:rPr>
            </w:pPr>
          </w:p>
        </w:tc>
        <w:tc>
          <w:tcPr>
            <w:tcW w:w="1666" w:type="dxa"/>
          </w:tcPr>
          <w:p w:rsidR="00590C56" w:rsidRDefault="00590C56" w:rsidP="00D1397B">
            <w:pPr>
              <w:pStyle w:val="Corps"/>
              <w:spacing w:before="60" w:after="60"/>
              <w:ind w:left="0"/>
              <w:jc w:val="center"/>
              <w:rPr>
                <w:rFonts w:ascii="Arial" w:hAnsi="Arial" w:cs="Arial"/>
                <w:sz w:val="20"/>
                <w:lang w:val="en-GB"/>
              </w:rPr>
            </w:pPr>
          </w:p>
        </w:tc>
      </w:tr>
      <w:tr w:rsidR="00590C56" w:rsidRPr="00067CE4" w:rsidTr="005E4937">
        <w:tc>
          <w:tcPr>
            <w:tcW w:w="3510" w:type="dxa"/>
          </w:tcPr>
          <w:p w:rsidR="00590C56" w:rsidRDefault="00590C56" w:rsidP="00631FF3">
            <w:pPr>
              <w:pStyle w:val="Corps"/>
              <w:spacing w:before="60" w:after="60"/>
              <w:ind w:left="0"/>
              <w:rPr>
                <w:rFonts w:ascii="Arial" w:hAnsi="Arial" w:cs="Arial"/>
                <w:sz w:val="20"/>
                <w:lang w:val="en-GB"/>
              </w:rPr>
            </w:pPr>
            <w:r>
              <w:rPr>
                <w:rFonts w:ascii="Arial" w:hAnsi="Arial" w:cs="Arial"/>
                <w:sz w:val="20"/>
                <w:lang w:val="en-GB"/>
              </w:rPr>
              <w:t>Rotactor2</w:t>
            </w:r>
          </w:p>
          <w:p w:rsidR="00590C56" w:rsidRDefault="00590C56" w:rsidP="00631FF3">
            <w:pPr>
              <w:pStyle w:val="Corps"/>
              <w:spacing w:before="60" w:after="60"/>
              <w:ind w:left="0"/>
              <w:rPr>
                <w:rFonts w:ascii="Arial" w:hAnsi="Arial" w:cs="Arial"/>
                <w:sz w:val="20"/>
                <w:lang w:val="en-GB"/>
              </w:rPr>
            </w:pPr>
            <w:r>
              <w:rPr>
                <w:rFonts w:ascii="Arial" w:hAnsi="Arial" w:cs="Arial"/>
                <w:sz w:val="20"/>
                <w:lang w:val="en-GB"/>
              </w:rPr>
              <w:t>[0,28V] continuous signal encoding [0,9]</w:t>
            </w:r>
          </w:p>
        </w:tc>
        <w:tc>
          <w:tcPr>
            <w:tcW w:w="1418" w:type="dxa"/>
          </w:tcPr>
          <w:p w:rsidR="00590C56" w:rsidRPr="008A728A" w:rsidRDefault="00590C56" w:rsidP="00631FF3">
            <w:pPr>
              <w:jc w:val="center"/>
              <w:rPr>
                <w:rFonts w:ascii="Arial" w:hAnsi="Arial" w:cs="Arial"/>
                <w:sz w:val="20"/>
                <w:lang w:val="en-GB"/>
              </w:rPr>
            </w:pPr>
            <w:r>
              <w:rPr>
                <w:rFonts w:ascii="Arial" w:hAnsi="Arial" w:cs="Arial"/>
                <w:sz w:val="20"/>
                <w:lang w:val="en-GB"/>
              </w:rPr>
              <w:t>CP</w:t>
            </w:r>
          </w:p>
        </w:tc>
        <w:tc>
          <w:tcPr>
            <w:tcW w:w="2551" w:type="dxa"/>
          </w:tcPr>
          <w:p w:rsidR="00590C56" w:rsidRDefault="00590C56" w:rsidP="00806A74">
            <w:pPr>
              <w:pStyle w:val="Corps"/>
              <w:spacing w:before="60" w:after="60"/>
              <w:ind w:left="0"/>
              <w:rPr>
                <w:rFonts w:ascii="Arial" w:hAnsi="Arial" w:cs="Arial"/>
                <w:sz w:val="20"/>
                <w:lang w:val="en-GB"/>
              </w:rPr>
            </w:pPr>
          </w:p>
        </w:tc>
        <w:tc>
          <w:tcPr>
            <w:tcW w:w="1666" w:type="dxa"/>
          </w:tcPr>
          <w:p w:rsidR="00590C56" w:rsidRDefault="00590C56" w:rsidP="00D1397B">
            <w:pPr>
              <w:pStyle w:val="Corps"/>
              <w:spacing w:before="60" w:after="60"/>
              <w:ind w:left="0"/>
              <w:jc w:val="center"/>
              <w:rPr>
                <w:rFonts w:ascii="Arial" w:hAnsi="Arial" w:cs="Arial"/>
                <w:sz w:val="20"/>
                <w:lang w:val="en-GB"/>
              </w:rPr>
            </w:pPr>
          </w:p>
        </w:tc>
      </w:tr>
    </w:tbl>
    <w:p w:rsidR="00485AB1" w:rsidRDefault="005E4937" w:rsidP="00485AB1">
      <w:pPr>
        <w:pStyle w:val="Corps"/>
        <w:rPr>
          <w:lang w:val="en-US"/>
        </w:rPr>
      </w:pPr>
      <w:r>
        <w:rPr>
          <w:lang w:val="en-US"/>
        </w:rPr>
        <w:t xml:space="preserve">MMS codes </w:t>
      </w:r>
      <w:r w:rsidR="00A96D66">
        <w:rPr>
          <w:lang w:val="en-US"/>
        </w:rPr>
        <w:t>a copy of ON/OFF for state awareness only, especially in the initialization phase.</w:t>
      </w:r>
      <w:r>
        <w:rPr>
          <w:lang w:val="en-US"/>
        </w:rPr>
        <w:t xml:space="preserve"> </w:t>
      </w:r>
      <w:r w:rsidR="00A96D66">
        <w:rPr>
          <w:lang w:val="en-US"/>
        </w:rPr>
        <w:t xml:space="preserve">ON/OFF is an electrical switch belonging to </w:t>
      </w:r>
      <w:proofErr w:type="gramStart"/>
      <w:r w:rsidR="00A96D66">
        <w:rPr>
          <w:lang w:val="en-US"/>
        </w:rPr>
        <w:t>EPS.</w:t>
      </w:r>
      <w:proofErr w:type="gramEnd"/>
    </w:p>
    <w:p w:rsidR="00273BC0" w:rsidRPr="00485AB1" w:rsidRDefault="00273BC0" w:rsidP="00393A07">
      <w:pPr>
        <w:pStyle w:val="Corps"/>
        <w:spacing w:before="120"/>
        <w:rPr>
          <w:lang w:val="en-US"/>
        </w:rPr>
      </w:pPr>
      <w:r>
        <w:rPr>
          <w:lang w:val="en-US"/>
        </w:rPr>
        <w:t xml:space="preserve">Present CP is a bit bizarre as numerical connection is needed for the USB port </w:t>
      </w:r>
      <w:r w:rsidR="00393A07">
        <w:rPr>
          <w:lang w:val="en-US"/>
        </w:rPr>
        <w:t>but</w:t>
      </w:r>
      <w:r>
        <w:rPr>
          <w:lang w:val="en-US"/>
        </w:rPr>
        <w:t xml:space="preserve"> the indicators are analog devices. The indicators could be</w:t>
      </w:r>
      <w:r w:rsidR="00393A07">
        <w:rPr>
          <w:lang w:val="en-US"/>
        </w:rPr>
        <w:t>come</w:t>
      </w:r>
      <w:r>
        <w:rPr>
          <w:lang w:val="en-US"/>
        </w:rPr>
        <w:t xml:space="preserve"> digital in later versions.</w:t>
      </w:r>
    </w:p>
    <w:p w:rsidR="00D93DCA" w:rsidRDefault="00D93DCA" w:rsidP="009F2309">
      <w:pPr>
        <w:pStyle w:val="Heading5"/>
        <w:spacing w:before="240" w:after="120"/>
        <w:rPr>
          <w:lang w:val="en-GB"/>
        </w:rPr>
      </w:pPr>
      <w:r>
        <w:rPr>
          <w:lang w:val="en-GB"/>
        </w:rPr>
        <w:t>Digital Interface</w:t>
      </w:r>
    </w:p>
    <w:p w:rsidR="009D1BA2" w:rsidRDefault="00D82B91" w:rsidP="00D1458D">
      <w:pPr>
        <w:pStyle w:val="Corps"/>
        <w:spacing w:after="240"/>
        <w:rPr>
          <w:lang w:val="en-GB"/>
        </w:rPr>
      </w:pPr>
      <w:r>
        <w:rPr>
          <w:lang w:val="en-GB"/>
        </w:rPr>
        <w:t xml:space="preserve">As the two ECUs exchange their respective mechanical sensor values and navigation state, </w:t>
      </w:r>
      <w:proofErr w:type="spellStart"/>
      <w:r>
        <w:rPr>
          <w:lang w:val="en-GB"/>
        </w:rPr>
        <w:t>ECUi</w:t>
      </w:r>
      <w:proofErr w:type="spellEnd"/>
      <w:r>
        <w:rPr>
          <w:lang w:val="en-GB"/>
        </w:rPr>
        <w:t xml:space="preserve">, </w:t>
      </w:r>
      <w:proofErr w:type="spellStart"/>
      <w:r>
        <w:rPr>
          <w:lang w:val="en-GB"/>
        </w:rPr>
        <w:t>ECUj</w:t>
      </w:r>
      <w:proofErr w:type="spellEnd"/>
      <w:r>
        <w:rPr>
          <w:lang w:val="en-GB"/>
        </w:rPr>
        <w:t xml:space="preserve"> notations are used to denote the ECU1 ↔ ECU2 exchanges. The table is assumed to be </w:t>
      </w:r>
      <w:proofErr w:type="spellStart"/>
      <w:r>
        <w:rPr>
          <w:lang w:val="en-GB"/>
        </w:rPr>
        <w:t>ECUi’s</w:t>
      </w:r>
      <w:proofErr w:type="spellEnd"/>
      <w:r>
        <w:rPr>
          <w:lang w:val="en-GB"/>
        </w:rPr>
        <w:t>.</w:t>
      </w:r>
    </w:p>
    <w:tbl>
      <w:tblPr>
        <w:tblStyle w:val="TableGrid"/>
        <w:tblW w:w="0" w:type="auto"/>
        <w:tblInd w:w="709" w:type="dxa"/>
        <w:tblLayout w:type="fixed"/>
        <w:tblLook w:val="04A0" w:firstRow="1" w:lastRow="0" w:firstColumn="1" w:lastColumn="0" w:noHBand="0" w:noVBand="1"/>
      </w:tblPr>
      <w:tblGrid>
        <w:gridCol w:w="3652"/>
        <w:gridCol w:w="1276"/>
        <w:gridCol w:w="2976"/>
        <w:gridCol w:w="1241"/>
      </w:tblGrid>
      <w:tr w:rsidR="009F2309" w:rsidRPr="005E4937" w:rsidTr="00BD6476">
        <w:tc>
          <w:tcPr>
            <w:tcW w:w="3652"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97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241"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9F2309" w:rsidRPr="00067CE4" w:rsidTr="00BD6476">
        <w:tc>
          <w:tcPr>
            <w:tcW w:w="3652" w:type="dxa"/>
          </w:tcPr>
          <w:p w:rsidR="009D1BA2" w:rsidRDefault="00BF72EB" w:rsidP="005E4937">
            <w:pPr>
              <w:pStyle w:val="Corps"/>
              <w:spacing w:before="60" w:after="60"/>
              <w:ind w:left="0"/>
              <w:rPr>
                <w:rFonts w:ascii="Arial" w:hAnsi="Arial" w:cs="Arial"/>
                <w:sz w:val="20"/>
                <w:lang w:val="en-GB"/>
              </w:rPr>
            </w:pPr>
            <w:proofErr w:type="spellStart"/>
            <w:r>
              <w:rPr>
                <w:rFonts w:ascii="Arial" w:hAnsi="Arial" w:cs="Arial"/>
                <w:sz w:val="20"/>
                <w:lang w:val="en-GB"/>
              </w:rPr>
              <w:t>USB_port</w:t>
            </w:r>
            <w:proofErr w:type="spellEnd"/>
          </w:p>
          <w:p w:rsidR="009F2309" w:rsidRDefault="00BF72EB" w:rsidP="005E4937">
            <w:pPr>
              <w:pStyle w:val="Corps"/>
              <w:spacing w:before="60" w:after="60"/>
              <w:ind w:left="0"/>
              <w:rPr>
                <w:rFonts w:ascii="Arial" w:hAnsi="Arial" w:cs="Arial"/>
                <w:sz w:val="20"/>
                <w:lang w:val="en-GB"/>
              </w:rPr>
            </w:pPr>
            <w:r>
              <w:rPr>
                <w:rFonts w:ascii="Arial" w:hAnsi="Arial" w:cs="Arial"/>
                <w:sz w:val="20"/>
                <w:lang w:val="en-GB"/>
              </w:rPr>
              <w:t>(TBC)</w:t>
            </w:r>
          </w:p>
        </w:tc>
        <w:tc>
          <w:tcPr>
            <w:tcW w:w="1276" w:type="dxa"/>
          </w:tcPr>
          <w:p w:rsidR="009F2309" w:rsidRDefault="00BF72EB" w:rsidP="005E4937">
            <w:pPr>
              <w:pStyle w:val="Corps"/>
              <w:spacing w:before="60" w:after="60"/>
              <w:ind w:left="0"/>
              <w:jc w:val="center"/>
              <w:rPr>
                <w:rFonts w:ascii="Arial" w:hAnsi="Arial" w:cs="Arial"/>
                <w:sz w:val="20"/>
                <w:lang w:val="en-GB"/>
              </w:rPr>
            </w:pPr>
            <w:r>
              <w:rPr>
                <w:rFonts w:ascii="Arial" w:hAnsi="Arial" w:cs="Arial"/>
                <w:sz w:val="20"/>
                <w:lang w:val="en-GB"/>
              </w:rPr>
              <w:t>CP</w:t>
            </w:r>
          </w:p>
        </w:tc>
        <w:tc>
          <w:tcPr>
            <w:tcW w:w="2976" w:type="dxa"/>
          </w:tcPr>
          <w:p w:rsidR="009F2309" w:rsidRDefault="009F2309" w:rsidP="005E4937">
            <w:pPr>
              <w:pStyle w:val="Corps"/>
              <w:spacing w:before="60" w:after="60"/>
              <w:ind w:left="0"/>
              <w:rPr>
                <w:rFonts w:ascii="Arial" w:hAnsi="Arial" w:cs="Arial"/>
                <w:sz w:val="20"/>
                <w:lang w:val="en-GB"/>
              </w:rPr>
            </w:pPr>
          </w:p>
        </w:tc>
        <w:tc>
          <w:tcPr>
            <w:tcW w:w="1241" w:type="dxa"/>
          </w:tcPr>
          <w:p w:rsidR="009F2309" w:rsidRDefault="009F2309" w:rsidP="005E4937">
            <w:pPr>
              <w:pStyle w:val="Corps"/>
              <w:spacing w:before="60" w:after="60"/>
              <w:ind w:left="0"/>
              <w:jc w:val="center"/>
              <w:rPr>
                <w:rFonts w:ascii="Arial" w:hAnsi="Arial" w:cs="Arial"/>
                <w:sz w:val="20"/>
                <w:lang w:val="en-GB"/>
              </w:rPr>
            </w:pPr>
          </w:p>
        </w:tc>
      </w:tr>
      <w:tr w:rsidR="00631FF3" w:rsidRPr="009F2309" w:rsidTr="00BD6476">
        <w:tc>
          <w:tcPr>
            <w:tcW w:w="3652" w:type="dxa"/>
          </w:tcPr>
          <w:p w:rsidR="00631FF3" w:rsidRDefault="00832E3F" w:rsidP="005E4937">
            <w:pPr>
              <w:pStyle w:val="Corps"/>
              <w:spacing w:before="60" w:after="60"/>
              <w:ind w:left="0"/>
              <w:rPr>
                <w:rFonts w:ascii="Arial" w:hAnsi="Arial" w:cs="Arial"/>
                <w:sz w:val="20"/>
                <w:lang w:val="en-GB"/>
              </w:rPr>
            </w:pPr>
            <w:proofErr w:type="spellStart"/>
            <w:r>
              <w:rPr>
                <w:rFonts w:ascii="Arial" w:hAnsi="Arial" w:cs="Arial"/>
                <w:sz w:val="20"/>
                <w:lang w:val="en-GB"/>
              </w:rPr>
              <w:t>HandOverECUjToECUi</w:t>
            </w:r>
            <w:proofErr w:type="spellEnd"/>
          </w:p>
        </w:tc>
        <w:tc>
          <w:tcPr>
            <w:tcW w:w="1276" w:type="dxa"/>
          </w:tcPr>
          <w:p w:rsidR="00631FF3" w:rsidRDefault="00832E3F" w:rsidP="005E4937">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c>
          <w:tcPr>
            <w:tcW w:w="2976" w:type="dxa"/>
          </w:tcPr>
          <w:p w:rsidR="00631FF3" w:rsidRDefault="00832E3F" w:rsidP="005E4937">
            <w:pPr>
              <w:pStyle w:val="Corps"/>
              <w:spacing w:before="60" w:after="60"/>
              <w:ind w:left="0"/>
              <w:rPr>
                <w:rFonts w:ascii="Arial" w:hAnsi="Arial" w:cs="Arial"/>
                <w:sz w:val="20"/>
                <w:lang w:val="en-GB"/>
              </w:rPr>
            </w:pPr>
            <w:proofErr w:type="spellStart"/>
            <w:r>
              <w:rPr>
                <w:rFonts w:ascii="Arial" w:hAnsi="Arial" w:cs="Arial"/>
                <w:sz w:val="20"/>
                <w:lang w:val="en-GB"/>
              </w:rPr>
              <w:t>HandOverECUiToECUj</w:t>
            </w:r>
            <w:proofErr w:type="spellEnd"/>
          </w:p>
        </w:tc>
        <w:tc>
          <w:tcPr>
            <w:tcW w:w="1241" w:type="dxa"/>
          </w:tcPr>
          <w:p w:rsidR="00631FF3" w:rsidRDefault="00832E3F"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r>
      <w:tr w:rsidR="004019E5" w:rsidRPr="009F2309" w:rsidTr="00BD6476">
        <w:tc>
          <w:tcPr>
            <w:tcW w:w="3652" w:type="dxa"/>
          </w:tcPr>
          <w:p w:rsidR="004019E5" w:rsidRDefault="004A45AA" w:rsidP="005E4937">
            <w:pPr>
              <w:pStyle w:val="Corps"/>
              <w:spacing w:before="60" w:after="60"/>
              <w:ind w:left="0"/>
              <w:rPr>
                <w:rFonts w:ascii="Arial" w:hAnsi="Arial" w:cs="Arial"/>
                <w:sz w:val="20"/>
                <w:lang w:val="en-GB"/>
              </w:rPr>
            </w:pPr>
            <w:proofErr w:type="spellStart"/>
            <w:r>
              <w:rPr>
                <w:rFonts w:ascii="Arial" w:hAnsi="Arial" w:cs="Arial"/>
                <w:sz w:val="20"/>
                <w:lang w:val="en-GB"/>
              </w:rPr>
              <w:t>ConsumedMechanicalEnergy</w:t>
            </w:r>
            <w:proofErr w:type="spellEnd"/>
            <w:r w:rsidR="004019E5">
              <w:rPr>
                <w:rFonts w:ascii="Arial" w:hAnsi="Arial" w:cs="Arial"/>
                <w:sz w:val="20"/>
                <w:lang w:val="en-GB"/>
              </w:rPr>
              <w:t>(</w:t>
            </w:r>
            <w:proofErr w:type="spellStart"/>
            <w:r w:rsidR="004019E5">
              <w:rPr>
                <w:rFonts w:ascii="Arial" w:hAnsi="Arial" w:cs="Arial"/>
                <w:sz w:val="20"/>
                <w:lang w:val="en-GB"/>
              </w:rPr>
              <w:t>float.J</w:t>
            </w:r>
            <w:proofErr w:type="spellEnd"/>
            <w:r w:rsidR="004019E5">
              <w:rPr>
                <w:rFonts w:ascii="Arial" w:hAnsi="Arial" w:cs="Arial"/>
                <w:sz w:val="20"/>
                <w:lang w:val="en-GB"/>
              </w:rPr>
              <w:t>)</w:t>
            </w:r>
          </w:p>
        </w:tc>
        <w:tc>
          <w:tcPr>
            <w:tcW w:w="1276" w:type="dxa"/>
          </w:tcPr>
          <w:p w:rsidR="004019E5" w:rsidRDefault="004019E5" w:rsidP="005E4937">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c>
          <w:tcPr>
            <w:tcW w:w="2976" w:type="dxa"/>
          </w:tcPr>
          <w:p w:rsidR="004019E5" w:rsidRDefault="004A45AA" w:rsidP="005E4937">
            <w:pPr>
              <w:pStyle w:val="Corps"/>
              <w:spacing w:before="60" w:after="60"/>
              <w:ind w:left="0"/>
              <w:rPr>
                <w:rFonts w:ascii="Arial" w:hAnsi="Arial" w:cs="Arial"/>
                <w:sz w:val="20"/>
                <w:lang w:val="en-GB"/>
              </w:rPr>
            </w:pPr>
            <w:proofErr w:type="spellStart"/>
            <w:r>
              <w:rPr>
                <w:rFonts w:ascii="Arial" w:hAnsi="Arial" w:cs="Arial"/>
                <w:sz w:val="20"/>
                <w:lang w:val="en-GB"/>
              </w:rPr>
              <w:t>ConsumedMechanicalEnergy</w:t>
            </w:r>
            <w:proofErr w:type="spellEnd"/>
            <w:r w:rsidR="004019E5">
              <w:rPr>
                <w:rFonts w:ascii="Arial" w:hAnsi="Arial" w:cs="Arial"/>
                <w:sz w:val="20"/>
                <w:lang w:val="en-GB"/>
              </w:rPr>
              <w:t>(</w:t>
            </w:r>
            <w:proofErr w:type="spellStart"/>
            <w:r w:rsidR="004019E5">
              <w:rPr>
                <w:rFonts w:ascii="Arial" w:hAnsi="Arial" w:cs="Arial"/>
                <w:sz w:val="20"/>
                <w:lang w:val="en-GB"/>
              </w:rPr>
              <w:t>float.J</w:t>
            </w:r>
            <w:proofErr w:type="spellEnd"/>
            <w:r w:rsidR="004019E5">
              <w:rPr>
                <w:rFonts w:ascii="Arial" w:hAnsi="Arial" w:cs="Arial"/>
                <w:sz w:val="20"/>
                <w:lang w:val="en-GB"/>
              </w:rPr>
              <w:t>)</w:t>
            </w:r>
          </w:p>
        </w:tc>
        <w:tc>
          <w:tcPr>
            <w:tcW w:w="1241" w:type="dxa"/>
          </w:tcPr>
          <w:p w:rsidR="004019E5" w:rsidRDefault="004019E5"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r>
      <w:tr w:rsidR="004019E5" w:rsidRPr="009F2309" w:rsidTr="00BD6476">
        <w:tc>
          <w:tcPr>
            <w:tcW w:w="3652" w:type="dxa"/>
          </w:tcPr>
          <w:p w:rsidR="004019E5" w:rsidRDefault="004019E5" w:rsidP="005E4937">
            <w:pPr>
              <w:pStyle w:val="Corps"/>
              <w:spacing w:before="60" w:after="60"/>
              <w:ind w:left="0"/>
              <w:rPr>
                <w:rFonts w:ascii="Arial" w:hAnsi="Arial" w:cs="Arial"/>
                <w:sz w:val="20"/>
                <w:lang w:val="en-GB"/>
              </w:rPr>
            </w:pPr>
            <w:proofErr w:type="spellStart"/>
            <w:r>
              <w:rPr>
                <w:rFonts w:ascii="Arial" w:hAnsi="Arial" w:cs="Arial"/>
                <w:sz w:val="20"/>
                <w:lang w:val="en-GB"/>
              </w:rPr>
              <w:t>MechanicalEnergyBudget</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276" w:type="dxa"/>
          </w:tcPr>
          <w:p w:rsidR="004019E5" w:rsidRDefault="00464D79" w:rsidP="005E4937">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c>
          <w:tcPr>
            <w:tcW w:w="2976" w:type="dxa"/>
          </w:tcPr>
          <w:p w:rsidR="004019E5" w:rsidRDefault="00464D79" w:rsidP="005E4937">
            <w:pPr>
              <w:pStyle w:val="Corps"/>
              <w:spacing w:before="60" w:after="60"/>
              <w:ind w:left="0"/>
              <w:rPr>
                <w:rFonts w:ascii="Arial" w:hAnsi="Arial" w:cs="Arial"/>
                <w:sz w:val="20"/>
                <w:lang w:val="en-GB"/>
              </w:rPr>
            </w:pPr>
            <w:proofErr w:type="spellStart"/>
            <w:r>
              <w:rPr>
                <w:rFonts w:ascii="Arial" w:hAnsi="Arial" w:cs="Arial"/>
                <w:sz w:val="20"/>
                <w:lang w:val="en-GB"/>
              </w:rPr>
              <w:t>MechanicalEnergyBudget</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241" w:type="dxa"/>
          </w:tcPr>
          <w:p w:rsidR="004019E5" w:rsidRDefault="00464D79"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r>
      <w:tr w:rsidR="004019E5" w:rsidRPr="009F2309" w:rsidTr="00BD6476">
        <w:tc>
          <w:tcPr>
            <w:tcW w:w="3652" w:type="dxa"/>
          </w:tcPr>
          <w:p w:rsidR="004019E5" w:rsidRDefault="00631ED9" w:rsidP="005E4937">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HealthMonitoringState</w:t>
            </w:r>
            <w:proofErr w:type="spellEnd"/>
            <w:r>
              <w:rPr>
                <w:rFonts w:ascii="Arial" w:hAnsi="Arial" w:cs="Arial"/>
                <w:sz w:val="20"/>
                <w:lang w:val="en-GB"/>
              </w:rPr>
              <w:t>(</w:t>
            </w:r>
            <w:proofErr w:type="gramEnd"/>
            <w:r>
              <w:rPr>
                <w:rFonts w:ascii="Arial" w:hAnsi="Arial" w:cs="Arial"/>
                <w:sz w:val="20"/>
                <w:lang w:val="en-GB"/>
              </w:rPr>
              <w:t>[</w:t>
            </w:r>
            <w:proofErr w:type="spellStart"/>
            <w:r>
              <w:rPr>
                <w:rFonts w:ascii="Arial" w:hAnsi="Arial" w:cs="Arial"/>
                <w:sz w:val="20"/>
                <w:lang w:val="en-GB"/>
              </w:rPr>
              <w:t>bitarray</w:t>
            </w:r>
            <w:proofErr w:type="spellEnd"/>
            <w:r>
              <w:rPr>
                <w:rFonts w:ascii="Arial" w:hAnsi="Arial" w:cs="Arial"/>
                <w:sz w:val="20"/>
                <w:lang w:val="en-GB"/>
              </w:rPr>
              <w:t>]). (TBC)</w:t>
            </w:r>
          </w:p>
        </w:tc>
        <w:tc>
          <w:tcPr>
            <w:tcW w:w="1276" w:type="dxa"/>
          </w:tcPr>
          <w:p w:rsidR="004019E5" w:rsidRDefault="00631ED9" w:rsidP="005E4937">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c>
          <w:tcPr>
            <w:tcW w:w="2976" w:type="dxa"/>
          </w:tcPr>
          <w:p w:rsidR="004019E5" w:rsidRDefault="00631ED9" w:rsidP="005E4937">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HealthMonitoringState</w:t>
            </w:r>
            <w:proofErr w:type="spellEnd"/>
            <w:r>
              <w:rPr>
                <w:rFonts w:ascii="Arial" w:hAnsi="Arial" w:cs="Arial"/>
                <w:sz w:val="20"/>
                <w:lang w:val="en-GB"/>
              </w:rPr>
              <w:t>(</w:t>
            </w:r>
            <w:proofErr w:type="gramEnd"/>
            <w:r>
              <w:rPr>
                <w:rFonts w:ascii="Arial" w:hAnsi="Arial" w:cs="Arial"/>
                <w:sz w:val="20"/>
                <w:lang w:val="en-GB"/>
              </w:rPr>
              <w:t>[</w:t>
            </w:r>
            <w:proofErr w:type="spellStart"/>
            <w:r>
              <w:rPr>
                <w:rFonts w:ascii="Arial" w:hAnsi="Arial" w:cs="Arial"/>
                <w:sz w:val="20"/>
                <w:lang w:val="en-GB"/>
              </w:rPr>
              <w:t>bitarray</w:t>
            </w:r>
            <w:proofErr w:type="spellEnd"/>
            <w:r>
              <w:rPr>
                <w:rFonts w:ascii="Arial" w:hAnsi="Arial" w:cs="Arial"/>
                <w:sz w:val="20"/>
                <w:lang w:val="en-GB"/>
              </w:rPr>
              <w:t>]). (TBC)</w:t>
            </w:r>
          </w:p>
        </w:tc>
        <w:tc>
          <w:tcPr>
            <w:tcW w:w="1241" w:type="dxa"/>
          </w:tcPr>
          <w:p w:rsidR="004019E5" w:rsidRDefault="00631ED9"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r>
      <w:tr w:rsidR="00631FF3" w:rsidRPr="00067CE4" w:rsidTr="00BD6476">
        <w:tc>
          <w:tcPr>
            <w:tcW w:w="3652" w:type="dxa"/>
          </w:tcPr>
          <w:p w:rsidR="00631FF3" w:rsidRDefault="004A45AA" w:rsidP="005E4937">
            <w:pPr>
              <w:pStyle w:val="Corps"/>
              <w:spacing w:before="60" w:after="60"/>
              <w:ind w:left="0"/>
              <w:rPr>
                <w:rFonts w:ascii="Arial" w:hAnsi="Arial" w:cs="Arial"/>
                <w:sz w:val="20"/>
                <w:lang w:val="en-GB"/>
              </w:rPr>
            </w:pPr>
            <w:proofErr w:type="spellStart"/>
            <w:r>
              <w:rPr>
                <w:rFonts w:ascii="Arial" w:hAnsi="Arial" w:cs="Arial"/>
                <w:sz w:val="20"/>
                <w:lang w:val="en-GB"/>
              </w:rPr>
              <w:t>ConsumedPEPSenergy</w:t>
            </w:r>
            <w:proofErr w:type="spellEnd"/>
            <w:r w:rsidR="008E0AE6">
              <w:rPr>
                <w:rFonts w:ascii="Arial" w:hAnsi="Arial" w:cs="Arial"/>
                <w:sz w:val="20"/>
                <w:lang w:val="en-GB"/>
              </w:rPr>
              <w:t>(</w:t>
            </w:r>
            <w:proofErr w:type="spellStart"/>
            <w:r w:rsidR="008E0AE6">
              <w:rPr>
                <w:rFonts w:ascii="Arial" w:hAnsi="Arial" w:cs="Arial"/>
                <w:sz w:val="20"/>
                <w:lang w:val="en-GB"/>
              </w:rPr>
              <w:t>float.J</w:t>
            </w:r>
            <w:proofErr w:type="spellEnd"/>
            <w:r w:rsidR="008E0AE6">
              <w:rPr>
                <w:rFonts w:ascii="Arial" w:hAnsi="Arial" w:cs="Arial"/>
                <w:sz w:val="20"/>
                <w:lang w:val="en-GB"/>
              </w:rPr>
              <w:t>)</w:t>
            </w:r>
          </w:p>
        </w:tc>
        <w:tc>
          <w:tcPr>
            <w:tcW w:w="1276" w:type="dxa"/>
          </w:tcPr>
          <w:p w:rsidR="00631FF3" w:rsidRDefault="008E0AE6"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c>
          <w:tcPr>
            <w:tcW w:w="2976" w:type="dxa"/>
          </w:tcPr>
          <w:p w:rsidR="00631FF3" w:rsidRDefault="00BD6476" w:rsidP="005E4937">
            <w:pPr>
              <w:pStyle w:val="Corps"/>
              <w:spacing w:before="60" w:after="60"/>
              <w:ind w:left="0"/>
              <w:rPr>
                <w:rFonts w:ascii="Arial" w:hAnsi="Arial" w:cs="Arial"/>
                <w:sz w:val="20"/>
                <w:lang w:val="en-GB"/>
              </w:rPr>
            </w:pPr>
            <w:proofErr w:type="spellStart"/>
            <w:r>
              <w:rPr>
                <w:rFonts w:ascii="Arial" w:hAnsi="Arial" w:cs="Arial"/>
                <w:sz w:val="20"/>
                <w:lang w:val="en-GB"/>
              </w:rPr>
              <w:t>PropulsionTorque</w:t>
            </w:r>
            <w:proofErr w:type="spellEnd"/>
            <w:r>
              <w:rPr>
                <w:rFonts w:ascii="Arial" w:hAnsi="Arial" w:cs="Arial"/>
                <w:sz w:val="20"/>
                <w:lang w:val="en-GB"/>
              </w:rPr>
              <w:t>(float.(</w:t>
            </w:r>
            <w:proofErr w:type="spellStart"/>
            <w:r>
              <w:rPr>
                <w:rFonts w:ascii="Arial" w:hAnsi="Arial" w:cs="Arial"/>
                <w:sz w:val="20"/>
                <w:lang w:val="en-GB"/>
              </w:rPr>
              <w:t>m.N</w:t>
            </w:r>
            <w:proofErr w:type="spellEnd"/>
            <w:r>
              <w:rPr>
                <w:rFonts w:ascii="Arial" w:hAnsi="Arial" w:cs="Arial"/>
                <w:sz w:val="20"/>
                <w:lang w:val="en-GB"/>
              </w:rPr>
              <w:t>))</w:t>
            </w:r>
          </w:p>
        </w:tc>
        <w:tc>
          <w:tcPr>
            <w:tcW w:w="1241" w:type="dxa"/>
          </w:tcPr>
          <w:p w:rsidR="00631FF3" w:rsidRDefault="008E0AE6"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r>
      <w:tr w:rsidR="00631FF3" w:rsidRPr="00067CE4" w:rsidTr="00BD6476">
        <w:tc>
          <w:tcPr>
            <w:tcW w:w="3652" w:type="dxa"/>
          </w:tcPr>
          <w:p w:rsidR="00631FF3" w:rsidRDefault="004A45AA" w:rsidP="005E4937">
            <w:pPr>
              <w:pStyle w:val="Corps"/>
              <w:spacing w:before="60" w:after="60"/>
              <w:ind w:left="0"/>
              <w:rPr>
                <w:rFonts w:ascii="Arial" w:hAnsi="Arial" w:cs="Arial"/>
                <w:sz w:val="20"/>
                <w:lang w:val="en-GB"/>
              </w:rPr>
            </w:pPr>
            <w:proofErr w:type="spellStart"/>
            <w:r>
              <w:rPr>
                <w:rFonts w:ascii="Arial" w:hAnsi="Arial" w:cs="Arial"/>
                <w:sz w:val="20"/>
                <w:lang w:val="en-GB"/>
              </w:rPr>
              <w:t>ConsumedSEPSenergy</w:t>
            </w:r>
            <w:proofErr w:type="spellEnd"/>
            <w:r w:rsidR="008E0AE6">
              <w:rPr>
                <w:rFonts w:ascii="Arial" w:hAnsi="Arial" w:cs="Arial"/>
                <w:sz w:val="20"/>
                <w:lang w:val="en-GB"/>
              </w:rPr>
              <w:t>(</w:t>
            </w:r>
            <w:proofErr w:type="spellStart"/>
            <w:r w:rsidR="008E0AE6">
              <w:rPr>
                <w:rFonts w:ascii="Arial" w:hAnsi="Arial" w:cs="Arial"/>
                <w:sz w:val="20"/>
                <w:lang w:val="en-GB"/>
              </w:rPr>
              <w:t>float.J</w:t>
            </w:r>
            <w:proofErr w:type="spellEnd"/>
            <w:r w:rsidR="008E0AE6">
              <w:rPr>
                <w:rFonts w:ascii="Arial" w:hAnsi="Arial" w:cs="Arial"/>
                <w:sz w:val="20"/>
                <w:lang w:val="en-GB"/>
              </w:rPr>
              <w:t>)</w:t>
            </w:r>
          </w:p>
        </w:tc>
        <w:tc>
          <w:tcPr>
            <w:tcW w:w="1276" w:type="dxa"/>
          </w:tcPr>
          <w:p w:rsidR="00631FF3" w:rsidRDefault="008E0AE6"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c>
          <w:tcPr>
            <w:tcW w:w="2976" w:type="dxa"/>
          </w:tcPr>
          <w:p w:rsidR="00631FF3" w:rsidRDefault="00BD6476" w:rsidP="005E4937">
            <w:pPr>
              <w:pStyle w:val="Corps"/>
              <w:spacing w:before="60" w:after="60"/>
              <w:ind w:left="0"/>
              <w:rPr>
                <w:rFonts w:ascii="Arial" w:hAnsi="Arial" w:cs="Arial"/>
                <w:sz w:val="20"/>
                <w:lang w:val="en-GB"/>
              </w:rPr>
            </w:pPr>
            <w:proofErr w:type="spellStart"/>
            <w:r>
              <w:rPr>
                <w:rFonts w:ascii="Arial" w:hAnsi="Arial" w:cs="Arial"/>
                <w:sz w:val="20"/>
                <w:lang w:val="en-GB"/>
              </w:rPr>
              <w:t>BrakingTorque</w:t>
            </w:r>
            <w:proofErr w:type="spellEnd"/>
            <w:r>
              <w:rPr>
                <w:rFonts w:ascii="Arial" w:hAnsi="Arial" w:cs="Arial"/>
                <w:sz w:val="20"/>
                <w:lang w:val="en-GB"/>
              </w:rPr>
              <w:t>(float.(</w:t>
            </w:r>
            <w:proofErr w:type="spellStart"/>
            <w:r>
              <w:rPr>
                <w:rFonts w:ascii="Arial" w:hAnsi="Arial" w:cs="Arial"/>
                <w:sz w:val="20"/>
                <w:lang w:val="en-GB"/>
              </w:rPr>
              <w:t>m.N</w:t>
            </w:r>
            <w:proofErr w:type="spellEnd"/>
            <w:r>
              <w:rPr>
                <w:rFonts w:ascii="Arial" w:hAnsi="Arial" w:cs="Arial"/>
                <w:sz w:val="20"/>
                <w:lang w:val="en-GB"/>
              </w:rPr>
              <w:t>))</w:t>
            </w:r>
          </w:p>
        </w:tc>
        <w:tc>
          <w:tcPr>
            <w:tcW w:w="1241" w:type="dxa"/>
          </w:tcPr>
          <w:p w:rsidR="00631FF3" w:rsidRDefault="00BD6476"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r>
      <w:tr w:rsidR="002E5E51" w:rsidRPr="00067CE4" w:rsidTr="00BD6476">
        <w:tc>
          <w:tcPr>
            <w:tcW w:w="3652" w:type="dxa"/>
          </w:tcPr>
          <w:p w:rsidR="002E5E51" w:rsidRDefault="002E5E51" w:rsidP="005E4937">
            <w:pPr>
              <w:pStyle w:val="Corps"/>
              <w:spacing w:before="60" w:after="60"/>
              <w:ind w:left="0"/>
              <w:rPr>
                <w:rFonts w:ascii="Arial" w:hAnsi="Arial" w:cs="Arial"/>
                <w:sz w:val="20"/>
                <w:lang w:val="en-GB"/>
              </w:rPr>
            </w:pPr>
            <w:proofErr w:type="spellStart"/>
            <w:r>
              <w:rPr>
                <w:rFonts w:ascii="Arial" w:hAnsi="Arial" w:cs="Arial"/>
                <w:sz w:val="20"/>
                <w:lang w:val="en-GB"/>
              </w:rPr>
              <w:t>Consumed</w:t>
            </w:r>
            <w:r w:rsidR="00974970">
              <w:rPr>
                <w:rFonts w:ascii="Arial" w:hAnsi="Arial" w:cs="Arial"/>
                <w:sz w:val="20"/>
                <w:lang w:val="en-GB"/>
              </w:rPr>
              <w:t>Hydraulic</w:t>
            </w:r>
            <w:r>
              <w:rPr>
                <w:rFonts w:ascii="Arial" w:hAnsi="Arial" w:cs="Arial"/>
                <w:sz w:val="20"/>
                <w:lang w:val="en-GB"/>
              </w:rPr>
              <w:t>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276" w:type="dxa"/>
          </w:tcPr>
          <w:p w:rsidR="002E5E51" w:rsidRDefault="002E5E51"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HBS.ECUi,j</w:t>
            </w:r>
            <w:proofErr w:type="spellEnd"/>
          </w:p>
        </w:tc>
        <w:tc>
          <w:tcPr>
            <w:tcW w:w="2976" w:type="dxa"/>
          </w:tcPr>
          <w:p w:rsidR="002E5E51" w:rsidRDefault="00003C0E" w:rsidP="005E4937">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241" w:type="dxa"/>
          </w:tcPr>
          <w:p w:rsidR="002E5E51" w:rsidRDefault="00003C0E" w:rsidP="00631FF3">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03C0E" w:rsidRPr="00003C0E" w:rsidTr="00BD6476">
        <w:tc>
          <w:tcPr>
            <w:tcW w:w="3652" w:type="dxa"/>
          </w:tcPr>
          <w:p w:rsidR="00003C0E" w:rsidRDefault="00003C0E" w:rsidP="008E0AE6">
            <w:pPr>
              <w:pStyle w:val="Corps"/>
              <w:spacing w:before="60" w:after="60"/>
              <w:ind w:left="0"/>
              <w:rPr>
                <w:rFonts w:ascii="Arial" w:hAnsi="Arial" w:cs="Arial"/>
                <w:sz w:val="20"/>
                <w:lang w:val="en-GB"/>
              </w:rPr>
            </w:pPr>
            <w:proofErr w:type="spellStart"/>
            <w:proofErr w:type="gramStart"/>
            <w:r>
              <w:rPr>
                <w:rFonts w:ascii="Arial" w:hAnsi="Arial" w:cs="Arial"/>
                <w:sz w:val="20"/>
                <w:lang w:val="en-GB"/>
              </w:rPr>
              <w:t>EPSHealthMonitoringState</w:t>
            </w:r>
            <w:proofErr w:type="spellEnd"/>
            <w:r>
              <w:rPr>
                <w:rFonts w:ascii="Arial" w:hAnsi="Arial" w:cs="Arial"/>
                <w:sz w:val="20"/>
                <w:lang w:val="en-GB"/>
              </w:rPr>
              <w:t>(</w:t>
            </w:r>
            <w:proofErr w:type="gramEnd"/>
            <w:r>
              <w:rPr>
                <w:rFonts w:ascii="Arial" w:hAnsi="Arial" w:cs="Arial"/>
                <w:sz w:val="20"/>
                <w:lang w:val="en-GB"/>
              </w:rPr>
              <w:t>[</w:t>
            </w:r>
            <w:proofErr w:type="spellStart"/>
            <w:r>
              <w:rPr>
                <w:rFonts w:ascii="Arial" w:hAnsi="Arial" w:cs="Arial"/>
                <w:sz w:val="20"/>
                <w:lang w:val="en-GB"/>
              </w:rPr>
              <w:t>bitarray</w:t>
            </w:r>
            <w:proofErr w:type="spellEnd"/>
            <w:r>
              <w:rPr>
                <w:rFonts w:ascii="Arial" w:hAnsi="Arial" w:cs="Arial"/>
                <w:sz w:val="20"/>
                <w:lang w:val="en-GB"/>
              </w:rPr>
              <w:t>]).</w:t>
            </w:r>
          </w:p>
        </w:tc>
        <w:tc>
          <w:tcPr>
            <w:tcW w:w="1276" w:type="dxa"/>
          </w:tcPr>
          <w:p w:rsidR="00003C0E" w:rsidRDefault="00003C0E"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c>
          <w:tcPr>
            <w:tcW w:w="2976" w:type="dxa"/>
          </w:tcPr>
          <w:p w:rsidR="00003C0E" w:rsidRDefault="00003C0E" w:rsidP="00B82485">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241" w:type="dxa"/>
          </w:tcPr>
          <w:p w:rsidR="00003C0E" w:rsidRDefault="00003C0E" w:rsidP="00B82485">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03C0E" w:rsidRPr="00003C0E" w:rsidTr="00BD6476">
        <w:tc>
          <w:tcPr>
            <w:tcW w:w="3652" w:type="dxa"/>
          </w:tcPr>
          <w:p w:rsidR="00003C0E" w:rsidRDefault="00003C0E" w:rsidP="005E4937">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HBSHealthMonitoringState</w:t>
            </w:r>
            <w:proofErr w:type="spellEnd"/>
            <w:r>
              <w:rPr>
                <w:rFonts w:ascii="Arial" w:hAnsi="Arial" w:cs="Arial"/>
                <w:sz w:val="20"/>
                <w:lang w:val="en-GB"/>
              </w:rPr>
              <w:t>(</w:t>
            </w:r>
            <w:proofErr w:type="gramEnd"/>
            <w:r>
              <w:rPr>
                <w:rFonts w:ascii="Arial" w:hAnsi="Arial" w:cs="Arial"/>
                <w:sz w:val="20"/>
                <w:lang w:val="en-GB"/>
              </w:rPr>
              <w:t>[</w:t>
            </w:r>
            <w:proofErr w:type="spellStart"/>
            <w:r>
              <w:rPr>
                <w:rFonts w:ascii="Arial" w:hAnsi="Arial" w:cs="Arial"/>
                <w:sz w:val="20"/>
                <w:lang w:val="en-GB"/>
              </w:rPr>
              <w:t>bitarray</w:t>
            </w:r>
            <w:proofErr w:type="spellEnd"/>
            <w:r>
              <w:rPr>
                <w:rFonts w:ascii="Arial" w:hAnsi="Arial" w:cs="Arial"/>
                <w:sz w:val="20"/>
                <w:lang w:val="en-GB"/>
              </w:rPr>
              <w:t>]).</w:t>
            </w:r>
          </w:p>
        </w:tc>
        <w:tc>
          <w:tcPr>
            <w:tcW w:w="1276" w:type="dxa"/>
          </w:tcPr>
          <w:p w:rsidR="00003C0E" w:rsidRDefault="00003C0E"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HBS.ECUi,j</w:t>
            </w:r>
            <w:proofErr w:type="spellEnd"/>
          </w:p>
        </w:tc>
        <w:tc>
          <w:tcPr>
            <w:tcW w:w="2976" w:type="dxa"/>
          </w:tcPr>
          <w:p w:rsidR="00003C0E" w:rsidRDefault="00003C0E" w:rsidP="00B82485">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241" w:type="dxa"/>
          </w:tcPr>
          <w:p w:rsidR="00003C0E" w:rsidRDefault="00003C0E" w:rsidP="00B82485">
            <w:pPr>
              <w:pStyle w:val="Corps"/>
              <w:spacing w:before="60" w:after="60"/>
              <w:ind w:left="0"/>
              <w:jc w:val="center"/>
              <w:rPr>
                <w:rFonts w:ascii="Arial" w:hAnsi="Arial" w:cs="Arial"/>
                <w:sz w:val="20"/>
                <w:lang w:val="en-GB"/>
              </w:rPr>
            </w:pPr>
            <w:r>
              <w:rPr>
                <w:rFonts w:ascii="Arial" w:hAnsi="Arial" w:cs="Arial"/>
                <w:sz w:val="20"/>
                <w:lang w:val="en-GB"/>
              </w:rPr>
              <w:t>MMS.F_PT.F_CM</w:t>
            </w:r>
          </w:p>
        </w:tc>
      </w:tr>
    </w:tbl>
    <w:p w:rsidR="009D1BA2" w:rsidRDefault="009D1BA2" w:rsidP="009D1BA2">
      <w:pPr>
        <w:pStyle w:val="Heading5"/>
        <w:rPr>
          <w:lang w:val="en-GB"/>
        </w:rPr>
      </w:pPr>
      <w:r>
        <w:rPr>
          <w:lang w:val="en-GB"/>
        </w:rPr>
        <w:t>Design Rational</w:t>
      </w:r>
    </w:p>
    <w:p w:rsidR="00AB69E3" w:rsidRDefault="00D2408B" w:rsidP="00D2408B">
      <w:pPr>
        <w:pStyle w:val="Corps"/>
        <w:spacing w:before="120"/>
        <w:rPr>
          <w:lang w:val="en-GB"/>
        </w:rPr>
      </w:pPr>
      <w:r>
        <w:rPr>
          <w:lang w:val="en-GB"/>
        </w:rPr>
        <w:t>The f</w:t>
      </w:r>
      <w:r w:rsidR="00AB69E3">
        <w:rPr>
          <w:lang w:val="en-GB"/>
        </w:rPr>
        <w:t xml:space="preserve">ault </w:t>
      </w:r>
      <w:r w:rsidR="00456D3A">
        <w:rPr>
          <w:lang w:val="en-GB"/>
        </w:rPr>
        <w:t xml:space="preserve">tolerance rational is the main design driver </w:t>
      </w:r>
      <w:r w:rsidR="00CE3531">
        <w:rPr>
          <w:lang w:val="en-GB"/>
        </w:rPr>
        <w:t>of</w:t>
      </w:r>
      <w:r w:rsidR="00456D3A">
        <w:rPr>
          <w:lang w:val="en-GB"/>
        </w:rPr>
        <w:t xml:space="preserve"> communications:</w:t>
      </w:r>
    </w:p>
    <w:p w:rsidR="00456D3A" w:rsidRDefault="005A7BD8" w:rsidP="0094001A">
      <w:pPr>
        <w:pStyle w:val="Corps"/>
        <w:numPr>
          <w:ilvl w:val="0"/>
          <w:numId w:val="69"/>
        </w:numPr>
        <w:spacing w:before="60"/>
        <w:ind w:hanging="357"/>
        <w:rPr>
          <w:lang w:val="en-GB"/>
        </w:rPr>
      </w:pPr>
      <w:r w:rsidRPr="00CE3531">
        <w:rPr>
          <w:b/>
          <w:lang w:val="en-GB"/>
        </w:rPr>
        <w:t>Master-slave design pattern</w:t>
      </w:r>
      <w:r>
        <w:rPr>
          <w:lang w:val="en-GB"/>
        </w:rPr>
        <w:t xml:space="preserve">: MMS is </w:t>
      </w:r>
      <w:r w:rsidR="00D2408B">
        <w:rPr>
          <w:lang w:val="en-GB"/>
        </w:rPr>
        <w:t xml:space="preserve">the </w:t>
      </w:r>
      <w:r>
        <w:rPr>
          <w:lang w:val="en-GB"/>
        </w:rPr>
        <w:t xml:space="preserve">master, EPS and HBS are </w:t>
      </w:r>
      <w:r w:rsidR="00D2408B">
        <w:rPr>
          <w:lang w:val="en-GB"/>
        </w:rPr>
        <w:t xml:space="preserve">the </w:t>
      </w:r>
      <w:r>
        <w:rPr>
          <w:lang w:val="en-GB"/>
        </w:rPr>
        <w:t xml:space="preserve">slaves. Authority concerns AV’s control, mission management and emergency landing decision. </w:t>
      </w:r>
      <w:r w:rsidR="00D2408B">
        <w:rPr>
          <w:lang w:val="en-GB"/>
        </w:rPr>
        <w:t xml:space="preserve">MMS only manages a mission. EPS and HBS can take over after MMS </w:t>
      </w:r>
      <w:r w:rsidR="00D2408B">
        <w:rPr>
          <w:lang w:val="en-GB"/>
        </w:rPr>
        <w:lastRenderedPageBreak/>
        <w:t>failure</w:t>
      </w:r>
      <w:r>
        <w:rPr>
          <w:lang w:val="en-GB"/>
        </w:rPr>
        <w:t>, but only for soft or hard landing.</w:t>
      </w:r>
      <w:r w:rsidR="00D2408B">
        <w:rPr>
          <w:lang w:val="en-GB"/>
        </w:rPr>
        <w:t xml:space="preserve"> So communications have a “star” pattern, with MMS at the </w:t>
      </w:r>
      <w:r w:rsidR="00E42032">
        <w:rPr>
          <w:lang w:val="en-GB"/>
        </w:rPr>
        <w:t>centre</w:t>
      </w:r>
      <w:r w:rsidR="00D2408B">
        <w:rPr>
          <w:lang w:val="en-GB"/>
        </w:rPr>
        <w:t xml:space="preserve"> and two branches (EPS, HBS).</w:t>
      </w:r>
    </w:p>
    <w:p w:rsidR="005A7BD8" w:rsidRDefault="00E42032" w:rsidP="0094001A">
      <w:pPr>
        <w:pStyle w:val="Corps"/>
        <w:numPr>
          <w:ilvl w:val="0"/>
          <w:numId w:val="69"/>
        </w:numPr>
        <w:spacing w:before="60"/>
        <w:ind w:hanging="357"/>
        <w:rPr>
          <w:lang w:val="en-GB"/>
        </w:rPr>
      </w:pPr>
      <w:r>
        <w:rPr>
          <w:lang w:val="en-GB"/>
        </w:rPr>
        <w:t xml:space="preserve">There is </w:t>
      </w:r>
      <w:r w:rsidRPr="00CE3531">
        <w:rPr>
          <w:b/>
          <w:lang w:val="en-GB"/>
        </w:rPr>
        <w:t>hot redundancy only for ‘fast’ dynamic</w:t>
      </w:r>
      <w:r w:rsidR="00CE3531" w:rsidRPr="00CE3531">
        <w:rPr>
          <w:b/>
          <w:lang w:val="en-GB"/>
        </w:rPr>
        <w:t>s</w:t>
      </w:r>
      <w:r>
        <w:rPr>
          <w:lang w:val="en-GB"/>
        </w:rPr>
        <w:t xml:space="preserve"> ([10Hz</w:t>
      </w:r>
      <w:proofErr w:type="gramStart"/>
      <w:r>
        <w:rPr>
          <w:lang w:val="en-GB"/>
        </w:rPr>
        <w:t>,20Hz</w:t>
      </w:r>
      <w:proofErr w:type="gramEnd"/>
      <w:r>
        <w:rPr>
          <w:lang w:val="en-GB"/>
        </w:rPr>
        <w:t>]</w:t>
      </w:r>
      <w:r w:rsidR="00CE3531">
        <w:rPr>
          <w:lang w:val="en-GB"/>
        </w:rPr>
        <w:t xml:space="preserve">), </w:t>
      </w:r>
      <w:r w:rsidR="00043C1E">
        <w:rPr>
          <w:lang w:val="en-GB"/>
        </w:rPr>
        <w:t xml:space="preserve">i.e. </w:t>
      </w:r>
      <w:r w:rsidR="00CE3531">
        <w:rPr>
          <w:lang w:val="en-GB"/>
        </w:rPr>
        <w:t>AV’s control in AWC.</w:t>
      </w:r>
      <w:r>
        <w:rPr>
          <w:lang w:val="en-GB"/>
        </w:rPr>
        <w:t xml:space="preserve"> </w:t>
      </w:r>
      <w:r w:rsidR="00CE3531">
        <w:rPr>
          <w:lang w:val="en-GB"/>
        </w:rPr>
        <w:t xml:space="preserve">This is true for MMS, EPS, </w:t>
      </w:r>
      <w:proofErr w:type="gramStart"/>
      <w:r w:rsidR="00CE3531">
        <w:rPr>
          <w:lang w:val="en-GB"/>
        </w:rPr>
        <w:t>HBS</w:t>
      </w:r>
      <w:proofErr w:type="gramEnd"/>
      <w:r w:rsidR="00CE3531">
        <w:rPr>
          <w:lang w:val="en-GB"/>
        </w:rPr>
        <w:t xml:space="preserve">. In the three </w:t>
      </w:r>
      <w:r w:rsidR="0086256A">
        <w:rPr>
          <w:lang w:val="en-GB"/>
        </w:rPr>
        <w:t>systems</w:t>
      </w:r>
      <w:r w:rsidR="00CE3531">
        <w:rPr>
          <w:lang w:val="en-GB"/>
        </w:rPr>
        <w:t xml:space="preserve"> the </w:t>
      </w:r>
      <w:proofErr w:type="gramStart"/>
      <w:r w:rsidR="00CE3531">
        <w:rPr>
          <w:lang w:val="en-GB"/>
        </w:rPr>
        <w:t>twin ECUs do</w:t>
      </w:r>
      <w:proofErr w:type="gramEnd"/>
      <w:r w:rsidR="00CE3531">
        <w:rPr>
          <w:lang w:val="en-GB"/>
        </w:rPr>
        <w:t xml:space="preserve"> not exchange data on sensors or state vectors. Both twins get all sensor information and perform all control computation. There is only one </w:t>
      </w:r>
      <w:proofErr w:type="spellStart"/>
      <w:r w:rsidR="00CE3531">
        <w:rPr>
          <w:lang w:val="en-GB"/>
        </w:rPr>
        <w:t>HandOver</w:t>
      </w:r>
      <w:proofErr w:type="spellEnd"/>
      <w:r w:rsidR="00CE3531">
        <w:rPr>
          <w:lang w:val="en-GB"/>
        </w:rPr>
        <w:t xml:space="preserve"> message when the leader transition from </w:t>
      </w:r>
      <w:r w:rsidR="0086256A">
        <w:rPr>
          <w:lang w:val="en-GB"/>
        </w:rPr>
        <w:t>ECU</w:t>
      </w:r>
      <w:r w:rsidR="00CE3531">
        <w:rPr>
          <w:lang w:val="en-GB"/>
        </w:rPr>
        <w:t xml:space="preserve">1 to </w:t>
      </w:r>
      <w:r w:rsidR="0086256A">
        <w:rPr>
          <w:lang w:val="en-GB"/>
        </w:rPr>
        <w:t>ECU</w:t>
      </w:r>
      <w:r w:rsidR="00CE3531">
        <w:rPr>
          <w:lang w:val="en-GB"/>
        </w:rPr>
        <w:t>2.</w:t>
      </w:r>
    </w:p>
    <w:p w:rsidR="00CE3531" w:rsidRDefault="00AD091E" w:rsidP="0094001A">
      <w:pPr>
        <w:pStyle w:val="Corps"/>
        <w:numPr>
          <w:ilvl w:val="0"/>
          <w:numId w:val="69"/>
        </w:numPr>
        <w:spacing w:before="60"/>
        <w:ind w:hanging="357"/>
        <w:rPr>
          <w:lang w:val="en-GB"/>
        </w:rPr>
      </w:pPr>
      <w:r>
        <w:rPr>
          <w:lang w:val="en-GB"/>
        </w:rPr>
        <w:t>Cold redundancy</w:t>
      </w:r>
      <w:r w:rsidR="004C421A">
        <w:rPr>
          <w:lang w:val="en-GB"/>
        </w:rPr>
        <w:t>: energy management and health monitoring (slow dynamics). When transitioning from ECU1 leader to ECU2 leader, ECU1 sends its state vectors related to energy levels, energy budgets, and component failures to ECU2.</w:t>
      </w:r>
    </w:p>
    <w:p w:rsidR="00F53EA2" w:rsidRDefault="00F53EA2" w:rsidP="0094001A">
      <w:pPr>
        <w:pStyle w:val="Corps"/>
        <w:numPr>
          <w:ilvl w:val="0"/>
          <w:numId w:val="69"/>
        </w:numPr>
        <w:spacing w:before="60"/>
        <w:ind w:hanging="357"/>
        <w:rPr>
          <w:lang w:val="en-GB"/>
        </w:rPr>
      </w:pPr>
      <w:r>
        <w:rPr>
          <w:lang w:val="en-GB"/>
        </w:rPr>
        <w:t>In case of MMS failure CP is no longer managed.</w:t>
      </w:r>
    </w:p>
    <w:p w:rsidR="009D1BA2" w:rsidRDefault="009D1BA2" w:rsidP="009D1BA2">
      <w:pPr>
        <w:pStyle w:val="Corps"/>
        <w:rPr>
          <w:lang w:val="en-GB"/>
        </w:rPr>
      </w:pPr>
      <w:r>
        <w:rPr>
          <w:lang w:val="en-GB"/>
        </w:rPr>
        <w:t>The intent of the use case is to leave the communication protocol underspecified,</w:t>
      </w:r>
      <w:r w:rsidR="00172D31">
        <w:rPr>
          <w:lang w:val="en-GB"/>
        </w:rPr>
        <w:t xml:space="preserve"> </w:t>
      </w:r>
      <w:r>
        <w:rPr>
          <w:lang w:val="en-GB"/>
        </w:rPr>
        <w:t xml:space="preserve">so that certification </w:t>
      </w:r>
      <w:proofErr w:type="gramStart"/>
      <w:r>
        <w:rPr>
          <w:lang w:val="en-GB"/>
        </w:rPr>
        <w:t>be</w:t>
      </w:r>
      <w:proofErr w:type="gramEnd"/>
      <w:r>
        <w:rPr>
          <w:lang w:val="en-GB"/>
        </w:rPr>
        <w:t xml:space="preserve"> as robust as possible .wt. t</w:t>
      </w:r>
      <w:r w:rsidR="000B6DA3">
        <w:rPr>
          <w:lang w:val="en-GB"/>
        </w:rPr>
        <w:t>o change</w:t>
      </w:r>
      <w:r>
        <w:rPr>
          <w:lang w:val="en-GB"/>
        </w:rPr>
        <w:t xml:space="preserve"> in message </w:t>
      </w:r>
      <w:r w:rsidR="00172D31">
        <w:rPr>
          <w:lang w:val="en-GB"/>
        </w:rPr>
        <w:t xml:space="preserve">formats and </w:t>
      </w:r>
      <w:r>
        <w:rPr>
          <w:lang w:val="en-GB"/>
        </w:rPr>
        <w:t>scheduling.</w:t>
      </w:r>
    </w:p>
    <w:p w:rsidR="009D1BA2" w:rsidRDefault="009D1BA2" w:rsidP="009D1BA2">
      <w:pPr>
        <w:pStyle w:val="Corps"/>
        <w:rPr>
          <w:lang w:val="en-GB"/>
        </w:rPr>
      </w:pPr>
      <w:r>
        <w:rPr>
          <w:lang w:val="en-GB"/>
        </w:rPr>
        <w:t>However communications play</w:t>
      </w:r>
      <w:r w:rsidR="000B6DA3">
        <w:rPr>
          <w:lang w:val="en-GB"/>
        </w:rPr>
        <w:t>s</w:t>
      </w:r>
      <w:r>
        <w:rPr>
          <w:lang w:val="en-GB"/>
        </w:rPr>
        <w:t xml:space="preserve"> a crucial role</w:t>
      </w:r>
      <w:r w:rsidR="000B6DA3">
        <w:rPr>
          <w:lang w:val="en-GB"/>
        </w:rPr>
        <w:t xml:space="preserve"> in distributed control and AV’s safety,</w:t>
      </w:r>
      <w:r>
        <w:rPr>
          <w:lang w:val="en-GB"/>
        </w:rPr>
        <w:t xml:space="preserve"> so a communication contract has to specify to what extent protocol abstraction can be made.</w:t>
      </w:r>
    </w:p>
    <w:p w:rsidR="001D7C60" w:rsidRPr="009D1BA2" w:rsidRDefault="001D7C60" w:rsidP="009D1BA2">
      <w:pPr>
        <w:pStyle w:val="Corps"/>
        <w:rPr>
          <w:lang w:val="en-GB"/>
        </w:rPr>
      </w:pPr>
      <w:r>
        <w:rPr>
          <w:lang w:val="en-GB"/>
        </w:rPr>
        <w:t>For modelling and “completeness” reasons a static scheduling policy is given.</w:t>
      </w:r>
    </w:p>
    <w:p w:rsidR="008B0A78" w:rsidRDefault="009D1BA2" w:rsidP="009D1BA2">
      <w:pPr>
        <w:pStyle w:val="Heading5"/>
        <w:rPr>
          <w:lang w:val="en-GB"/>
        </w:rPr>
      </w:pPr>
      <w:r>
        <w:rPr>
          <w:lang w:val="en-GB"/>
        </w:rPr>
        <w:t>Declarative part</w:t>
      </w:r>
    </w:p>
    <w:p w:rsidR="009D1BA2" w:rsidRDefault="009D1BA2" w:rsidP="00970CFD">
      <w:pPr>
        <w:pStyle w:val="Heading6"/>
        <w:spacing w:before="120"/>
        <w:rPr>
          <w:lang w:val="en-GB"/>
        </w:rPr>
      </w:pPr>
      <w:r>
        <w:rPr>
          <w:lang w:val="en-GB"/>
        </w:rPr>
        <w:t>Assumptions</w:t>
      </w:r>
    </w:p>
    <w:p w:rsidR="00C836C9" w:rsidRPr="00C836C9" w:rsidRDefault="00C836C9" w:rsidP="00970CFD">
      <w:pPr>
        <w:pStyle w:val="Corps"/>
        <w:spacing w:before="120"/>
        <w:ind w:left="2138"/>
        <w:rPr>
          <w:lang w:val="en-GB"/>
        </w:rPr>
      </w:pPr>
      <w:proofErr w:type="gramStart"/>
      <w:r>
        <w:rPr>
          <w:lang w:val="en-GB"/>
        </w:rPr>
        <w:t>None.</w:t>
      </w:r>
      <w:proofErr w:type="gramEnd"/>
    </w:p>
    <w:p w:rsidR="009D1BA2" w:rsidRDefault="009D1BA2" w:rsidP="009D1BA2">
      <w:pPr>
        <w:pStyle w:val="Heading6"/>
        <w:rPr>
          <w:lang w:val="en-GB"/>
        </w:rPr>
      </w:pPr>
      <w:r>
        <w:rPr>
          <w:lang w:val="en-GB"/>
        </w:rPr>
        <w:t>Guarantees</w:t>
      </w:r>
    </w:p>
    <w:p w:rsidR="00970CFD" w:rsidRDefault="00970CFD" w:rsidP="0094001A">
      <w:pPr>
        <w:pStyle w:val="Corps"/>
        <w:numPr>
          <w:ilvl w:val="0"/>
          <w:numId w:val="70"/>
        </w:numPr>
        <w:spacing w:before="60"/>
        <w:ind w:left="2137" w:hanging="357"/>
        <w:rPr>
          <w:lang w:val="en-GB"/>
        </w:rPr>
      </w:pPr>
      <w:r>
        <w:rPr>
          <w:lang w:val="en-GB"/>
        </w:rPr>
        <w:t xml:space="preserve">No </w:t>
      </w:r>
      <w:r w:rsidR="006B0F40">
        <w:rPr>
          <w:lang w:val="en-GB"/>
        </w:rPr>
        <w:t xml:space="preserve">message </w:t>
      </w:r>
      <w:r>
        <w:rPr>
          <w:lang w:val="en-GB"/>
        </w:rPr>
        <w:t>loss</w:t>
      </w:r>
      <w:r w:rsidR="00D94B47">
        <w:rPr>
          <w:lang w:val="en-GB"/>
        </w:rPr>
        <w:t>,</w:t>
      </w:r>
    </w:p>
    <w:p w:rsidR="00D94B47" w:rsidRDefault="00D94B47" w:rsidP="0094001A">
      <w:pPr>
        <w:pStyle w:val="Corps"/>
        <w:numPr>
          <w:ilvl w:val="0"/>
          <w:numId w:val="70"/>
        </w:numPr>
        <w:spacing w:before="60"/>
        <w:ind w:left="2137" w:hanging="357"/>
        <w:rPr>
          <w:lang w:val="en-GB"/>
        </w:rPr>
      </w:pPr>
      <w:r>
        <w:rPr>
          <w:lang w:val="en-GB"/>
        </w:rPr>
        <w:t>Content integrity is preserved,</w:t>
      </w:r>
    </w:p>
    <w:p w:rsidR="006B0F40" w:rsidRDefault="006B0F40" w:rsidP="0094001A">
      <w:pPr>
        <w:pStyle w:val="Corps"/>
        <w:numPr>
          <w:ilvl w:val="0"/>
          <w:numId w:val="70"/>
        </w:numPr>
        <w:spacing w:before="60"/>
        <w:ind w:left="2137" w:hanging="357"/>
        <w:rPr>
          <w:lang w:val="en-GB"/>
        </w:rPr>
      </w:pPr>
      <w:r>
        <w:rPr>
          <w:lang w:val="en-GB"/>
        </w:rPr>
        <w:t>Causal ordering is preserved</w:t>
      </w:r>
      <w:r w:rsidR="00D94B47">
        <w:rPr>
          <w:lang w:val="en-GB"/>
        </w:rPr>
        <w:t xml:space="preserve"> within EPS, HBS, MMS,</w:t>
      </w:r>
    </w:p>
    <w:p w:rsidR="00970CFD" w:rsidRPr="00970CFD" w:rsidRDefault="00970CFD" w:rsidP="0094001A">
      <w:pPr>
        <w:pStyle w:val="Corps"/>
        <w:numPr>
          <w:ilvl w:val="0"/>
          <w:numId w:val="70"/>
        </w:numPr>
        <w:spacing w:before="60"/>
        <w:ind w:left="2137" w:hanging="357"/>
        <w:rPr>
          <w:lang w:val="en-GB"/>
        </w:rPr>
      </w:pPr>
      <w:r>
        <w:rPr>
          <w:lang w:val="en-GB"/>
        </w:rPr>
        <w:t>Timeliness (deadlines on periodic and aperiodic messages</w:t>
      </w:r>
      <w:r w:rsidR="006B0F40">
        <w:rPr>
          <w:lang w:val="en-GB"/>
        </w:rPr>
        <w:t xml:space="preserve"> + </w:t>
      </w:r>
      <w:r>
        <w:rPr>
          <w:lang w:val="en-GB"/>
        </w:rPr>
        <w:t>jitter on fast dynamic messages)</w:t>
      </w:r>
      <w:r w:rsidR="00D94B47">
        <w:rPr>
          <w:lang w:val="en-GB"/>
        </w:rPr>
        <w:t xml:space="preserve"> is ensured</w:t>
      </w:r>
      <w:r>
        <w:rPr>
          <w:lang w:val="en-GB"/>
        </w:rPr>
        <w:t xml:space="preserve">, </w:t>
      </w:r>
    </w:p>
    <w:p w:rsidR="009D1BA2" w:rsidRDefault="009D1BA2" w:rsidP="009D1BA2">
      <w:pPr>
        <w:pStyle w:val="Heading5"/>
        <w:rPr>
          <w:lang w:val="en-GB"/>
        </w:rPr>
      </w:pPr>
      <w:r>
        <w:rPr>
          <w:lang w:val="en-GB"/>
        </w:rPr>
        <w:t>Constructive part</w:t>
      </w:r>
    </w:p>
    <w:p w:rsidR="009D1BA2" w:rsidRDefault="003A7993" w:rsidP="009D1BA2">
      <w:pPr>
        <w:pStyle w:val="Corps"/>
        <w:rPr>
          <w:lang w:val="en-GB"/>
        </w:rPr>
      </w:pPr>
      <w:r>
        <w:rPr>
          <w:lang w:val="en-GB"/>
        </w:rPr>
        <w:t>Figure 15</w:t>
      </w:r>
      <w:r w:rsidR="00956BB9">
        <w:rPr>
          <w:lang w:val="en-GB"/>
        </w:rPr>
        <w:t xml:space="preserve"> proposes a static scheduling policy when MMS.ECU1 is bus manager. The same policy is applied when MMS.ECU2 takes over because of ECU1 failure.</w:t>
      </w:r>
    </w:p>
    <w:p w:rsidR="002E0619" w:rsidRDefault="002E0619" w:rsidP="002E0619">
      <w:pPr>
        <w:pStyle w:val="Corps"/>
        <w:ind w:hanging="283"/>
        <w:rPr>
          <w:lang w:val="en-GB"/>
        </w:rPr>
      </w:pPr>
      <w:r>
        <w:rPr>
          <w:noProof/>
          <w:lang w:val="en-GB" w:eastAsia="en-GB"/>
        </w:rPr>
        <w:lastRenderedPageBreak/>
        <w:drawing>
          <wp:inline distT="0" distB="0" distL="0" distR="0">
            <wp:extent cx="5437370" cy="3370450"/>
            <wp:effectExtent l="19050" t="19050" r="10930" b="20450"/>
            <wp:docPr id="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435954" cy="3369572"/>
                    </a:xfrm>
                    <a:prstGeom prst="rect">
                      <a:avLst/>
                    </a:prstGeom>
                    <a:noFill/>
                    <a:ln>
                      <a:solidFill>
                        <a:schemeClr val="accent1"/>
                      </a:solidFill>
                    </a:ln>
                  </pic:spPr>
                </pic:pic>
              </a:graphicData>
            </a:graphic>
          </wp:inline>
        </w:drawing>
      </w:r>
    </w:p>
    <w:p w:rsidR="002E0619" w:rsidRDefault="002E0619" w:rsidP="002E0619">
      <w:pPr>
        <w:pStyle w:val="Corps"/>
        <w:ind w:hanging="283"/>
        <w:jc w:val="center"/>
        <w:rPr>
          <w:i/>
          <w:lang w:val="en-GB"/>
        </w:rPr>
      </w:pPr>
      <w:r>
        <w:rPr>
          <w:i/>
          <w:lang w:val="en-GB"/>
        </w:rPr>
        <w:t>Figure 15: Broadcast scheduling policy</w:t>
      </w:r>
    </w:p>
    <w:p w:rsidR="00434AAA" w:rsidRDefault="00434AAA" w:rsidP="00434AAA">
      <w:pPr>
        <w:pStyle w:val="Corps"/>
        <w:ind w:hanging="283"/>
        <w:jc w:val="left"/>
        <w:rPr>
          <w:lang w:val="en-GB"/>
        </w:rPr>
      </w:pPr>
      <w:r>
        <w:rPr>
          <w:lang w:val="en-GB"/>
        </w:rPr>
        <w:t>The bus manager:</w:t>
      </w:r>
    </w:p>
    <w:p w:rsidR="0097714D" w:rsidRDefault="0097714D" w:rsidP="0094001A">
      <w:pPr>
        <w:pStyle w:val="Corps"/>
        <w:numPr>
          <w:ilvl w:val="0"/>
          <w:numId w:val="71"/>
        </w:numPr>
        <w:spacing w:before="120"/>
        <w:ind w:left="1190" w:hanging="357"/>
        <w:jc w:val="left"/>
        <w:rPr>
          <w:lang w:val="en-GB"/>
        </w:rPr>
      </w:pPr>
      <w:r>
        <w:rPr>
          <w:lang w:val="en-GB"/>
        </w:rPr>
        <w:t>polls the GS, and gets mission preparation or mission updates</w:t>
      </w:r>
      <w:r w:rsidR="00D161CD">
        <w:rPr>
          <w:lang w:val="en-GB"/>
        </w:rPr>
        <w:t xml:space="preserve"> (1),</w:t>
      </w:r>
    </w:p>
    <w:p w:rsidR="00434AAA" w:rsidRDefault="0097714D" w:rsidP="0094001A">
      <w:pPr>
        <w:pStyle w:val="Corps"/>
        <w:numPr>
          <w:ilvl w:val="0"/>
          <w:numId w:val="71"/>
        </w:numPr>
        <w:spacing w:before="120"/>
        <w:ind w:left="1190" w:hanging="357"/>
        <w:jc w:val="left"/>
        <w:rPr>
          <w:lang w:val="en-GB"/>
        </w:rPr>
      </w:pPr>
      <w:r>
        <w:rPr>
          <w:lang w:val="en-GB"/>
        </w:rPr>
        <w:t xml:space="preserve">sends the drone “mission state vector” to the </w:t>
      </w:r>
      <w:r w:rsidR="00D161CD">
        <w:rPr>
          <w:lang w:val="en-GB"/>
        </w:rPr>
        <w:t xml:space="preserve">GS </w:t>
      </w:r>
      <w:r>
        <w:rPr>
          <w:lang w:val="en-GB"/>
        </w:rPr>
        <w:t>operator</w:t>
      </w:r>
      <w:r w:rsidR="00D161CD">
        <w:rPr>
          <w:lang w:val="en-GB"/>
        </w:rPr>
        <w:t xml:space="preserve"> (2)</w:t>
      </w:r>
      <w:r>
        <w:rPr>
          <w:lang w:val="en-GB"/>
        </w:rPr>
        <w:t xml:space="preserve">, </w:t>
      </w:r>
    </w:p>
    <w:p w:rsidR="0097714D" w:rsidRDefault="0097714D" w:rsidP="0094001A">
      <w:pPr>
        <w:pStyle w:val="Corps"/>
        <w:numPr>
          <w:ilvl w:val="0"/>
          <w:numId w:val="71"/>
        </w:numPr>
        <w:spacing w:before="120"/>
        <w:ind w:left="1190" w:hanging="357"/>
        <w:jc w:val="left"/>
        <w:rPr>
          <w:lang w:val="en-GB"/>
        </w:rPr>
      </w:pPr>
      <w:r>
        <w:rPr>
          <w:lang w:val="en-GB"/>
        </w:rPr>
        <w:t>schedules download information to its ‘slaves’</w:t>
      </w:r>
      <w:r w:rsidR="00D161CD">
        <w:rPr>
          <w:lang w:val="en-GB"/>
        </w:rPr>
        <w:t xml:space="preserve"> (3)</w:t>
      </w:r>
      <w:r>
        <w:rPr>
          <w:lang w:val="en-GB"/>
        </w:rPr>
        <w:t xml:space="preserve">: </w:t>
      </w:r>
    </w:p>
    <w:p w:rsidR="0097714D" w:rsidRDefault="0097714D" w:rsidP="0094001A">
      <w:pPr>
        <w:pStyle w:val="Corps"/>
        <w:numPr>
          <w:ilvl w:val="1"/>
          <w:numId w:val="71"/>
        </w:numPr>
        <w:spacing w:before="120"/>
        <w:jc w:val="left"/>
        <w:rPr>
          <w:lang w:val="en-GB"/>
        </w:rPr>
      </w:pPr>
      <w:r>
        <w:rPr>
          <w:lang w:val="en-GB"/>
        </w:rPr>
        <w:t>Torque commands to EPS</w:t>
      </w:r>
      <w:r w:rsidR="00D161CD">
        <w:rPr>
          <w:lang w:val="en-GB"/>
        </w:rPr>
        <w:t>’</w:t>
      </w:r>
      <w:r>
        <w:rPr>
          <w:lang w:val="en-GB"/>
        </w:rPr>
        <w:t xml:space="preserve"> and HBS</w:t>
      </w:r>
      <w:r w:rsidR="00D161CD">
        <w:rPr>
          <w:lang w:val="en-GB"/>
        </w:rPr>
        <w:t>’</w:t>
      </w:r>
      <w:r>
        <w:rPr>
          <w:lang w:val="en-GB"/>
        </w:rPr>
        <w:t xml:space="preserve"> twins (10Hz)</w:t>
      </w:r>
    </w:p>
    <w:p w:rsidR="006C6422" w:rsidRDefault="006C6422" w:rsidP="0094001A">
      <w:pPr>
        <w:pStyle w:val="Corps"/>
        <w:numPr>
          <w:ilvl w:val="1"/>
          <w:numId w:val="71"/>
        </w:numPr>
        <w:spacing w:before="120"/>
        <w:jc w:val="left"/>
        <w:rPr>
          <w:lang w:val="en-GB"/>
        </w:rPr>
      </w:pPr>
      <w:proofErr w:type="spellStart"/>
      <w:r>
        <w:rPr>
          <w:lang w:val="en-GB"/>
        </w:rPr>
        <w:t>HandOver</w:t>
      </w:r>
      <w:proofErr w:type="spellEnd"/>
      <w:r>
        <w:rPr>
          <w:lang w:val="en-GB"/>
        </w:rPr>
        <w:t xml:space="preserve"> message to its</w:t>
      </w:r>
      <w:r w:rsidR="00D161CD">
        <w:rPr>
          <w:lang w:val="en-GB"/>
        </w:rPr>
        <w:t xml:space="preserve"> own</w:t>
      </w:r>
      <w:r>
        <w:rPr>
          <w:lang w:val="en-GB"/>
        </w:rPr>
        <w:t xml:space="preserve"> twin (10Hz)</w:t>
      </w:r>
    </w:p>
    <w:p w:rsidR="0097714D" w:rsidRDefault="006C6422" w:rsidP="0094001A">
      <w:pPr>
        <w:pStyle w:val="Corps"/>
        <w:numPr>
          <w:ilvl w:val="1"/>
          <w:numId w:val="71"/>
        </w:numPr>
        <w:spacing w:before="120"/>
        <w:jc w:val="left"/>
        <w:rPr>
          <w:lang w:val="en-GB"/>
        </w:rPr>
      </w:pPr>
      <w:r>
        <w:rPr>
          <w:lang w:val="en-GB"/>
        </w:rPr>
        <w:t xml:space="preserve">Energy capacity + budget, health </w:t>
      </w:r>
      <w:proofErr w:type="spellStart"/>
      <w:r>
        <w:rPr>
          <w:lang w:val="en-GB"/>
        </w:rPr>
        <w:t>monitioring</w:t>
      </w:r>
      <w:proofErr w:type="spellEnd"/>
      <w:r>
        <w:rPr>
          <w:lang w:val="en-GB"/>
        </w:rPr>
        <w:t xml:space="preserve"> state to its twin (1Hz)</w:t>
      </w:r>
    </w:p>
    <w:p w:rsidR="00D161CD" w:rsidRDefault="00D161CD" w:rsidP="0094001A">
      <w:pPr>
        <w:pStyle w:val="Corps"/>
        <w:numPr>
          <w:ilvl w:val="0"/>
          <w:numId w:val="71"/>
        </w:numPr>
        <w:spacing w:before="120"/>
        <w:jc w:val="left"/>
        <w:rPr>
          <w:lang w:val="en-GB"/>
        </w:rPr>
      </w:pPr>
      <w:r>
        <w:rPr>
          <w:lang w:val="en-GB"/>
        </w:rPr>
        <w:t>Upload information from EPS (4)</w:t>
      </w:r>
    </w:p>
    <w:p w:rsidR="00D161CD" w:rsidRDefault="00D161CD" w:rsidP="0094001A">
      <w:pPr>
        <w:pStyle w:val="Corps"/>
        <w:numPr>
          <w:ilvl w:val="1"/>
          <w:numId w:val="71"/>
        </w:numPr>
        <w:spacing w:before="120"/>
        <w:jc w:val="left"/>
        <w:rPr>
          <w:lang w:val="en-GB"/>
        </w:rPr>
      </w:pPr>
      <w:proofErr w:type="spellStart"/>
      <w:r>
        <w:rPr>
          <w:lang w:val="en-GB"/>
        </w:rPr>
        <w:t>HandOver</w:t>
      </w:r>
      <w:proofErr w:type="spellEnd"/>
      <w:r>
        <w:rPr>
          <w:lang w:val="en-GB"/>
        </w:rPr>
        <w:t xml:space="preserve"> message from EPS.ECU1 to EPS.ECU2</w:t>
      </w:r>
    </w:p>
    <w:p w:rsidR="00D161CD" w:rsidRDefault="00D161CD" w:rsidP="0094001A">
      <w:pPr>
        <w:pStyle w:val="Corps"/>
        <w:numPr>
          <w:ilvl w:val="1"/>
          <w:numId w:val="71"/>
        </w:numPr>
        <w:spacing w:before="120"/>
        <w:jc w:val="left"/>
        <w:rPr>
          <w:lang w:val="en-GB"/>
        </w:rPr>
      </w:pPr>
      <w:r>
        <w:rPr>
          <w:lang w:val="en-GB"/>
        </w:rPr>
        <w:t xml:space="preserve">EPS.ECU1’s state for </w:t>
      </w:r>
      <w:r w:rsidR="00420A92">
        <w:rPr>
          <w:lang w:val="en-GB"/>
        </w:rPr>
        <w:t xml:space="preserve">cold redundancy </w:t>
      </w:r>
      <w:r>
        <w:rPr>
          <w:lang w:val="en-GB"/>
        </w:rPr>
        <w:t>start-up of EPS.ECU2</w:t>
      </w:r>
    </w:p>
    <w:p w:rsidR="00420A92" w:rsidRDefault="00420A92" w:rsidP="0094001A">
      <w:pPr>
        <w:pStyle w:val="Corps"/>
        <w:numPr>
          <w:ilvl w:val="1"/>
          <w:numId w:val="71"/>
        </w:numPr>
        <w:spacing w:before="120"/>
        <w:jc w:val="left"/>
        <w:rPr>
          <w:lang w:val="en-GB"/>
        </w:rPr>
      </w:pPr>
      <w:r>
        <w:rPr>
          <w:lang w:val="en-GB"/>
        </w:rPr>
        <w:t>PEPS and SEPS updated capacities</w:t>
      </w:r>
    </w:p>
    <w:p w:rsidR="005E4D85" w:rsidRDefault="005E4D85" w:rsidP="0094001A">
      <w:pPr>
        <w:pStyle w:val="Corps"/>
        <w:numPr>
          <w:ilvl w:val="1"/>
          <w:numId w:val="71"/>
        </w:numPr>
        <w:spacing w:before="120"/>
        <w:jc w:val="left"/>
        <w:rPr>
          <w:lang w:val="en-GB"/>
        </w:rPr>
      </w:pPr>
      <w:r>
        <w:rPr>
          <w:lang w:val="en-GB"/>
        </w:rPr>
        <w:t>Failure bit array</w:t>
      </w:r>
    </w:p>
    <w:p w:rsidR="00D161CD" w:rsidRDefault="00D161CD" w:rsidP="0094001A">
      <w:pPr>
        <w:pStyle w:val="Corps"/>
        <w:numPr>
          <w:ilvl w:val="0"/>
          <w:numId w:val="71"/>
        </w:numPr>
        <w:spacing w:before="120"/>
        <w:jc w:val="left"/>
        <w:rPr>
          <w:lang w:val="en-GB"/>
        </w:rPr>
      </w:pPr>
      <w:r>
        <w:rPr>
          <w:lang w:val="en-GB"/>
        </w:rPr>
        <w:t>Upload information from HBS (5)</w:t>
      </w:r>
    </w:p>
    <w:p w:rsidR="00420A92" w:rsidRDefault="00420A92" w:rsidP="0094001A">
      <w:pPr>
        <w:pStyle w:val="Corps"/>
        <w:numPr>
          <w:ilvl w:val="1"/>
          <w:numId w:val="71"/>
        </w:numPr>
        <w:spacing w:before="120"/>
        <w:jc w:val="left"/>
        <w:rPr>
          <w:lang w:val="en-GB"/>
        </w:rPr>
      </w:pPr>
      <w:proofErr w:type="spellStart"/>
      <w:r>
        <w:rPr>
          <w:lang w:val="en-GB"/>
        </w:rPr>
        <w:t>HandOver</w:t>
      </w:r>
      <w:proofErr w:type="spellEnd"/>
      <w:r>
        <w:rPr>
          <w:lang w:val="en-GB"/>
        </w:rPr>
        <w:t xml:space="preserve"> message from HBS.ECU1 to HBS.ECU2</w:t>
      </w:r>
    </w:p>
    <w:p w:rsidR="00420A92" w:rsidRDefault="00420A92" w:rsidP="0094001A">
      <w:pPr>
        <w:pStyle w:val="Corps"/>
        <w:numPr>
          <w:ilvl w:val="1"/>
          <w:numId w:val="71"/>
        </w:numPr>
        <w:spacing w:before="120"/>
        <w:jc w:val="left"/>
        <w:rPr>
          <w:lang w:val="en-GB"/>
        </w:rPr>
      </w:pPr>
      <w:r>
        <w:rPr>
          <w:lang w:val="en-GB"/>
        </w:rPr>
        <w:t xml:space="preserve">HBS.ECU1’s state for cold redundancy start-up of HBS.ECU2 </w:t>
      </w:r>
    </w:p>
    <w:p w:rsidR="00420A92" w:rsidRDefault="00420A92" w:rsidP="0094001A">
      <w:pPr>
        <w:pStyle w:val="Corps"/>
        <w:numPr>
          <w:ilvl w:val="1"/>
          <w:numId w:val="71"/>
        </w:numPr>
        <w:spacing w:before="120"/>
        <w:jc w:val="left"/>
        <w:rPr>
          <w:lang w:val="en-GB"/>
        </w:rPr>
      </w:pPr>
      <w:r>
        <w:rPr>
          <w:lang w:val="en-GB"/>
        </w:rPr>
        <w:t xml:space="preserve">Update of hydraulic energy capacity </w:t>
      </w:r>
    </w:p>
    <w:p w:rsidR="005E4D85" w:rsidRPr="00420A92" w:rsidRDefault="005E4D85" w:rsidP="0094001A">
      <w:pPr>
        <w:pStyle w:val="Corps"/>
        <w:numPr>
          <w:ilvl w:val="1"/>
          <w:numId w:val="71"/>
        </w:numPr>
        <w:spacing w:before="120"/>
        <w:jc w:val="left"/>
        <w:rPr>
          <w:lang w:val="en-GB"/>
        </w:rPr>
      </w:pPr>
      <w:r>
        <w:rPr>
          <w:lang w:val="en-GB"/>
        </w:rPr>
        <w:t>Failure bit array</w:t>
      </w:r>
    </w:p>
    <w:p w:rsidR="008B0A78" w:rsidRDefault="008B0A78" w:rsidP="008B0A78">
      <w:pPr>
        <w:pStyle w:val="Heading4"/>
        <w:rPr>
          <w:lang w:val="en-GB"/>
        </w:rPr>
      </w:pPr>
      <w:r>
        <w:rPr>
          <w:lang w:val="en-GB"/>
        </w:rPr>
        <w:t>Health Monitoring (MMS.F_HM)</w:t>
      </w:r>
    </w:p>
    <w:p w:rsidR="008B0A78" w:rsidRPr="009877E2" w:rsidRDefault="004763CB" w:rsidP="004763CB">
      <w:pPr>
        <w:pStyle w:val="Corps"/>
        <w:spacing w:before="60"/>
        <w:rPr>
          <w:lang w:val="en-GB"/>
        </w:rPr>
      </w:pPr>
      <w:r>
        <w:rPr>
          <w:lang w:val="en-GB"/>
        </w:rPr>
        <w:t>At present it only collects its own BITEs, the EPS’ and HBS</w:t>
      </w:r>
      <w:r w:rsidR="00F41305">
        <w:rPr>
          <w:lang w:val="en-GB"/>
        </w:rPr>
        <w:t>’ FB arrays</w:t>
      </w:r>
      <w:r>
        <w:rPr>
          <w:lang w:val="en-GB"/>
        </w:rPr>
        <w:t xml:space="preserve"> and </w:t>
      </w:r>
      <w:r w:rsidR="00445F69">
        <w:rPr>
          <w:lang w:val="en-GB"/>
        </w:rPr>
        <w:t>sends</w:t>
      </w:r>
      <w:r>
        <w:rPr>
          <w:lang w:val="en-GB"/>
        </w:rPr>
        <w:t xml:space="preserve"> the </w:t>
      </w:r>
      <w:r w:rsidR="00F41305">
        <w:rPr>
          <w:lang w:val="en-GB"/>
        </w:rPr>
        <w:t xml:space="preserve">health monitoring </w:t>
      </w:r>
      <w:r>
        <w:rPr>
          <w:lang w:val="en-GB"/>
        </w:rPr>
        <w:t>bundle to MS</w:t>
      </w:r>
    </w:p>
    <w:p w:rsidR="00A138C4" w:rsidRPr="00A138C4" w:rsidRDefault="00A138C4" w:rsidP="00A138C4">
      <w:pPr>
        <w:pStyle w:val="Heading3"/>
        <w:rPr>
          <w:lang w:val="en-GB"/>
        </w:rPr>
      </w:pPr>
      <w:bookmarkStart w:id="90" w:name="_Toc462179285"/>
      <w:r>
        <w:rPr>
          <w:lang w:val="en-GB"/>
        </w:rPr>
        <w:lastRenderedPageBreak/>
        <w:t>MS</w:t>
      </w:r>
      <w:r w:rsidR="008150D5">
        <w:rPr>
          <w:lang w:val="en-GB"/>
        </w:rPr>
        <w:t>’ Functions</w:t>
      </w:r>
      <w:bookmarkEnd w:id="90"/>
    </w:p>
    <w:p w:rsidR="006D03D1" w:rsidRDefault="007F0580" w:rsidP="006D03D1">
      <w:pPr>
        <w:pStyle w:val="Corps"/>
        <w:rPr>
          <w:lang w:val="en-GB"/>
        </w:rPr>
      </w:pPr>
      <w:r>
        <w:rPr>
          <w:lang w:val="en-GB"/>
        </w:rPr>
        <w:t xml:space="preserve">Presently </w:t>
      </w:r>
      <w:r w:rsidR="000A2357">
        <w:rPr>
          <w:lang w:val="en-GB"/>
        </w:rPr>
        <w:t>MS supports</w:t>
      </w:r>
      <w:r>
        <w:rPr>
          <w:lang w:val="en-GB"/>
        </w:rPr>
        <w:t xml:space="preserve"> a unique diagnostic function</w:t>
      </w:r>
      <w:r w:rsidR="000B559C">
        <w:rPr>
          <w:lang w:val="en-GB"/>
        </w:rPr>
        <w:t xml:space="preserve"> (</w:t>
      </w:r>
      <w:r w:rsidR="00F53EB0">
        <w:rPr>
          <w:lang w:val="en-GB"/>
        </w:rPr>
        <w:t>MS.</w:t>
      </w:r>
      <w:r w:rsidR="000B559C">
        <w:rPr>
          <w:lang w:val="en-GB"/>
        </w:rPr>
        <w:t>F_HM)</w:t>
      </w:r>
      <w:r w:rsidR="000A2357">
        <w:rPr>
          <w:lang w:val="en-GB"/>
        </w:rPr>
        <w:t>.</w:t>
      </w:r>
      <w:r w:rsidR="006D03D1" w:rsidRPr="006D03D1">
        <w:rPr>
          <w:lang w:val="en-GB"/>
        </w:rPr>
        <w:t xml:space="preserve"> </w:t>
      </w:r>
      <w:r w:rsidR="000B559C">
        <w:rPr>
          <w:lang w:val="en-GB"/>
        </w:rPr>
        <w:t xml:space="preserve">Since MS shares hardware with MMS it has no proper </w:t>
      </w:r>
      <w:r w:rsidR="00415603">
        <w:rPr>
          <w:lang w:val="en-GB"/>
        </w:rPr>
        <w:t>communication function</w:t>
      </w:r>
      <w:r w:rsidR="000B559C">
        <w:rPr>
          <w:lang w:val="en-GB"/>
        </w:rPr>
        <w:t>. In other words:</w:t>
      </w:r>
    </w:p>
    <w:p w:rsidR="000B559C" w:rsidRPr="000B559C" w:rsidRDefault="000B559C" w:rsidP="000B559C">
      <w:pPr>
        <w:pStyle w:val="Corps"/>
        <w:spacing w:before="120"/>
        <w:rPr>
          <w:b/>
          <w:lang w:val="en-GB"/>
        </w:rPr>
      </w:pPr>
      <w:r>
        <w:rPr>
          <w:lang w:val="en-GB"/>
        </w:rPr>
        <w:tab/>
      </w:r>
      <w:r>
        <w:rPr>
          <w:lang w:val="en-GB"/>
        </w:rPr>
        <w:tab/>
      </w:r>
      <w:r>
        <w:rPr>
          <w:lang w:val="en-GB"/>
        </w:rPr>
        <w:tab/>
      </w:r>
      <w:r>
        <w:rPr>
          <w:lang w:val="en-GB"/>
        </w:rPr>
        <w:tab/>
      </w:r>
      <w:r w:rsidRPr="000B559C">
        <w:rPr>
          <w:b/>
          <w:lang w:val="en-GB"/>
        </w:rPr>
        <w:t>MS.F_CM = MMS.F_CM</w:t>
      </w:r>
    </w:p>
    <w:p w:rsidR="006D03D1" w:rsidRDefault="006D03D1" w:rsidP="006D03D1">
      <w:pPr>
        <w:pStyle w:val="Corps"/>
        <w:rPr>
          <w:lang w:val="en-GB"/>
        </w:rPr>
      </w:pPr>
      <w:r>
        <w:rPr>
          <w:lang w:val="en-GB"/>
        </w:rPr>
        <w:t>All ECUs have self-diagnostic</w:t>
      </w:r>
      <w:r w:rsidR="00826928">
        <w:rPr>
          <w:lang w:val="en-GB"/>
        </w:rPr>
        <w:t>s.</w:t>
      </w:r>
      <w:r>
        <w:rPr>
          <w:lang w:val="en-GB"/>
        </w:rPr>
        <w:t xml:space="preserve"> </w:t>
      </w:r>
      <w:r w:rsidR="00826928">
        <w:rPr>
          <w:lang w:val="en-GB"/>
        </w:rPr>
        <w:t>They</w:t>
      </w:r>
      <w:r>
        <w:rPr>
          <w:lang w:val="en-GB"/>
        </w:rPr>
        <w:t xml:space="preserve"> send their BITE on the </w:t>
      </w:r>
      <w:r w:rsidR="00993041">
        <w:rPr>
          <w:lang w:val="en-GB"/>
        </w:rPr>
        <w:t>bus to</w:t>
      </w:r>
      <w:r>
        <w:rPr>
          <w:lang w:val="en-GB"/>
        </w:rPr>
        <w:t xml:space="preserve"> MMS </w:t>
      </w:r>
      <w:r w:rsidR="00993041">
        <w:rPr>
          <w:lang w:val="en-GB"/>
        </w:rPr>
        <w:t>which</w:t>
      </w:r>
      <w:r w:rsidR="00826928">
        <w:rPr>
          <w:lang w:val="en-GB"/>
        </w:rPr>
        <w:t xml:space="preserve"> in turn</w:t>
      </w:r>
      <w:r>
        <w:rPr>
          <w:lang w:val="en-GB"/>
        </w:rPr>
        <w:t xml:space="preserve"> publishes</w:t>
      </w:r>
      <w:r w:rsidR="00415603">
        <w:rPr>
          <w:lang w:val="en-GB"/>
        </w:rPr>
        <w:t xml:space="preserve"> them</w:t>
      </w:r>
      <w:r>
        <w:rPr>
          <w:lang w:val="en-GB"/>
        </w:rPr>
        <w:t xml:space="preserve"> to MS. </w:t>
      </w:r>
    </w:p>
    <w:p w:rsidR="00F53EB0" w:rsidRDefault="006D03D1" w:rsidP="006D03D1">
      <w:pPr>
        <w:pStyle w:val="Corps"/>
        <w:rPr>
          <w:lang w:val="en-GB"/>
        </w:rPr>
      </w:pPr>
      <w:r>
        <w:rPr>
          <w:lang w:val="en-GB"/>
        </w:rPr>
        <w:t xml:space="preserve">Sensors and actuators have no diagnostic </w:t>
      </w:r>
      <w:r w:rsidR="00167705">
        <w:rPr>
          <w:lang w:val="en-GB"/>
        </w:rPr>
        <w:t>capabilities</w:t>
      </w:r>
      <w:r>
        <w:rPr>
          <w:lang w:val="en-GB"/>
        </w:rPr>
        <w:t xml:space="preserve">. </w:t>
      </w:r>
    </w:p>
    <w:p w:rsidR="006D03D1" w:rsidRPr="009A31D8" w:rsidRDefault="006D03D1" w:rsidP="006D03D1">
      <w:pPr>
        <w:pStyle w:val="Corps"/>
        <w:rPr>
          <w:lang w:val="en-GB"/>
        </w:rPr>
      </w:pPr>
      <w:r>
        <w:rPr>
          <w:lang w:val="en-GB"/>
        </w:rPr>
        <w:t>Their diagnostic is indirect</w:t>
      </w:r>
      <w:r w:rsidR="00993041">
        <w:rPr>
          <w:lang w:val="en-GB"/>
        </w:rPr>
        <w:t>, by detecting behavioural-informational inconsistencies.</w:t>
      </w:r>
      <w:r w:rsidR="008E7FD8">
        <w:rPr>
          <w:lang w:val="en-GB"/>
        </w:rPr>
        <w:t xml:space="preserve"> </w:t>
      </w:r>
      <w:r w:rsidR="00144CD9">
        <w:rPr>
          <w:lang w:val="en-GB"/>
        </w:rPr>
        <w:t>These indirect diagnostics are</w:t>
      </w:r>
      <w:r w:rsidR="008E7FD8">
        <w:rPr>
          <w:lang w:val="en-GB"/>
        </w:rPr>
        <w:t xml:space="preserve"> performed per physical domain (mechanical, electrical, </w:t>
      </w:r>
      <w:r w:rsidR="00974970">
        <w:rPr>
          <w:lang w:val="en-GB"/>
        </w:rPr>
        <w:t>hydraulic</w:t>
      </w:r>
      <w:r w:rsidR="008E7FD8">
        <w:rPr>
          <w:lang w:val="en-GB"/>
        </w:rPr>
        <w:t xml:space="preserve">). MMS.F_HM is in charge of detecting abnormalities in the mechanical sensors. </w:t>
      </w:r>
      <w:r w:rsidR="00167705">
        <w:rPr>
          <w:lang w:val="en-GB"/>
        </w:rPr>
        <w:t>The m</w:t>
      </w:r>
      <w:r w:rsidR="008E7FD8">
        <w:rPr>
          <w:lang w:val="en-GB"/>
        </w:rPr>
        <w:t xml:space="preserve">echanical actuators are indeed </w:t>
      </w:r>
      <w:r w:rsidR="00167705">
        <w:rPr>
          <w:lang w:val="en-GB"/>
        </w:rPr>
        <w:t xml:space="preserve">two </w:t>
      </w:r>
      <w:r w:rsidR="008E7FD8">
        <w:rPr>
          <w:lang w:val="en-GB"/>
        </w:rPr>
        <w:t xml:space="preserve">electrical motors handled by EPS </w:t>
      </w:r>
      <w:r w:rsidR="00167705">
        <w:rPr>
          <w:lang w:val="en-GB"/>
        </w:rPr>
        <w:t>and two</w:t>
      </w:r>
      <w:r w:rsidR="008E7FD8">
        <w:rPr>
          <w:lang w:val="en-GB"/>
        </w:rPr>
        <w:t xml:space="preserve"> hydraulic clutches handled by HBS. </w:t>
      </w:r>
    </w:p>
    <w:p w:rsidR="000A2357" w:rsidRDefault="000A2357" w:rsidP="00B300C4">
      <w:pPr>
        <w:pStyle w:val="Heading4"/>
        <w:spacing w:after="240"/>
        <w:rPr>
          <w:lang w:val="en-GB"/>
        </w:rPr>
      </w:pPr>
      <w:r>
        <w:rPr>
          <w:lang w:val="en-GB"/>
        </w:rPr>
        <w:t>Interface</w:t>
      </w:r>
    </w:p>
    <w:tbl>
      <w:tblPr>
        <w:tblStyle w:val="TableGrid"/>
        <w:tblW w:w="0" w:type="auto"/>
        <w:tblInd w:w="709" w:type="dxa"/>
        <w:tblLayout w:type="fixed"/>
        <w:tblLook w:val="04A0" w:firstRow="1" w:lastRow="0" w:firstColumn="1" w:lastColumn="0" w:noHBand="0" w:noVBand="1"/>
      </w:tblPr>
      <w:tblGrid>
        <w:gridCol w:w="3510"/>
        <w:gridCol w:w="1418"/>
        <w:gridCol w:w="2551"/>
        <w:gridCol w:w="1666"/>
      </w:tblGrid>
      <w:tr w:rsidR="00C62580" w:rsidRPr="008A3F56" w:rsidTr="005E4937">
        <w:tc>
          <w:tcPr>
            <w:tcW w:w="3510"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62580" w:rsidRPr="00043C1E" w:rsidTr="005E4937">
        <w:tc>
          <w:tcPr>
            <w:tcW w:w="3510" w:type="dxa"/>
          </w:tcPr>
          <w:p w:rsidR="00C62580" w:rsidRDefault="00C62580" w:rsidP="005E4937">
            <w:pPr>
              <w:pStyle w:val="Corps"/>
              <w:spacing w:before="60" w:after="60"/>
              <w:ind w:left="0"/>
              <w:rPr>
                <w:rFonts w:ascii="Arial" w:hAnsi="Arial" w:cs="Arial"/>
                <w:sz w:val="20"/>
                <w:lang w:val="en-GB"/>
              </w:rPr>
            </w:pPr>
            <w:r>
              <w:rPr>
                <w:rFonts w:ascii="Arial" w:hAnsi="Arial" w:cs="Arial"/>
                <w:sz w:val="20"/>
                <w:lang w:val="en-GB"/>
              </w:rPr>
              <w:t xml:space="preserve">BITEs of EPS’ and HBS’ ECUs </w:t>
            </w:r>
          </w:p>
        </w:tc>
        <w:tc>
          <w:tcPr>
            <w:tcW w:w="1418"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w:t>
            </w:r>
          </w:p>
        </w:tc>
        <w:tc>
          <w:tcPr>
            <w:tcW w:w="2551" w:type="dxa"/>
          </w:tcPr>
          <w:p w:rsidR="00C62580" w:rsidRDefault="00C62580" w:rsidP="005E4937">
            <w:pPr>
              <w:pStyle w:val="Corps"/>
              <w:spacing w:before="60" w:after="60"/>
              <w:ind w:left="0"/>
              <w:rPr>
                <w:rFonts w:ascii="Arial" w:hAnsi="Arial" w:cs="Arial"/>
                <w:sz w:val="20"/>
                <w:lang w:val="en-GB"/>
              </w:rPr>
            </w:pPr>
            <w:r w:rsidRPr="008A3F56">
              <w:rPr>
                <w:rFonts w:ascii="Arial" w:hAnsi="Arial" w:cs="Arial"/>
                <w:sz w:val="20"/>
                <w:lang w:val="en-GB"/>
              </w:rPr>
              <w:t>CP_LEDs(</w:t>
            </w:r>
            <w:proofErr w:type="spellStart"/>
            <w:r w:rsidRPr="008A3F56">
              <w:rPr>
                <w:rFonts w:ascii="Arial" w:hAnsi="Arial" w:cs="Arial"/>
                <w:sz w:val="20"/>
                <w:lang w:val="en-GB"/>
              </w:rPr>
              <w:t>bitarray</w:t>
            </w:r>
            <w:proofErr w:type="spellEnd"/>
            <w:r w:rsidRPr="008A3F56">
              <w:rPr>
                <w:rFonts w:ascii="Arial" w:hAnsi="Arial" w:cs="Arial"/>
                <w:sz w:val="20"/>
                <w:lang w:val="en-GB"/>
              </w:rPr>
              <w:t>[20])</w:t>
            </w:r>
          </w:p>
        </w:tc>
        <w:tc>
          <w:tcPr>
            <w:tcW w:w="1666"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 for CP’s LEDs</w:t>
            </w:r>
          </w:p>
        </w:tc>
      </w:tr>
      <w:tr w:rsidR="00C62580" w:rsidRPr="00043C1E" w:rsidTr="005E4937">
        <w:tc>
          <w:tcPr>
            <w:tcW w:w="3510" w:type="dxa"/>
          </w:tcPr>
          <w:p w:rsidR="00C62580" w:rsidRDefault="00C62580" w:rsidP="00AE7213">
            <w:pPr>
              <w:pStyle w:val="Corps"/>
              <w:spacing w:before="60" w:after="60"/>
              <w:ind w:left="0"/>
              <w:rPr>
                <w:rFonts w:ascii="Arial" w:hAnsi="Arial" w:cs="Arial"/>
                <w:sz w:val="20"/>
                <w:lang w:val="en-GB"/>
              </w:rPr>
            </w:pPr>
            <w:r>
              <w:rPr>
                <w:rFonts w:ascii="Arial" w:hAnsi="Arial" w:cs="Arial"/>
                <w:sz w:val="20"/>
                <w:lang w:val="en-GB"/>
              </w:rPr>
              <w:t xml:space="preserve">BITEs </w:t>
            </w:r>
            <w:r w:rsidR="00AE7213">
              <w:rPr>
                <w:rFonts w:ascii="Arial" w:hAnsi="Arial" w:cs="Arial"/>
                <w:sz w:val="20"/>
                <w:lang w:val="en-GB"/>
              </w:rPr>
              <w:t>of</w:t>
            </w:r>
            <w:r>
              <w:rPr>
                <w:rFonts w:ascii="Arial" w:hAnsi="Arial" w:cs="Arial"/>
                <w:sz w:val="20"/>
                <w:lang w:val="en-GB"/>
              </w:rPr>
              <w:t xml:space="preserve"> MMS’ ECUs</w:t>
            </w:r>
          </w:p>
        </w:tc>
        <w:tc>
          <w:tcPr>
            <w:tcW w:w="1418"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w:t>
            </w:r>
          </w:p>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MMS.F_HM</w:t>
            </w:r>
          </w:p>
        </w:tc>
        <w:tc>
          <w:tcPr>
            <w:tcW w:w="2551" w:type="dxa"/>
          </w:tcPr>
          <w:p w:rsidR="00C62580" w:rsidRDefault="00C62580" w:rsidP="005E4937">
            <w:pPr>
              <w:pStyle w:val="Corps"/>
              <w:spacing w:before="60" w:after="60"/>
              <w:ind w:left="0"/>
              <w:rPr>
                <w:rFonts w:ascii="Arial" w:hAnsi="Arial" w:cs="Arial"/>
                <w:sz w:val="20"/>
                <w:lang w:val="en-GB"/>
              </w:rPr>
            </w:pPr>
          </w:p>
        </w:tc>
        <w:tc>
          <w:tcPr>
            <w:tcW w:w="1666" w:type="dxa"/>
          </w:tcPr>
          <w:p w:rsidR="00C62580" w:rsidRDefault="00C62580" w:rsidP="005E4937">
            <w:pPr>
              <w:pStyle w:val="Corps"/>
              <w:spacing w:before="60" w:after="60"/>
              <w:ind w:left="0"/>
              <w:jc w:val="center"/>
              <w:rPr>
                <w:rFonts w:ascii="Arial" w:hAnsi="Arial" w:cs="Arial"/>
                <w:sz w:val="20"/>
                <w:lang w:val="en-GB"/>
              </w:rPr>
            </w:pPr>
          </w:p>
        </w:tc>
      </w:tr>
      <w:tr w:rsidR="00C62580" w:rsidRPr="00067CE4" w:rsidTr="005E4937">
        <w:tc>
          <w:tcPr>
            <w:tcW w:w="3510" w:type="dxa"/>
          </w:tcPr>
          <w:p w:rsidR="00C62580" w:rsidRDefault="00C62580" w:rsidP="005E4937">
            <w:pPr>
              <w:pStyle w:val="Corps"/>
              <w:spacing w:before="60" w:after="60"/>
              <w:ind w:left="0"/>
              <w:rPr>
                <w:rFonts w:ascii="Arial" w:hAnsi="Arial" w:cs="Arial"/>
                <w:sz w:val="20"/>
                <w:lang w:val="en-GB"/>
              </w:rPr>
            </w:pPr>
            <w:r>
              <w:rPr>
                <w:rFonts w:ascii="Arial" w:hAnsi="Arial" w:cs="Arial"/>
                <w:sz w:val="20"/>
                <w:lang w:val="en-GB"/>
              </w:rPr>
              <w:t xml:space="preserve">Other </w:t>
            </w:r>
            <w:r w:rsidR="002918E1">
              <w:rPr>
                <w:rFonts w:ascii="Arial" w:hAnsi="Arial" w:cs="Arial"/>
                <w:sz w:val="20"/>
                <w:lang w:val="en-GB"/>
              </w:rPr>
              <w:t>Failure B</w:t>
            </w:r>
            <w:r>
              <w:rPr>
                <w:rFonts w:ascii="Arial" w:hAnsi="Arial" w:cs="Arial"/>
                <w:sz w:val="20"/>
                <w:lang w:val="en-GB"/>
              </w:rPr>
              <w:t>its (TBDL)</w:t>
            </w:r>
          </w:p>
        </w:tc>
        <w:tc>
          <w:tcPr>
            <w:tcW w:w="1418" w:type="dxa"/>
          </w:tcPr>
          <w:p w:rsidR="00C62580" w:rsidRDefault="00C62580" w:rsidP="005E4937">
            <w:pPr>
              <w:pStyle w:val="Corps"/>
              <w:spacing w:before="60" w:after="60"/>
              <w:ind w:left="0"/>
              <w:jc w:val="left"/>
              <w:rPr>
                <w:rFonts w:ascii="Arial" w:hAnsi="Arial" w:cs="Arial"/>
                <w:sz w:val="20"/>
                <w:lang w:val="en-GB"/>
              </w:rPr>
            </w:pPr>
            <w:r>
              <w:rPr>
                <w:rFonts w:ascii="Arial" w:hAnsi="Arial" w:cs="Arial"/>
                <w:sz w:val="20"/>
                <w:lang w:val="en-GB"/>
              </w:rPr>
              <w:t>EPS.F_HM, HBS.F_HM</w:t>
            </w:r>
          </w:p>
          <w:p w:rsidR="00C62580" w:rsidRDefault="00C62580" w:rsidP="005E4937">
            <w:pPr>
              <w:pStyle w:val="Corps"/>
              <w:spacing w:before="60" w:after="60"/>
              <w:ind w:left="0"/>
              <w:jc w:val="left"/>
              <w:rPr>
                <w:rFonts w:ascii="Arial" w:hAnsi="Arial" w:cs="Arial"/>
                <w:sz w:val="20"/>
                <w:lang w:val="en-GB"/>
              </w:rPr>
            </w:pPr>
            <w:r>
              <w:rPr>
                <w:rFonts w:ascii="Arial" w:hAnsi="Arial" w:cs="Arial"/>
                <w:sz w:val="20"/>
                <w:lang w:val="en-GB"/>
              </w:rPr>
              <w:t>MMS.F_HM</w:t>
            </w:r>
          </w:p>
        </w:tc>
        <w:tc>
          <w:tcPr>
            <w:tcW w:w="2551" w:type="dxa"/>
          </w:tcPr>
          <w:p w:rsidR="00C62580" w:rsidRDefault="00C62580" w:rsidP="005E4937">
            <w:pPr>
              <w:pStyle w:val="Corps"/>
              <w:spacing w:before="60" w:after="60"/>
              <w:ind w:left="0"/>
              <w:rPr>
                <w:rFonts w:ascii="Arial" w:hAnsi="Arial" w:cs="Arial"/>
                <w:sz w:val="20"/>
                <w:lang w:val="en-GB"/>
              </w:rPr>
            </w:pPr>
          </w:p>
        </w:tc>
        <w:tc>
          <w:tcPr>
            <w:tcW w:w="1666" w:type="dxa"/>
          </w:tcPr>
          <w:p w:rsidR="00C62580" w:rsidRDefault="00C62580" w:rsidP="005E4937">
            <w:pPr>
              <w:pStyle w:val="Corps"/>
              <w:spacing w:before="60" w:after="60"/>
              <w:ind w:left="0"/>
              <w:jc w:val="center"/>
              <w:rPr>
                <w:rFonts w:ascii="Arial" w:hAnsi="Arial" w:cs="Arial"/>
                <w:sz w:val="20"/>
                <w:lang w:val="en-GB"/>
              </w:rPr>
            </w:pPr>
          </w:p>
        </w:tc>
      </w:tr>
    </w:tbl>
    <w:p w:rsidR="00C62580" w:rsidRDefault="00C62580" w:rsidP="00C62580">
      <w:pPr>
        <w:pStyle w:val="Heading4"/>
        <w:rPr>
          <w:lang w:val="en-GB"/>
        </w:rPr>
      </w:pPr>
      <w:r>
        <w:rPr>
          <w:lang w:val="en-GB"/>
        </w:rPr>
        <w:t>Declarative part</w:t>
      </w:r>
    </w:p>
    <w:p w:rsidR="00680278" w:rsidRDefault="00DC6D2A" w:rsidP="00DC6D2A">
      <w:pPr>
        <w:pStyle w:val="Corps"/>
        <w:spacing w:before="120"/>
        <w:rPr>
          <w:lang w:val="en-GB"/>
        </w:rPr>
      </w:pPr>
      <w:r w:rsidRPr="00DC6D2A">
        <w:rPr>
          <w:b/>
          <w:lang w:val="en-GB"/>
        </w:rPr>
        <w:t>Assumptions</w:t>
      </w:r>
      <w:r>
        <w:rPr>
          <w:lang w:val="en-GB"/>
        </w:rPr>
        <w:t>: none.</w:t>
      </w:r>
    </w:p>
    <w:p w:rsidR="00DC6D2A" w:rsidRPr="00680278" w:rsidRDefault="00DC6D2A" w:rsidP="00DC6D2A">
      <w:pPr>
        <w:pStyle w:val="Corps"/>
        <w:spacing w:before="120"/>
        <w:rPr>
          <w:lang w:val="en-GB"/>
        </w:rPr>
      </w:pPr>
      <w:r w:rsidRPr="00DC6D2A">
        <w:rPr>
          <w:b/>
          <w:lang w:val="en-GB"/>
        </w:rPr>
        <w:t>Guarantees</w:t>
      </w:r>
      <w:r>
        <w:rPr>
          <w:lang w:val="en-GB"/>
        </w:rPr>
        <w:t xml:space="preserve">: all LED bits are associated to a system </w:t>
      </w:r>
      <w:r w:rsidR="00AE7213">
        <w:rPr>
          <w:lang w:val="en-GB"/>
        </w:rPr>
        <w:t>part</w:t>
      </w:r>
      <w:r>
        <w:rPr>
          <w:lang w:val="en-GB"/>
        </w:rPr>
        <w:t xml:space="preserve"> named by a label </w:t>
      </w:r>
      <w:r w:rsidR="00AE7213">
        <w:rPr>
          <w:lang w:val="en-GB"/>
        </w:rPr>
        <w:t>stuck</w:t>
      </w:r>
      <w:r>
        <w:rPr>
          <w:lang w:val="en-GB"/>
        </w:rPr>
        <w:t xml:space="preserve"> the CP’s front end. All BITE bits copied in the LED bits </w:t>
      </w:r>
      <w:r w:rsidR="00AE7213">
        <w:rPr>
          <w:lang w:val="en-GB"/>
        </w:rPr>
        <w:t>originate</w:t>
      </w:r>
      <w:r>
        <w:rPr>
          <w:lang w:val="en-GB"/>
        </w:rPr>
        <w:t xml:space="preserve"> form system items. L</w:t>
      </w:r>
      <w:r w:rsidR="00AE7213">
        <w:rPr>
          <w:lang w:val="en-GB"/>
        </w:rPr>
        <w:t>abels</w:t>
      </w:r>
      <w:r>
        <w:rPr>
          <w:lang w:val="en-GB"/>
        </w:rPr>
        <w:t xml:space="preserve">, copies and origins are consistent. </w:t>
      </w:r>
      <w:proofErr w:type="gramStart"/>
      <w:r>
        <w:rPr>
          <w:lang w:val="en-GB"/>
        </w:rPr>
        <w:t xml:space="preserve">(TBDL by a </w:t>
      </w:r>
      <w:r w:rsidR="00563A5F">
        <w:rPr>
          <w:lang w:val="en-GB"/>
        </w:rPr>
        <w:t xml:space="preserve">consistency </w:t>
      </w:r>
      <w:r>
        <w:rPr>
          <w:lang w:val="en-GB"/>
        </w:rPr>
        <w:t>table).</w:t>
      </w:r>
      <w:proofErr w:type="gramEnd"/>
    </w:p>
    <w:p w:rsidR="00680278" w:rsidRDefault="00680278" w:rsidP="00680278">
      <w:pPr>
        <w:pStyle w:val="Heading4"/>
        <w:rPr>
          <w:lang w:val="en-GB"/>
        </w:rPr>
      </w:pPr>
      <w:r>
        <w:rPr>
          <w:lang w:val="en-GB"/>
        </w:rPr>
        <w:t>Constructive part</w:t>
      </w:r>
    </w:p>
    <w:p w:rsidR="00680278" w:rsidRDefault="00680278" w:rsidP="00563A5F">
      <w:pPr>
        <w:pStyle w:val="Corps"/>
        <w:spacing w:before="120"/>
        <w:rPr>
          <w:lang w:val="en-GB"/>
        </w:rPr>
      </w:pPr>
      <w:r>
        <w:rPr>
          <w:lang w:val="en-GB"/>
        </w:rPr>
        <w:t xml:space="preserve">At present the function only copies </w:t>
      </w:r>
      <w:r w:rsidR="00C07087">
        <w:rPr>
          <w:lang w:val="en-GB"/>
        </w:rPr>
        <w:t xml:space="preserve">the </w:t>
      </w:r>
      <w:r>
        <w:rPr>
          <w:lang w:val="en-GB"/>
        </w:rPr>
        <w:t xml:space="preserve">elaborated </w:t>
      </w:r>
      <w:r w:rsidR="00DC6D2A">
        <w:rPr>
          <w:lang w:val="en-GB"/>
        </w:rPr>
        <w:t>FB</w:t>
      </w:r>
      <w:r w:rsidR="00C07087">
        <w:rPr>
          <w:lang w:val="en-GB"/>
        </w:rPr>
        <w:t>s</w:t>
      </w:r>
      <w:r w:rsidR="00DC6D2A">
        <w:rPr>
          <w:lang w:val="en-GB"/>
        </w:rPr>
        <w:t xml:space="preserve"> </w:t>
      </w:r>
      <w:r w:rsidR="00C07087">
        <w:rPr>
          <w:lang w:val="en-GB"/>
        </w:rPr>
        <w:t>into</w:t>
      </w:r>
      <w:r>
        <w:rPr>
          <w:lang w:val="en-GB"/>
        </w:rPr>
        <w:t xml:space="preserve"> </w:t>
      </w:r>
      <w:r w:rsidR="00DC6D2A">
        <w:rPr>
          <w:lang w:val="en-GB"/>
        </w:rPr>
        <w:t>the appropriate LED bit</w:t>
      </w:r>
      <w:r w:rsidR="00C07087">
        <w:rPr>
          <w:lang w:val="en-GB"/>
        </w:rPr>
        <w:t>s</w:t>
      </w:r>
      <w:r w:rsidR="00DC6D2A">
        <w:rPr>
          <w:lang w:val="en-GB"/>
        </w:rPr>
        <w:t>.</w:t>
      </w:r>
    </w:p>
    <w:p w:rsidR="00FC7722" w:rsidRDefault="009219E6" w:rsidP="00FC7722">
      <w:pPr>
        <w:pStyle w:val="Heading1"/>
        <w:rPr>
          <w:lang w:val="en-GB"/>
        </w:rPr>
      </w:pPr>
      <w:bookmarkStart w:id="91" w:name="_Toc462179286"/>
      <w:r>
        <w:rPr>
          <w:lang w:val="en-GB"/>
        </w:rPr>
        <w:lastRenderedPageBreak/>
        <w:t>IMPLEMENTATION</w:t>
      </w:r>
      <w:bookmarkEnd w:id="91"/>
      <w:r w:rsidR="00AC4CAD">
        <w:rPr>
          <w:lang w:val="en-GB"/>
        </w:rPr>
        <w:t xml:space="preserve"> </w:t>
      </w:r>
    </w:p>
    <w:p w:rsidR="00F1245D" w:rsidRPr="002F239D" w:rsidRDefault="00F1245D" w:rsidP="00F1245D">
      <w:pPr>
        <w:pStyle w:val="Corps"/>
        <w:rPr>
          <w:lang w:val="en-GB"/>
        </w:rPr>
      </w:pPr>
      <w:r>
        <w:rPr>
          <w:lang w:val="en-GB"/>
        </w:rPr>
        <w:t>The case study needs to be precise on what the final µ</w:t>
      </w:r>
      <w:r w:rsidR="002F239D">
        <w:rPr>
          <w:lang w:val="en-GB"/>
        </w:rPr>
        <w:t xml:space="preserve">XAV product is, especially for </w:t>
      </w:r>
      <w:r w:rsidR="001A1DF8">
        <w:rPr>
          <w:lang w:val="en-GB"/>
        </w:rPr>
        <w:t xml:space="preserve">working on </w:t>
      </w:r>
      <w:r w:rsidR="002F239D">
        <w:rPr>
          <w:lang w:val="en-GB"/>
        </w:rPr>
        <w:t xml:space="preserve">OP </w:t>
      </w:r>
      <w:r w:rsidR="002F239D" w:rsidRPr="002F239D">
        <w:rPr>
          <w:b/>
          <w:lang w:val="en-GB"/>
        </w:rPr>
        <w:t>Correctness</w:t>
      </w:r>
      <w:r w:rsidR="002F239D">
        <w:rPr>
          <w:b/>
          <w:lang w:val="en-GB"/>
        </w:rPr>
        <w:t xml:space="preserve"> </w:t>
      </w:r>
      <w:r w:rsidR="002F239D">
        <w:rPr>
          <w:lang w:val="en-GB"/>
        </w:rPr>
        <w:t>and its constraints related to tiers.</w:t>
      </w:r>
    </w:p>
    <w:p w:rsidR="002F239D" w:rsidRDefault="002F239D" w:rsidP="00F1245D">
      <w:pPr>
        <w:pStyle w:val="Corps"/>
        <w:rPr>
          <w:lang w:val="en-GB"/>
        </w:rPr>
      </w:pPr>
      <w:r>
        <w:rPr>
          <w:lang w:val="en-GB"/>
        </w:rPr>
        <w:t>In this first version</w:t>
      </w:r>
      <w:r w:rsidR="00F1245D">
        <w:rPr>
          <w:lang w:val="en-GB"/>
        </w:rPr>
        <w:t xml:space="preserve"> no </w:t>
      </w:r>
      <w:r>
        <w:rPr>
          <w:lang w:val="en-GB"/>
        </w:rPr>
        <w:t>actual drone will be used</w:t>
      </w:r>
      <w:r w:rsidR="001A1DF8">
        <w:rPr>
          <w:lang w:val="en-GB"/>
        </w:rPr>
        <w:t xml:space="preserve"> at implementation stage. U</w:t>
      </w:r>
      <w:r>
        <w:rPr>
          <w:lang w:val="en-GB"/>
        </w:rPr>
        <w:t>sing a low cost commercial kit (</w:t>
      </w:r>
      <w:proofErr w:type="spellStart"/>
      <w:r>
        <w:rPr>
          <w:lang w:val="en-GB"/>
        </w:rPr>
        <w:t>quadri</w:t>
      </w:r>
      <w:proofErr w:type="spellEnd"/>
      <w:r>
        <w:rPr>
          <w:lang w:val="en-GB"/>
        </w:rPr>
        <w:t xml:space="preserve"> or </w:t>
      </w:r>
      <w:proofErr w:type="spellStart"/>
      <w:r>
        <w:rPr>
          <w:lang w:val="en-GB"/>
        </w:rPr>
        <w:t>hexacopter</w:t>
      </w:r>
      <w:proofErr w:type="spellEnd"/>
      <w:r>
        <w:rPr>
          <w:lang w:val="en-GB"/>
        </w:rPr>
        <w:t xml:space="preserve">) </w:t>
      </w:r>
      <w:r w:rsidR="001D7CA7">
        <w:rPr>
          <w:lang w:val="en-GB"/>
        </w:rPr>
        <w:t>may be</w:t>
      </w:r>
      <w:r>
        <w:rPr>
          <w:lang w:val="en-GB"/>
        </w:rPr>
        <w:t xml:space="preserve"> </w:t>
      </w:r>
      <w:r w:rsidR="001D7CA7">
        <w:rPr>
          <w:lang w:val="en-GB"/>
        </w:rPr>
        <w:t>considered</w:t>
      </w:r>
      <w:r>
        <w:rPr>
          <w:lang w:val="en-GB"/>
        </w:rPr>
        <w:t xml:space="preserve"> for </w:t>
      </w:r>
      <w:r w:rsidR="001A60ED">
        <w:rPr>
          <w:lang w:val="en-GB"/>
        </w:rPr>
        <w:t>future</w:t>
      </w:r>
      <w:r>
        <w:rPr>
          <w:lang w:val="en-GB"/>
        </w:rPr>
        <w:t xml:space="preserve"> versions.</w:t>
      </w:r>
    </w:p>
    <w:p w:rsidR="00F1245D" w:rsidRDefault="006179D8" w:rsidP="00F1245D">
      <w:pPr>
        <w:pStyle w:val="Corps"/>
        <w:rPr>
          <w:lang w:val="en-GB"/>
        </w:rPr>
      </w:pPr>
      <w:r>
        <w:rPr>
          <w:lang w:val="en-GB"/>
        </w:rPr>
        <w:t xml:space="preserve">The environment models of EPS, </w:t>
      </w:r>
      <w:r w:rsidR="002F239D">
        <w:rPr>
          <w:lang w:val="en-GB"/>
        </w:rPr>
        <w:t>HBS,</w:t>
      </w:r>
      <w:r>
        <w:rPr>
          <w:lang w:val="en-GB"/>
        </w:rPr>
        <w:t xml:space="preserve"> </w:t>
      </w:r>
      <w:r w:rsidR="002F239D">
        <w:rPr>
          <w:lang w:val="en-GB"/>
        </w:rPr>
        <w:t>AV’</w:t>
      </w:r>
      <w:r w:rsidR="00A17D0F">
        <w:rPr>
          <w:lang w:val="en-GB"/>
        </w:rPr>
        <w:t xml:space="preserve">s </w:t>
      </w:r>
      <w:r>
        <w:rPr>
          <w:lang w:val="en-GB"/>
        </w:rPr>
        <w:t xml:space="preserve">airframe and </w:t>
      </w:r>
      <w:r w:rsidR="002F239D">
        <w:rPr>
          <w:lang w:val="en-GB"/>
        </w:rPr>
        <w:t xml:space="preserve">communication network, </w:t>
      </w:r>
      <w:r w:rsidR="0012452D">
        <w:rPr>
          <w:lang w:val="en-GB"/>
        </w:rPr>
        <w:t>are</w:t>
      </w:r>
      <w:r w:rsidR="002F239D">
        <w:rPr>
          <w:lang w:val="en-GB"/>
        </w:rPr>
        <w:t xml:space="preserve"> used for </w:t>
      </w:r>
      <w:r w:rsidR="0012452D">
        <w:rPr>
          <w:lang w:val="en-GB"/>
        </w:rPr>
        <w:t xml:space="preserve">executable </w:t>
      </w:r>
      <w:r>
        <w:rPr>
          <w:lang w:val="en-GB"/>
        </w:rPr>
        <w:t>system</w:t>
      </w:r>
      <w:r w:rsidR="002F239D">
        <w:rPr>
          <w:lang w:val="en-GB"/>
        </w:rPr>
        <w:t xml:space="preserve"> specification</w:t>
      </w:r>
      <w:r>
        <w:rPr>
          <w:lang w:val="en-GB"/>
        </w:rPr>
        <w:t>s</w:t>
      </w:r>
      <w:r w:rsidR="0012452D">
        <w:rPr>
          <w:lang w:val="en-GB"/>
        </w:rPr>
        <w:t xml:space="preserve"> (model-based system engineering)</w:t>
      </w:r>
      <w:r w:rsidR="002F239D">
        <w:rPr>
          <w:lang w:val="en-GB"/>
        </w:rPr>
        <w:t xml:space="preserve">, and </w:t>
      </w:r>
      <w:r w:rsidR="0012452D">
        <w:rPr>
          <w:lang w:val="en-GB"/>
        </w:rPr>
        <w:t>can be reused</w:t>
      </w:r>
      <w:r w:rsidR="002F239D">
        <w:rPr>
          <w:lang w:val="en-GB"/>
        </w:rPr>
        <w:t xml:space="preserve"> </w:t>
      </w:r>
      <w:r>
        <w:rPr>
          <w:lang w:val="en-GB"/>
        </w:rPr>
        <w:t>for software validation and</w:t>
      </w:r>
      <w:r w:rsidR="00A17D0F">
        <w:rPr>
          <w:lang w:val="en-GB"/>
        </w:rPr>
        <w:t xml:space="preserve"> </w:t>
      </w:r>
      <w:r w:rsidR="002F239D">
        <w:rPr>
          <w:lang w:val="en-GB"/>
        </w:rPr>
        <w:t>system validatio</w:t>
      </w:r>
      <w:r>
        <w:rPr>
          <w:lang w:val="en-GB"/>
        </w:rPr>
        <w:t>n with “simulation in the loop”</w:t>
      </w:r>
      <w:r w:rsidR="0012452D">
        <w:rPr>
          <w:lang w:val="en-GB"/>
        </w:rPr>
        <w:t>.</w:t>
      </w:r>
    </w:p>
    <w:p w:rsidR="001A1DF8" w:rsidRDefault="001A1DF8" w:rsidP="00F1245D">
      <w:pPr>
        <w:pStyle w:val="Corps"/>
        <w:rPr>
          <w:lang w:val="en-GB"/>
        </w:rPr>
      </w:pPr>
      <w:r>
        <w:rPr>
          <w:lang w:val="en-GB"/>
        </w:rPr>
        <w:t xml:space="preserve">In this section </w:t>
      </w:r>
      <w:r w:rsidR="00627D35">
        <w:rPr>
          <w:lang w:val="en-GB"/>
        </w:rPr>
        <w:t xml:space="preserve">some </w:t>
      </w:r>
      <w:r w:rsidR="00096ED5">
        <w:rPr>
          <w:lang w:val="en-GB"/>
        </w:rPr>
        <w:t>orientatio</w:t>
      </w:r>
      <w:r w:rsidR="00627D35">
        <w:rPr>
          <w:lang w:val="en-GB"/>
        </w:rPr>
        <w:t xml:space="preserve">ns </w:t>
      </w:r>
      <w:r w:rsidR="00FC5CE7">
        <w:rPr>
          <w:lang w:val="en-GB"/>
        </w:rPr>
        <w:t>are given on</w:t>
      </w:r>
      <w:r w:rsidR="00627D35">
        <w:rPr>
          <w:lang w:val="en-GB"/>
        </w:rPr>
        <w:t xml:space="preserve"> the implementation stage.</w:t>
      </w:r>
      <w:r w:rsidR="00096ED5">
        <w:rPr>
          <w:lang w:val="en-GB"/>
        </w:rPr>
        <w:t xml:space="preserve"> </w:t>
      </w:r>
      <w:r w:rsidR="00627D35">
        <w:rPr>
          <w:lang w:val="en-GB"/>
        </w:rPr>
        <w:t>They</w:t>
      </w:r>
      <w:r w:rsidR="00096ED5">
        <w:rPr>
          <w:lang w:val="en-GB"/>
        </w:rPr>
        <w:t xml:space="preserve"> are still preliminary and need </w:t>
      </w:r>
      <w:r w:rsidR="00627D35">
        <w:rPr>
          <w:lang w:val="en-GB"/>
        </w:rPr>
        <w:t xml:space="preserve">to be supplemented by </w:t>
      </w:r>
      <w:r w:rsidR="00096ED5">
        <w:rPr>
          <w:lang w:val="en-GB"/>
        </w:rPr>
        <w:t xml:space="preserve">RESSAC </w:t>
      </w:r>
      <w:r w:rsidR="003A2F1F">
        <w:rPr>
          <w:lang w:val="en-GB"/>
        </w:rPr>
        <w:t>WG</w:t>
      </w:r>
      <w:r w:rsidR="00096ED5">
        <w:rPr>
          <w:lang w:val="en-GB"/>
        </w:rPr>
        <w:t>.</w:t>
      </w:r>
    </w:p>
    <w:p w:rsidR="001D7CA7" w:rsidRDefault="00CD761B" w:rsidP="00F1245D">
      <w:pPr>
        <w:pStyle w:val="Corps"/>
        <w:rPr>
          <w:lang w:val="en-GB"/>
        </w:rPr>
      </w:pPr>
      <w:r>
        <w:rPr>
          <w:lang w:val="en-GB"/>
        </w:rPr>
        <w:t xml:space="preserve">Since on the physical aspects, especially HBS, </w:t>
      </w:r>
      <w:r w:rsidR="00D572E0">
        <w:rPr>
          <w:lang w:val="en-GB"/>
        </w:rPr>
        <w:t>EPS,</w:t>
      </w:r>
      <w:r w:rsidR="006F7295">
        <w:rPr>
          <w:lang w:val="en-GB"/>
        </w:rPr>
        <w:t xml:space="preserve"> and </w:t>
      </w:r>
      <w:r>
        <w:rPr>
          <w:lang w:val="en-GB"/>
        </w:rPr>
        <w:t>AV’s body,</w:t>
      </w:r>
      <w:r w:rsidR="00D572E0">
        <w:rPr>
          <w:lang w:val="en-GB"/>
        </w:rPr>
        <w:t xml:space="preserve"> the “final product” is </w:t>
      </w:r>
      <w:r w:rsidR="001D7CA7">
        <w:rPr>
          <w:lang w:val="en-GB"/>
        </w:rPr>
        <w:t xml:space="preserve">only </w:t>
      </w:r>
      <w:r w:rsidR="00D572E0">
        <w:rPr>
          <w:lang w:val="en-GB"/>
        </w:rPr>
        <w:t xml:space="preserve">a model, </w:t>
      </w:r>
      <w:r w:rsidR="006F7295">
        <w:rPr>
          <w:lang w:val="en-GB"/>
        </w:rPr>
        <w:t>the</w:t>
      </w:r>
      <w:r w:rsidR="00D572E0">
        <w:rPr>
          <w:lang w:val="en-GB"/>
        </w:rPr>
        <w:t xml:space="preserve"> physical devices and </w:t>
      </w:r>
      <w:r w:rsidR="006F7295">
        <w:rPr>
          <w:lang w:val="en-GB"/>
        </w:rPr>
        <w:t xml:space="preserve">the </w:t>
      </w:r>
      <w:r w:rsidR="00D572E0">
        <w:rPr>
          <w:lang w:val="en-GB"/>
        </w:rPr>
        <w:t>energy levels</w:t>
      </w:r>
      <w:r w:rsidR="006F7295">
        <w:rPr>
          <w:lang w:val="en-GB"/>
        </w:rPr>
        <w:t xml:space="preserve"> were chosen</w:t>
      </w:r>
      <w:r w:rsidR="00D572E0">
        <w:rPr>
          <w:lang w:val="en-GB"/>
        </w:rPr>
        <w:t xml:space="preserve"> </w:t>
      </w:r>
      <w:r w:rsidR="001D7CA7">
        <w:rPr>
          <w:lang w:val="en-GB"/>
        </w:rPr>
        <w:t>greater</w:t>
      </w:r>
      <w:r>
        <w:rPr>
          <w:lang w:val="en-GB"/>
        </w:rPr>
        <w:t xml:space="preserve"> </w:t>
      </w:r>
      <w:r w:rsidR="001D7CA7">
        <w:rPr>
          <w:lang w:val="en-GB"/>
        </w:rPr>
        <w:t xml:space="preserve">than </w:t>
      </w:r>
      <w:r>
        <w:rPr>
          <w:lang w:val="en-GB"/>
        </w:rPr>
        <w:t>that</w:t>
      </w:r>
      <w:r w:rsidR="00D572E0">
        <w:rPr>
          <w:lang w:val="en-GB"/>
        </w:rPr>
        <w:t xml:space="preserve"> </w:t>
      </w:r>
      <w:r>
        <w:rPr>
          <w:lang w:val="en-GB"/>
        </w:rPr>
        <w:t>of</w:t>
      </w:r>
      <w:r w:rsidR="00D572E0">
        <w:rPr>
          <w:lang w:val="en-GB"/>
        </w:rPr>
        <w:t xml:space="preserve"> </w:t>
      </w:r>
      <w:r>
        <w:rPr>
          <w:lang w:val="en-GB"/>
        </w:rPr>
        <w:t xml:space="preserve">a </w:t>
      </w:r>
      <w:r w:rsidR="00D572E0">
        <w:rPr>
          <w:lang w:val="en-GB"/>
        </w:rPr>
        <w:t>sm</w:t>
      </w:r>
      <w:r>
        <w:rPr>
          <w:lang w:val="en-GB"/>
        </w:rPr>
        <w:t xml:space="preserve">all off-the-shelf </w:t>
      </w:r>
      <w:proofErr w:type="spellStart"/>
      <w:r>
        <w:rPr>
          <w:lang w:val="en-GB"/>
        </w:rPr>
        <w:t>quadricopter</w:t>
      </w:r>
      <w:proofErr w:type="spellEnd"/>
      <w:r>
        <w:rPr>
          <w:lang w:val="en-GB"/>
        </w:rPr>
        <w:t xml:space="preserve"> or </w:t>
      </w:r>
      <w:proofErr w:type="spellStart"/>
      <w:r>
        <w:rPr>
          <w:lang w:val="en-GB"/>
        </w:rPr>
        <w:t>hexacopter</w:t>
      </w:r>
      <w:proofErr w:type="spellEnd"/>
      <w:r w:rsidR="00D572E0">
        <w:rPr>
          <w:lang w:val="en-GB"/>
        </w:rPr>
        <w:t xml:space="preserve">. </w:t>
      </w:r>
      <w:r>
        <w:rPr>
          <w:lang w:val="en-GB"/>
        </w:rPr>
        <w:t xml:space="preserve">This </w:t>
      </w:r>
      <w:r w:rsidR="006F7295">
        <w:rPr>
          <w:lang w:val="en-GB"/>
        </w:rPr>
        <w:t>part of the use case</w:t>
      </w:r>
      <w:r>
        <w:rPr>
          <w:lang w:val="en-GB"/>
        </w:rPr>
        <w:t xml:space="preserve"> </w:t>
      </w:r>
      <w:r w:rsidR="006F7295">
        <w:rPr>
          <w:lang w:val="en-GB"/>
        </w:rPr>
        <w:t>would</w:t>
      </w:r>
      <w:r>
        <w:rPr>
          <w:lang w:val="en-GB"/>
        </w:rPr>
        <w:t xml:space="preserve"> have to be entirely </w:t>
      </w:r>
      <w:r w:rsidR="006F7295">
        <w:rPr>
          <w:lang w:val="en-GB"/>
        </w:rPr>
        <w:t>reworked</w:t>
      </w:r>
      <w:r>
        <w:rPr>
          <w:lang w:val="en-GB"/>
        </w:rPr>
        <w:t xml:space="preserve"> if </w:t>
      </w:r>
      <w:r w:rsidR="001D7CA7">
        <w:rPr>
          <w:lang w:val="en-GB"/>
        </w:rPr>
        <w:t>a</w:t>
      </w:r>
      <w:r>
        <w:rPr>
          <w:lang w:val="en-GB"/>
        </w:rPr>
        <w:t xml:space="preserve"> “true final product” option were chosen</w:t>
      </w:r>
      <w:r w:rsidR="006F7295">
        <w:rPr>
          <w:lang w:val="en-GB"/>
        </w:rPr>
        <w:t xml:space="preserve"> in the future</w:t>
      </w:r>
      <w:r>
        <w:rPr>
          <w:lang w:val="en-GB"/>
        </w:rPr>
        <w:t xml:space="preserve">. </w:t>
      </w:r>
    </w:p>
    <w:p w:rsidR="003E4F80" w:rsidRDefault="003E4F80" w:rsidP="00F1245D">
      <w:pPr>
        <w:pStyle w:val="Corps"/>
        <w:rPr>
          <w:lang w:val="en-GB"/>
        </w:rPr>
      </w:pPr>
      <w:r>
        <w:rPr>
          <w:lang w:val="en-GB"/>
        </w:rPr>
        <w:t>This first version is</w:t>
      </w:r>
      <w:r w:rsidR="00F779F9">
        <w:rPr>
          <w:lang w:val="en-GB"/>
        </w:rPr>
        <w:t xml:space="preserve"> expected to be</w:t>
      </w:r>
      <w:r>
        <w:rPr>
          <w:lang w:val="en-GB"/>
        </w:rPr>
        <w:t xml:space="preserve"> suitable for </w:t>
      </w:r>
      <w:r w:rsidR="00687FB0">
        <w:rPr>
          <w:lang w:val="en-GB"/>
        </w:rPr>
        <w:t xml:space="preserve">OP-based </w:t>
      </w:r>
      <w:r>
        <w:rPr>
          <w:lang w:val="en-GB"/>
        </w:rPr>
        <w:t xml:space="preserve">experiments on processes that make </w:t>
      </w:r>
      <w:r w:rsidRPr="003E4F80">
        <w:rPr>
          <w:lang w:val="en-GB"/>
        </w:rPr>
        <w:t>extensive use of</w:t>
      </w:r>
      <w:r w:rsidRPr="003E4F80">
        <w:rPr>
          <w:i/>
          <w:lang w:val="en-GB"/>
        </w:rPr>
        <w:t xml:space="preserve"> </w:t>
      </w:r>
      <w:r w:rsidR="00544816">
        <w:rPr>
          <w:i/>
          <w:lang w:val="en-GB"/>
        </w:rPr>
        <w:t>environment</w:t>
      </w:r>
      <w:r w:rsidR="00544816" w:rsidRPr="003E4F80">
        <w:rPr>
          <w:i/>
          <w:lang w:val="en-GB"/>
        </w:rPr>
        <w:t xml:space="preserve"> </w:t>
      </w:r>
      <w:r w:rsidRPr="003E4F80">
        <w:rPr>
          <w:i/>
          <w:lang w:val="en-GB"/>
        </w:rPr>
        <w:t>virtualization</w:t>
      </w:r>
      <w:r w:rsidR="00544816">
        <w:rPr>
          <w:i/>
          <w:lang w:val="en-GB"/>
        </w:rPr>
        <w:t xml:space="preserve"> </w:t>
      </w:r>
      <w:r w:rsidRPr="003E4F80">
        <w:rPr>
          <w:i/>
          <w:lang w:val="en-GB"/>
        </w:rPr>
        <w:t xml:space="preserve">at </w:t>
      </w:r>
      <w:r w:rsidR="00657AB4">
        <w:rPr>
          <w:i/>
          <w:lang w:val="en-GB"/>
        </w:rPr>
        <w:t>integration/</w:t>
      </w:r>
      <w:r w:rsidRPr="003E4F80">
        <w:rPr>
          <w:i/>
          <w:lang w:val="en-GB"/>
        </w:rPr>
        <w:t>validation stage</w:t>
      </w:r>
      <w:r>
        <w:rPr>
          <w:lang w:val="en-GB"/>
        </w:rPr>
        <w:t xml:space="preserve">. </w:t>
      </w:r>
    </w:p>
    <w:p w:rsidR="00644757" w:rsidRDefault="00544816" w:rsidP="00644757">
      <w:pPr>
        <w:pStyle w:val="Corps"/>
        <w:spacing w:before="360"/>
        <w:rPr>
          <w:lang w:val="en-GB"/>
        </w:rPr>
      </w:pPr>
      <w:r>
        <w:rPr>
          <w:lang w:val="en-GB"/>
        </w:rPr>
        <w:t>Specifications of the</w:t>
      </w:r>
      <w:r w:rsidR="00180FF3">
        <w:rPr>
          <w:lang w:val="en-GB"/>
        </w:rPr>
        <w:t xml:space="preserve"> </w:t>
      </w:r>
      <w:r>
        <w:rPr>
          <w:lang w:val="en-GB"/>
        </w:rPr>
        <w:t>four</w:t>
      </w:r>
      <w:r w:rsidR="00180FF3">
        <w:rPr>
          <w:lang w:val="en-GB"/>
        </w:rPr>
        <w:t xml:space="preserve"> following</w:t>
      </w:r>
      <w:r w:rsidR="00F7180B">
        <w:rPr>
          <w:lang w:val="en-GB"/>
        </w:rPr>
        <w:t xml:space="preserve"> section</w:t>
      </w:r>
      <w:r w:rsidR="00180FF3">
        <w:rPr>
          <w:lang w:val="en-GB"/>
        </w:rPr>
        <w:t>s</w:t>
      </w:r>
      <w:r w:rsidR="00F7180B">
        <w:rPr>
          <w:lang w:val="en-GB"/>
        </w:rPr>
        <w:t xml:space="preserve"> (</w:t>
      </w:r>
      <w:r w:rsidR="00180FF3">
        <w:rPr>
          <w:lang w:val="en-GB"/>
        </w:rPr>
        <w:t>EPS’</w:t>
      </w:r>
      <w:r>
        <w:rPr>
          <w:lang w:val="en-GB"/>
        </w:rPr>
        <w:t>,</w:t>
      </w:r>
      <w:r w:rsidR="00F7180B">
        <w:rPr>
          <w:lang w:val="en-GB"/>
        </w:rPr>
        <w:t xml:space="preserve"> HBS’, MMS’, </w:t>
      </w:r>
      <w:proofErr w:type="gramStart"/>
      <w:r w:rsidR="00F7180B">
        <w:rPr>
          <w:lang w:val="en-GB"/>
        </w:rPr>
        <w:t>MS’</w:t>
      </w:r>
      <w:proofErr w:type="gramEnd"/>
      <w:r w:rsidR="00F7180B">
        <w:rPr>
          <w:lang w:val="en-GB"/>
        </w:rPr>
        <w:t>)</w:t>
      </w:r>
      <w:r>
        <w:rPr>
          <w:lang w:val="en-GB"/>
        </w:rPr>
        <w:t xml:space="preserve"> could </w:t>
      </w:r>
      <w:r w:rsidR="00F7180B">
        <w:rPr>
          <w:lang w:val="en-GB"/>
        </w:rPr>
        <w:t xml:space="preserve">be found in the “Architecting” section. </w:t>
      </w:r>
      <w:r>
        <w:rPr>
          <w:lang w:val="en-GB"/>
        </w:rPr>
        <w:t xml:space="preserve">But the </w:t>
      </w:r>
      <w:r w:rsidR="008D2842" w:rsidRPr="00DC0C35">
        <w:rPr>
          <w:b/>
          <w:lang w:val="en-GB"/>
        </w:rPr>
        <w:t>“</w:t>
      </w:r>
      <w:r w:rsidR="00D2725A" w:rsidRPr="00092F6A">
        <w:rPr>
          <w:lang w:val="en-GB"/>
        </w:rPr>
        <w:t>Architecting</w:t>
      </w:r>
      <w:r w:rsidR="008D2842" w:rsidRPr="00092F6A">
        <w:rPr>
          <w:lang w:val="en-GB"/>
        </w:rPr>
        <w:t>”</w:t>
      </w:r>
      <w:r w:rsidR="00D2725A" w:rsidRPr="00092F6A">
        <w:rPr>
          <w:lang w:val="en-GB"/>
        </w:rPr>
        <w:t xml:space="preserve"> </w:t>
      </w:r>
      <w:r w:rsidR="00DC0C35" w:rsidRPr="00092F6A">
        <w:rPr>
          <w:lang w:val="en-GB"/>
        </w:rPr>
        <w:t>section</w:t>
      </w:r>
      <w:r w:rsidR="00DC0C35">
        <w:rPr>
          <w:lang w:val="en-GB"/>
        </w:rPr>
        <w:t xml:space="preserve"> </w:t>
      </w:r>
      <w:r w:rsidR="008D2842">
        <w:rPr>
          <w:lang w:val="en-GB"/>
        </w:rPr>
        <w:t xml:space="preserve">was made to contain only </w:t>
      </w:r>
      <w:r w:rsidR="008D2842" w:rsidRPr="00DC0C35">
        <w:rPr>
          <w:b/>
          <w:lang w:val="en-GB"/>
        </w:rPr>
        <w:t>structural information</w:t>
      </w:r>
      <w:r w:rsidR="008D2842">
        <w:rPr>
          <w:lang w:val="en-GB"/>
        </w:rPr>
        <w:t xml:space="preserve"> (</w:t>
      </w:r>
      <w:r w:rsidR="00A244F0">
        <w:rPr>
          <w:lang w:val="en-GB"/>
        </w:rPr>
        <w:t xml:space="preserve">nodes, </w:t>
      </w:r>
      <w:r w:rsidR="008D2842">
        <w:rPr>
          <w:lang w:val="en-GB"/>
        </w:rPr>
        <w:t xml:space="preserve">connections, dependencies, redundancies, etc.), not </w:t>
      </w:r>
      <w:r w:rsidR="00A244F0">
        <w:rPr>
          <w:lang w:val="en-GB"/>
        </w:rPr>
        <w:t xml:space="preserve">the </w:t>
      </w:r>
      <w:r w:rsidR="008D2842">
        <w:rPr>
          <w:lang w:val="en-GB"/>
        </w:rPr>
        <w:t xml:space="preserve">technological </w:t>
      </w:r>
      <w:r w:rsidR="00A244F0">
        <w:rPr>
          <w:lang w:val="en-GB"/>
        </w:rPr>
        <w:t xml:space="preserve">attributes </w:t>
      </w:r>
      <w:r>
        <w:rPr>
          <w:lang w:val="en-GB"/>
        </w:rPr>
        <w:t>characterizing</w:t>
      </w:r>
      <w:r w:rsidR="00A244F0">
        <w:rPr>
          <w:lang w:val="en-GB"/>
        </w:rPr>
        <w:t xml:space="preserve"> the nodes and links</w:t>
      </w:r>
      <w:r>
        <w:rPr>
          <w:lang w:val="en-GB"/>
        </w:rPr>
        <w:t xml:space="preserve"> of the architecture.</w:t>
      </w:r>
      <w:r w:rsidR="00092F6A">
        <w:rPr>
          <w:lang w:val="en-GB"/>
        </w:rPr>
        <w:t xml:space="preserve"> It is a safety process oriented section (</w:t>
      </w:r>
      <w:r w:rsidR="00043C1E">
        <w:rPr>
          <w:lang w:val="en-GB"/>
        </w:rPr>
        <w:t xml:space="preserve">e.g. </w:t>
      </w:r>
      <w:r w:rsidR="00092F6A">
        <w:rPr>
          <w:lang w:val="en-GB"/>
        </w:rPr>
        <w:t>CCA, CMA).</w:t>
      </w:r>
    </w:p>
    <w:p w:rsidR="00E2281D" w:rsidRPr="00E2281D" w:rsidRDefault="00644757" w:rsidP="00454C81">
      <w:pPr>
        <w:pStyle w:val="Corps"/>
        <w:spacing w:before="120"/>
        <w:rPr>
          <w:lang w:val="en-GB"/>
        </w:rPr>
      </w:pPr>
      <w:r w:rsidRPr="00E2281D">
        <w:rPr>
          <w:lang w:val="en-GB"/>
        </w:rPr>
        <w:t xml:space="preserve">The OPs do not refer to </w:t>
      </w:r>
      <w:r w:rsidR="00454C81" w:rsidRPr="00E2281D">
        <w:rPr>
          <w:lang w:val="en-GB"/>
        </w:rPr>
        <w:t xml:space="preserve">the </w:t>
      </w:r>
      <w:r w:rsidRPr="00E2281D">
        <w:rPr>
          <w:lang w:val="en-GB"/>
        </w:rPr>
        <w:t>architecture</w:t>
      </w:r>
      <w:r w:rsidR="00D2725A">
        <w:rPr>
          <w:lang w:val="en-GB"/>
        </w:rPr>
        <w:t>, even in the prerequisites or constraints on the argument</w:t>
      </w:r>
      <w:r w:rsidR="008D2842">
        <w:rPr>
          <w:lang w:val="en-GB"/>
        </w:rPr>
        <w:t>s</w:t>
      </w:r>
      <w:r>
        <w:rPr>
          <w:lang w:val="en-GB"/>
        </w:rPr>
        <w:t xml:space="preserve">. </w:t>
      </w:r>
      <w:r w:rsidR="00E2281D">
        <w:rPr>
          <w:lang w:val="en-GB"/>
        </w:rPr>
        <w:t>The architecture is contained in the implementation (a pre-requisite), but is it exclusively contained in the implementation? If implementation is purely constructive (</w:t>
      </w:r>
      <w:r w:rsidR="00043C1E">
        <w:rPr>
          <w:lang w:val="en-GB"/>
        </w:rPr>
        <w:t xml:space="preserve">i.e. </w:t>
      </w:r>
      <w:r w:rsidR="00E2281D">
        <w:rPr>
          <w:lang w:val="en-GB"/>
        </w:rPr>
        <w:t xml:space="preserve">property-less), </w:t>
      </w:r>
      <w:r w:rsidR="00E2281D" w:rsidRPr="00E2281D">
        <w:rPr>
          <w:u w:val="single"/>
          <w:lang w:val="en-GB"/>
        </w:rPr>
        <w:t>where are stated the architectural properties that are structural</w:t>
      </w:r>
      <w:r w:rsidR="00E2281D">
        <w:rPr>
          <w:u w:val="single"/>
          <w:lang w:val="en-GB"/>
        </w:rPr>
        <w:t>,</w:t>
      </w:r>
      <w:r w:rsidR="00E2281D" w:rsidRPr="00E2281D">
        <w:rPr>
          <w:u w:val="single"/>
          <w:lang w:val="en-GB"/>
        </w:rPr>
        <w:t xml:space="preserve"> not behavioural?</w:t>
      </w:r>
      <w:r w:rsidR="00E2281D">
        <w:rPr>
          <w:lang w:val="en-GB"/>
        </w:rPr>
        <w:t xml:space="preserve"> Is DIF exclusively functional, </w:t>
      </w:r>
      <w:r w:rsidR="00043C1E">
        <w:rPr>
          <w:lang w:val="en-GB"/>
        </w:rPr>
        <w:t xml:space="preserve">i.e. </w:t>
      </w:r>
      <w:r w:rsidR="00E2281D">
        <w:rPr>
          <w:lang w:val="en-GB"/>
        </w:rPr>
        <w:t>behavioural?</w:t>
      </w:r>
    </w:p>
    <w:p w:rsidR="00873177" w:rsidRPr="000A5E5D" w:rsidRDefault="00FC7722" w:rsidP="000A5E5D">
      <w:pPr>
        <w:pStyle w:val="Heading2"/>
        <w:rPr>
          <w:lang w:val="en-GB"/>
        </w:rPr>
      </w:pPr>
      <w:bookmarkStart w:id="92" w:name="_Toc462179287"/>
      <w:r>
        <w:rPr>
          <w:lang w:val="en-GB"/>
        </w:rPr>
        <w:t>E</w:t>
      </w:r>
      <w:r w:rsidR="009E712B">
        <w:rPr>
          <w:lang w:val="en-GB"/>
        </w:rPr>
        <w:t xml:space="preserve">lectrical </w:t>
      </w:r>
      <w:r>
        <w:rPr>
          <w:lang w:val="en-GB"/>
        </w:rPr>
        <w:t>P</w:t>
      </w:r>
      <w:r w:rsidR="009E712B">
        <w:rPr>
          <w:lang w:val="en-GB"/>
        </w:rPr>
        <w:t xml:space="preserve">ropulsion </w:t>
      </w:r>
      <w:r>
        <w:rPr>
          <w:lang w:val="en-GB"/>
        </w:rPr>
        <w:t>S</w:t>
      </w:r>
      <w:r w:rsidR="009E712B">
        <w:rPr>
          <w:lang w:val="en-GB"/>
        </w:rPr>
        <w:t>ystem</w:t>
      </w:r>
      <w:bookmarkEnd w:id="92"/>
    </w:p>
    <w:p w:rsidR="009158D3" w:rsidRDefault="000A3B29" w:rsidP="001E5575">
      <w:pPr>
        <w:pStyle w:val="Corps"/>
        <w:spacing w:before="120"/>
        <w:rPr>
          <w:lang w:val="en-GB"/>
        </w:rPr>
      </w:pPr>
      <w:r>
        <w:rPr>
          <w:lang w:val="en-GB"/>
        </w:rPr>
        <w:t>EPS has a</w:t>
      </w:r>
      <w:ins w:id="93" w:author="Duncan Brown" w:date="2016-10-19T15:39:00Z">
        <w:r w:rsidR="00630D11">
          <w:rPr>
            <w:lang w:val="en-GB"/>
          </w:rPr>
          <w:t>,</w:t>
        </w:r>
      </w:ins>
      <w:r>
        <w:rPr>
          <w:lang w:val="en-GB"/>
        </w:rPr>
        <w:t xml:space="preserve"> </w:t>
      </w:r>
      <w:r w:rsidR="001561F9">
        <w:rPr>
          <w:lang w:val="en-GB"/>
        </w:rPr>
        <w:t>dual source</w:t>
      </w:r>
      <w:ins w:id="94" w:author="Duncan Brown" w:date="2016-10-19T15:40:00Z">
        <w:r w:rsidR="00630D11">
          <w:rPr>
            <w:lang w:val="en-GB"/>
          </w:rPr>
          <w:t>,</w:t>
        </w:r>
      </w:ins>
      <w:r w:rsidR="002C1638">
        <w:rPr>
          <w:lang w:val="en-GB"/>
        </w:rPr>
        <w:t xml:space="preserve"> </w:t>
      </w:r>
      <w:r>
        <w:rPr>
          <w:lang w:val="en-GB"/>
        </w:rPr>
        <w:t>dual</w:t>
      </w:r>
      <w:r w:rsidR="00EF275D">
        <w:rPr>
          <w:lang w:val="en-GB"/>
        </w:rPr>
        <w:t xml:space="preserve"> </w:t>
      </w:r>
      <w:r w:rsidR="00DC0C35">
        <w:rPr>
          <w:lang w:val="en-GB"/>
        </w:rPr>
        <w:t>controller</w:t>
      </w:r>
      <w:r>
        <w:rPr>
          <w:lang w:val="en-GB"/>
        </w:rPr>
        <w:t xml:space="preserve"> architecture to </w:t>
      </w:r>
      <w:r w:rsidR="00EF275D">
        <w:rPr>
          <w:lang w:val="en-GB"/>
        </w:rPr>
        <w:t>meet the</w:t>
      </w:r>
      <w:r w:rsidR="00296A61">
        <w:rPr>
          <w:lang w:val="en-GB"/>
        </w:rPr>
        <w:t xml:space="preserve"> safety and availability requirements</w:t>
      </w:r>
      <w:r w:rsidR="00EF275D">
        <w:rPr>
          <w:lang w:val="en-GB"/>
        </w:rPr>
        <w:t xml:space="preserve">. </w:t>
      </w:r>
      <w:r w:rsidR="00776806">
        <w:rPr>
          <w:lang w:val="en-GB"/>
        </w:rPr>
        <w:t xml:space="preserve">The controllers are custom </w:t>
      </w:r>
      <w:proofErr w:type="spellStart"/>
      <w:r w:rsidR="002C1638">
        <w:rPr>
          <w:lang w:val="en-GB"/>
        </w:rPr>
        <w:t>SoCs</w:t>
      </w:r>
      <w:proofErr w:type="spellEnd"/>
      <w:r w:rsidR="00776806">
        <w:rPr>
          <w:lang w:val="en-GB"/>
        </w:rPr>
        <w:t xml:space="preserve"> developed in conformance to DO-254</w:t>
      </w:r>
      <w:r w:rsidR="00296A61">
        <w:rPr>
          <w:lang w:val="en-GB"/>
        </w:rPr>
        <w:t xml:space="preserve"> (see SAFRAN’s document)</w:t>
      </w:r>
      <w:r w:rsidR="00776806">
        <w:rPr>
          <w:lang w:val="en-GB"/>
        </w:rPr>
        <w:t>.</w:t>
      </w:r>
    </w:p>
    <w:p w:rsidR="009158D3" w:rsidRDefault="00341CAA">
      <w:pPr>
        <w:pStyle w:val="Corps"/>
        <w:rPr>
          <w:lang w:val="en-GB"/>
        </w:rPr>
      </w:pPr>
      <w:r>
        <w:rPr>
          <w:lang w:val="en-GB"/>
        </w:rPr>
        <w:t xml:space="preserve">Some </w:t>
      </w:r>
      <w:r w:rsidR="00DC0C35">
        <w:rPr>
          <w:lang w:val="en-GB"/>
        </w:rPr>
        <w:t>technological</w:t>
      </w:r>
      <w:r>
        <w:rPr>
          <w:lang w:val="en-GB"/>
        </w:rPr>
        <w:t xml:space="preserve"> characteristics are the</w:t>
      </w:r>
      <w:r w:rsidR="00EF275D">
        <w:rPr>
          <w:lang w:val="en-GB"/>
        </w:rPr>
        <w:t xml:space="preserve"> following:</w:t>
      </w:r>
    </w:p>
    <w:p w:rsidR="000B661E" w:rsidRDefault="00104B37" w:rsidP="001561F9">
      <w:pPr>
        <w:pStyle w:val="Corps"/>
        <w:numPr>
          <w:ilvl w:val="0"/>
          <w:numId w:val="5"/>
        </w:numPr>
        <w:spacing w:before="60"/>
        <w:ind w:hanging="357"/>
        <w:rPr>
          <w:lang w:val="en-GB"/>
        </w:rPr>
      </w:pPr>
      <w:r>
        <w:rPr>
          <w:lang w:val="en-GB"/>
        </w:rPr>
        <w:t>The design</w:t>
      </w:r>
      <w:r w:rsidR="00A5272B">
        <w:rPr>
          <w:lang w:val="en-GB"/>
        </w:rPr>
        <w:t xml:space="preserve"> </w:t>
      </w:r>
      <w:r>
        <w:rPr>
          <w:lang w:val="en-GB"/>
        </w:rPr>
        <w:t>is</w:t>
      </w:r>
      <w:r w:rsidR="00AE70D6">
        <w:rPr>
          <w:lang w:val="en-GB"/>
        </w:rPr>
        <w:t xml:space="preserve"> High Voltage Continuous Current (HVCC)</w:t>
      </w:r>
      <w:r>
        <w:rPr>
          <w:lang w:val="en-GB"/>
        </w:rPr>
        <w:t>: the primary and the seconda</w:t>
      </w:r>
      <w:r w:rsidR="000B661E">
        <w:rPr>
          <w:lang w:val="en-GB"/>
        </w:rPr>
        <w:t>ry sources deliver 270V tension,</w:t>
      </w:r>
      <w:r>
        <w:rPr>
          <w:lang w:val="en-GB"/>
        </w:rPr>
        <w:t xml:space="preserve"> </w:t>
      </w:r>
    </w:p>
    <w:p w:rsidR="00AE70D6" w:rsidRDefault="00104B37" w:rsidP="001561F9">
      <w:pPr>
        <w:pStyle w:val="Corps"/>
        <w:numPr>
          <w:ilvl w:val="0"/>
          <w:numId w:val="5"/>
        </w:numPr>
        <w:spacing w:before="60"/>
        <w:ind w:hanging="357"/>
        <w:rPr>
          <w:lang w:val="en-GB"/>
        </w:rPr>
      </w:pPr>
      <w:r>
        <w:rPr>
          <w:lang w:val="en-GB"/>
        </w:rPr>
        <w:t xml:space="preserve">The two </w:t>
      </w:r>
      <w:r w:rsidR="000B661E">
        <w:rPr>
          <w:lang w:val="en-GB"/>
        </w:rPr>
        <w:t xml:space="preserve">propulsion </w:t>
      </w:r>
      <w:r>
        <w:rPr>
          <w:lang w:val="en-GB"/>
        </w:rPr>
        <w:t>engines are</w:t>
      </w:r>
      <w:r w:rsidR="007125D9">
        <w:rPr>
          <w:lang w:val="en-GB"/>
        </w:rPr>
        <w:t xml:space="preserve"> DC motors,</w:t>
      </w:r>
    </w:p>
    <w:p w:rsidR="009158D3" w:rsidRDefault="0010663A" w:rsidP="001561F9">
      <w:pPr>
        <w:pStyle w:val="Corps"/>
        <w:numPr>
          <w:ilvl w:val="0"/>
          <w:numId w:val="5"/>
        </w:numPr>
        <w:spacing w:before="60"/>
        <w:ind w:hanging="357"/>
        <w:rPr>
          <w:lang w:val="en-GB"/>
        </w:rPr>
      </w:pPr>
      <w:r>
        <w:rPr>
          <w:lang w:val="en-GB"/>
        </w:rPr>
        <w:t xml:space="preserve">The </w:t>
      </w:r>
      <w:r w:rsidR="00794128">
        <w:rPr>
          <w:lang w:val="en-GB"/>
        </w:rPr>
        <w:t>type</w:t>
      </w:r>
      <w:r w:rsidR="00B63F0F">
        <w:rPr>
          <w:lang w:val="en-GB"/>
        </w:rPr>
        <w:t xml:space="preserve"> of the primary</w:t>
      </w:r>
      <w:r>
        <w:rPr>
          <w:lang w:val="en-GB"/>
        </w:rPr>
        <w:t xml:space="preserve"> source</w:t>
      </w:r>
      <w:r w:rsidR="008A5E31">
        <w:rPr>
          <w:lang w:val="en-GB"/>
        </w:rPr>
        <w:t xml:space="preserve"> </w:t>
      </w:r>
      <w:r w:rsidR="00B63F0F">
        <w:rPr>
          <w:lang w:val="en-GB"/>
        </w:rPr>
        <w:t xml:space="preserve">is not </w:t>
      </w:r>
      <w:r w:rsidR="00794128">
        <w:rPr>
          <w:lang w:val="en-GB"/>
        </w:rPr>
        <w:t xml:space="preserve">defined </w:t>
      </w:r>
      <w:r w:rsidR="00B63F0F">
        <w:rPr>
          <w:lang w:val="en-GB"/>
        </w:rPr>
        <w:t>yet (</w:t>
      </w:r>
      <w:r w:rsidR="008A5E31">
        <w:rPr>
          <w:lang w:val="en-GB"/>
        </w:rPr>
        <w:t xml:space="preserve">candidate solutions are </w:t>
      </w:r>
      <w:r w:rsidR="00B63F0F">
        <w:rPr>
          <w:lang w:val="en-GB"/>
        </w:rPr>
        <w:t>super capacitors, Li-Ion</w:t>
      </w:r>
      <w:r w:rsidR="00063661">
        <w:rPr>
          <w:lang w:val="en-GB"/>
        </w:rPr>
        <w:t xml:space="preserve"> batteries</w:t>
      </w:r>
      <w:r w:rsidR="00B63F0F">
        <w:rPr>
          <w:lang w:val="en-GB"/>
        </w:rPr>
        <w:t xml:space="preserve"> </w:t>
      </w:r>
      <w:r w:rsidR="00063661">
        <w:rPr>
          <w:lang w:val="en-GB"/>
        </w:rPr>
        <w:t>or</w:t>
      </w:r>
      <w:r w:rsidR="00B63F0F">
        <w:rPr>
          <w:lang w:val="en-GB"/>
        </w:rPr>
        <w:t xml:space="preserve"> small h</w:t>
      </w:r>
      <w:r w:rsidR="00063661">
        <w:rPr>
          <w:lang w:val="en-GB"/>
        </w:rPr>
        <w:t>ydrogen fuel cell</w:t>
      </w:r>
      <w:r w:rsidR="008A5E31">
        <w:rPr>
          <w:lang w:val="en-GB"/>
        </w:rPr>
        <w:t>s</w:t>
      </w:r>
      <w:r w:rsidR="00794128">
        <w:rPr>
          <w:lang w:val="en-GB"/>
        </w:rPr>
        <w:t xml:space="preserve">). The primary has the greatest energy capacity, but may be short of power </w:t>
      </w:r>
      <w:r w:rsidR="00A41EBB">
        <w:rPr>
          <w:lang w:val="en-GB"/>
        </w:rPr>
        <w:t>on</w:t>
      </w:r>
      <w:r w:rsidR="00794128">
        <w:rPr>
          <w:lang w:val="en-GB"/>
        </w:rPr>
        <w:t xml:space="preserve"> worst case load profiles,</w:t>
      </w:r>
    </w:p>
    <w:p w:rsidR="00BA4F34" w:rsidRDefault="00BA4F34" w:rsidP="00C21140">
      <w:pPr>
        <w:pStyle w:val="Corps"/>
        <w:numPr>
          <w:ilvl w:val="0"/>
          <w:numId w:val="5"/>
        </w:numPr>
        <w:rPr>
          <w:lang w:val="en-GB"/>
        </w:rPr>
      </w:pPr>
      <w:r>
        <w:rPr>
          <w:lang w:val="en-GB"/>
        </w:rPr>
        <w:lastRenderedPageBreak/>
        <w:t>The secondary source is a Li-Ion battery</w:t>
      </w:r>
      <w:r w:rsidR="000A34BD">
        <w:rPr>
          <w:lang w:val="en-GB"/>
        </w:rPr>
        <w:t xml:space="preserve">. Its energy and power densities are respectively </w:t>
      </w:r>
      <w:r w:rsidR="00A41EBB">
        <w:rPr>
          <w:lang w:val="en-GB"/>
        </w:rPr>
        <w:t>~</w:t>
      </w:r>
      <w:r w:rsidR="000A34BD">
        <w:rPr>
          <w:lang w:val="en-GB"/>
        </w:rPr>
        <w:t xml:space="preserve">150Wh/kg and </w:t>
      </w:r>
      <w:r w:rsidR="00A41EBB">
        <w:rPr>
          <w:lang w:val="en-GB"/>
        </w:rPr>
        <w:t>~</w:t>
      </w:r>
      <w:r w:rsidR="000A34BD">
        <w:rPr>
          <w:lang w:val="en-GB"/>
        </w:rPr>
        <w:t>400W</w:t>
      </w:r>
      <w:r w:rsidR="00540C63">
        <w:rPr>
          <w:lang w:val="en-GB"/>
        </w:rPr>
        <w:t>/kg. Its mass is a design parameter.</w:t>
      </w:r>
    </w:p>
    <w:p w:rsidR="009158D3" w:rsidRDefault="00E70244" w:rsidP="00C21140">
      <w:pPr>
        <w:pStyle w:val="Corps"/>
        <w:numPr>
          <w:ilvl w:val="0"/>
          <w:numId w:val="5"/>
        </w:numPr>
        <w:rPr>
          <w:lang w:val="en-GB"/>
        </w:rPr>
      </w:pPr>
      <w:r w:rsidRPr="0040496D">
        <w:rPr>
          <w:lang w:val="en-GB"/>
        </w:rPr>
        <w:t xml:space="preserve">The </w:t>
      </w:r>
      <w:r w:rsidR="00BA4F34">
        <w:rPr>
          <w:lang w:val="en-GB"/>
        </w:rPr>
        <w:t xml:space="preserve">secondary </w:t>
      </w:r>
      <w:r w:rsidRPr="0040496D">
        <w:rPr>
          <w:lang w:val="en-GB"/>
        </w:rPr>
        <w:t xml:space="preserve">is </w:t>
      </w:r>
      <w:r w:rsidR="007125D9">
        <w:rPr>
          <w:lang w:val="en-GB"/>
        </w:rPr>
        <w:t xml:space="preserve">continuously </w:t>
      </w:r>
      <w:r w:rsidR="00A5272B">
        <w:rPr>
          <w:lang w:val="en-GB"/>
        </w:rPr>
        <w:t>re</w:t>
      </w:r>
      <w:r w:rsidR="00FC6F66">
        <w:rPr>
          <w:lang w:val="en-GB"/>
        </w:rPr>
        <w:t>loaded</w:t>
      </w:r>
      <w:r w:rsidRPr="0040496D">
        <w:rPr>
          <w:lang w:val="en-GB"/>
        </w:rPr>
        <w:t xml:space="preserve"> by the </w:t>
      </w:r>
      <w:r w:rsidR="007125D9">
        <w:rPr>
          <w:lang w:val="en-GB"/>
        </w:rPr>
        <w:t>primary</w:t>
      </w:r>
      <w:r w:rsidR="00A5272B">
        <w:rPr>
          <w:lang w:val="en-GB"/>
        </w:rPr>
        <w:t xml:space="preserve"> to </w:t>
      </w:r>
      <w:r w:rsidR="00E746E2">
        <w:rPr>
          <w:lang w:val="en-GB"/>
        </w:rPr>
        <w:t xml:space="preserve">ensure </w:t>
      </w:r>
      <w:r w:rsidR="00A5272B">
        <w:rPr>
          <w:lang w:val="en-GB"/>
        </w:rPr>
        <w:t xml:space="preserve">full capacity </w:t>
      </w:r>
      <w:r w:rsidR="00F85EC4">
        <w:rPr>
          <w:lang w:val="en-GB"/>
        </w:rPr>
        <w:t xml:space="preserve">when power demand peaks </w:t>
      </w:r>
      <w:r w:rsidR="00A5272B">
        <w:rPr>
          <w:lang w:val="en-GB"/>
        </w:rPr>
        <w:t>in emergency situations</w:t>
      </w:r>
      <w:r w:rsidR="007125D9">
        <w:rPr>
          <w:lang w:val="en-GB"/>
        </w:rPr>
        <w:t>,</w:t>
      </w:r>
    </w:p>
    <w:p w:rsidR="00D87806" w:rsidRDefault="007125D9" w:rsidP="00C21140">
      <w:pPr>
        <w:pStyle w:val="Corps"/>
        <w:numPr>
          <w:ilvl w:val="0"/>
          <w:numId w:val="5"/>
        </w:numPr>
        <w:rPr>
          <w:lang w:val="en-GB"/>
        </w:rPr>
      </w:pPr>
      <w:r>
        <w:rPr>
          <w:lang w:val="en-GB"/>
        </w:rPr>
        <w:t>In normal mode both sources are connected to the two motors</w:t>
      </w:r>
      <w:r w:rsidR="00D87806">
        <w:rPr>
          <w:lang w:val="en-GB"/>
        </w:rPr>
        <w:t>:</w:t>
      </w:r>
    </w:p>
    <w:p w:rsidR="00D87806" w:rsidRDefault="007125D9" w:rsidP="00D87806">
      <w:pPr>
        <w:pStyle w:val="Corps"/>
        <w:numPr>
          <w:ilvl w:val="1"/>
          <w:numId w:val="5"/>
        </w:numPr>
        <w:spacing w:before="60" w:after="60"/>
        <w:ind w:hanging="357"/>
        <w:rPr>
          <w:lang w:val="en-GB"/>
        </w:rPr>
      </w:pPr>
      <w:r>
        <w:rPr>
          <w:lang w:val="en-GB"/>
        </w:rPr>
        <w:t xml:space="preserve">for </w:t>
      </w:r>
      <w:r w:rsidR="00D87806">
        <w:rPr>
          <w:lang w:val="en-GB"/>
        </w:rPr>
        <w:t>fault tolerance</w:t>
      </w:r>
      <w:r w:rsidR="00E746E2">
        <w:rPr>
          <w:lang w:val="en-GB"/>
        </w:rPr>
        <w:t xml:space="preserve"> (</w:t>
      </w:r>
      <w:r w:rsidR="00D87806">
        <w:rPr>
          <w:lang w:val="en-GB"/>
        </w:rPr>
        <w:t>no single</w:t>
      </w:r>
      <w:r w:rsidR="0054272F">
        <w:rPr>
          <w:lang w:val="en-GB"/>
        </w:rPr>
        <w:t xml:space="preserve"> </w:t>
      </w:r>
      <w:r w:rsidR="00E746E2">
        <w:rPr>
          <w:lang w:val="en-GB"/>
        </w:rPr>
        <w:t>component</w:t>
      </w:r>
      <w:r w:rsidR="00D87806">
        <w:rPr>
          <w:lang w:val="en-GB"/>
        </w:rPr>
        <w:t xml:space="preserve"> failure</w:t>
      </w:r>
      <w:r w:rsidR="0054272F">
        <w:rPr>
          <w:lang w:val="en-GB"/>
        </w:rPr>
        <w:t>s</w:t>
      </w:r>
      <w:r w:rsidR="00E746E2">
        <w:rPr>
          <w:lang w:val="en-GB"/>
        </w:rPr>
        <w:t>)</w:t>
      </w:r>
      <w:r w:rsidR="0054272F">
        <w:rPr>
          <w:lang w:val="en-GB"/>
        </w:rPr>
        <w:t>,</w:t>
      </w:r>
      <w:r w:rsidR="00D87806">
        <w:rPr>
          <w:lang w:val="en-GB"/>
        </w:rPr>
        <w:t xml:space="preserve"> </w:t>
      </w:r>
    </w:p>
    <w:p w:rsidR="007125D9" w:rsidRDefault="0020090A" w:rsidP="00D87806">
      <w:pPr>
        <w:pStyle w:val="Corps"/>
        <w:numPr>
          <w:ilvl w:val="1"/>
          <w:numId w:val="5"/>
        </w:numPr>
        <w:spacing w:before="60" w:after="60"/>
        <w:ind w:hanging="357"/>
        <w:rPr>
          <w:lang w:val="en-GB"/>
        </w:rPr>
      </w:pPr>
      <w:r>
        <w:rPr>
          <w:lang w:val="en-GB"/>
        </w:rPr>
        <w:t>for power balancing</w:t>
      </w:r>
      <w:r w:rsidR="007125D9">
        <w:rPr>
          <w:lang w:val="en-GB"/>
        </w:rPr>
        <w:t xml:space="preserve">: the secondary source </w:t>
      </w:r>
      <w:r w:rsidR="00E746E2">
        <w:rPr>
          <w:lang w:val="en-GB"/>
        </w:rPr>
        <w:t>is requested</w:t>
      </w:r>
      <w:r w:rsidR="00D87806">
        <w:rPr>
          <w:lang w:val="en-GB"/>
        </w:rPr>
        <w:t xml:space="preserve"> to supply</w:t>
      </w:r>
      <w:r w:rsidR="007125D9">
        <w:rPr>
          <w:lang w:val="en-GB"/>
        </w:rPr>
        <w:t xml:space="preserve"> additional power </w:t>
      </w:r>
      <w:r w:rsidR="00E746E2">
        <w:rPr>
          <w:lang w:val="en-GB"/>
        </w:rPr>
        <w:t xml:space="preserve">in </w:t>
      </w:r>
      <w:r w:rsidR="0054272F">
        <w:rPr>
          <w:lang w:val="en-GB"/>
        </w:rPr>
        <w:t>demanding</w:t>
      </w:r>
      <w:r w:rsidR="007125D9">
        <w:rPr>
          <w:lang w:val="en-GB"/>
        </w:rPr>
        <w:t xml:space="preserve"> transients</w:t>
      </w:r>
      <w:r w:rsidR="00E746E2">
        <w:rPr>
          <w:lang w:val="en-GB"/>
        </w:rPr>
        <w:t xml:space="preserve"> (</w:t>
      </w:r>
      <w:r w:rsidR="00AF3E65">
        <w:rPr>
          <w:lang w:val="en-GB"/>
        </w:rPr>
        <w:t xml:space="preserve">hazardous </w:t>
      </w:r>
      <w:r w:rsidR="00E746E2">
        <w:rPr>
          <w:lang w:val="en-GB"/>
        </w:rPr>
        <w:t>wind gusts)</w:t>
      </w:r>
      <w:r w:rsidR="007125D9">
        <w:rPr>
          <w:lang w:val="en-GB"/>
        </w:rPr>
        <w:t>,</w:t>
      </w:r>
    </w:p>
    <w:p w:rsidR="00D87806" w:rsidRDefault="00D87806" w:rsidP="00C21140">
      <w:pPr>
        <w:pStyle w:val="Corps"/>
        <w:numPr>
          <w:ilvl w:val="0"/>
          <w:numId w:val="5"/>
        </w:numPr>
        <w:rPr>
          <w:lang w:val="en-GB"/>
        </w:rPr>
      </w:pPr>
      <w:r>
        <w:rPr>
          <w:lang w:val="en-GB"/>
        </w:rPr>
        <w:t xml:space="preserve">In some failure cases the primary source </w:t>
      </w:r>
      <w:r w:rsidR="00F53C53">
        <w:rPr>
          <w:lang w:val="en-GB"/>
        </w:rPr>
        <w:t>has to</w:t>
      </w:r>
      <w:r>
        <w:rPr>
          <w:lang w:val="en-GB"/>
        </w:rPr>
        <w:t xml:space="preserve"> be isolated from the circuits</w:t>
      </w:r>
      <w:r w:rsidR="00271B50">
        <w:rPr>
          <w:lang w:val="en-GB"/>
        </w:rPr>
        <w:t xml:space="preserve"> by the controller</w:t>
      </w:r>
      <w:r w:rsidR="00475434">
        <w:rPr>
          <w:lang w:val="en-GB"/>
        </w:rPr>
        <w:t xml:space="preserve"> (</w:t>
      </w:r>
      <w:r w:rsidR="001C24CA">
        <w:rPr>
          <w:lang w:val="en-GB"/>
        </w:rPr>
        <w:t>source drain</w:t>
      </w:r>
      <w:r w:rsidR="00F53C53">
        <w:rPr>
          <w:lang w:val="en-GB"/>
        </w:rPr>
        <w:t xml:space="preserve"> avoidance</w:t>
      </w:r>
      <w:r w:rsidR="00475434">
        <w:rPr>
          <w:lang w:val="en-GB"/>
        </w:rPr>
        <w:t>)</w:t>
      </w:r>
      <w:r w:rsidR="00CB224C">
        <w:rPr>
          <w:lang w:val="en-GB"/>
        </w:rPr>
        <w:t>,</w:t>
      </w:r>
    </w:p>
    <w:p w:rsidR="009158D3" w:rsidRDefault="00FC6F66" w:rsidP="00C21140">
      <w:pPr>
        <w:pStyle w:val="Corps"/>
        <w:numPr>
          <w:ilvl w:val="0"/>
          <w:numId w:val="5"/>
        </w:numPr>
        <w:rPr>
          <w:lang w:val="en-GB"/>
        </w:rPr>
      </w:pPr>
      <w:r>
        <w:rPr>
          <w:lang w:val="en-GB"/>
        </w:rPr>
        <w:t xml:space="preserve">The two sources deliver </w:t>
      </w:r>
      <w:r w:rsidR="00745F70">
        <w:rPr>
          <w:lang w:val="en-GB"/>
        </w:rPr>
        <w:t xml:space="preserve">electrical </w:t>
      </w:r>
      <w:r>
        <w:rPr>
          <w:lang w:val="en-GB"/>
        </w:rPr>
        <w:t>power to HBS</w:t>
      </w:r>
      <w:r w:rsidR="00925554">
        <w:rPr>
          <w:lang w:val="en-GB"/>
        </w:rPr>
        <w:t>’</w:t>
      </w:r>
      <w:r w:rsidR="00271B50">
        <w:rPr>
          <w:lang w:val="en-GB"/>
        </w:rPr>
        <w:t xml:space="preserve"> electrical pumps</w:t>
      </w:r>
      <w:r w:rsidR="00CB224C">
        <w:rPr>
          <w:lang w:val="en-GB"/>
        </w:rPr>
        <w:t xml:space="preserve"> (power of </w:t>
      </w:r>
      <w:r w:rsidR="00925554">
        <w:rPr>
          <w:lang w:val="en-GB"/>
        </w:rPr>
        <w:t>the pumps’ DC motor</w:t>
      </w:r>
      <w:r w:rsidR="00CB224C">
        <w:rPr>
          <w:lang w:val="en-GB"/>
        </w:rPr>
        <w:t xml:space="preserve"> is </w:t>
      </w:r>
      <w:r w:rsidR="00925554">
        <w:rPr>
          <w:lang w:val="en-GB"/>
        </w:rPr>
        <w:t>a design parameter</w:t>
      </w:r>
      <w:r w:rsidR="00CB224C">
        <w:rPr>
          <w:lang w:val="en-GB"/>
        </w:rPr>
        <w:t>),</w:t>
      </w:r>
    </w:p>
    <w:p w:rsidR="00BA1FE9" w:rsidRDefault="00CB224C" w:rsidP="00C21140">
      <w:pPr>
        <w:pStyle w:val="Corps"/>
        <w:numPr>
          <w:ilvl w:val="0"/>
          <w:numId w:val="5"/>
        </w:numPr>
        <w:rPr>
          <w:lang w:val="en-GB"/>
        </w:rPr>
      </w:pPr>
      <w:r>
        <w:rPr>
          <w:lang w:val="en-GB"/>
        </w:rPr>
        <w:t>As mentioned in the EPS’ DIF</w:t>
      </w:r>
      <w:r w:rsidR="003154EE">
        <w:rPr>
          <w:lang w:val="en-GB"/>
        </w:rPr>
        <w:t>,</w:t>
      </w:r>
      <w:r>
        <w:rPr>
          <w:lang w:val="en-GB"/>
        </w:rPr>
        <w:t xml:space="preserve"> t</w:t>
      </w:r>
      <w:r w:rsidR="00BA1FE9">
        <w:rPr>
          <w:lang w:val="en-GB"/>
        </w:rPr>
        <w:t xml:space="preserve">he </w:t>
      </w:r>
      <w:r>
        <w:rPr>
          <w:lang w:val="en-GB"/>
        </w:rPr>
        <w:t xml:space="preserve">AEH </w:t>
      </w:r>
      <w:r w:rsidR="00BA1FE9">
        <w:rPr>
          <w:lang w:val="en-GB"/>
        </w:rPr>
        <w:t>controller is in charge of:</w:t>
      </w:r>
    </w:p>
    <w:p w:rsidR="00BA1FE9" w:rsidRDefault="00BA1FE9" w:rsidP="00BA1FE9">
      <w:pPr>
        <w:pStyle w:val="Corps"/>
        <w:numPr>
          <w:ilvl w:val="1"/>
          <w:numId w:val="5"/>
        </w:numPr>
        <w:spacing w:before="60"/>
        <w:ind w:hanging="357"/>
        <w:rPr>
          <w:lang w:val="en-GB"/>
        </w:rPr>
      </w:pPr>
      <w:r>
        <w:rPr>
          <w:lang w:val="en-GB"/>
        </w:rPr>
        <w:t>Digital communications on the bus,</w:t>
      </w:r>
    </w:p>
    <w:p w:rsidR="009158D3" w:rsidRDefault="002B0F2F" w:rsidP="00BA1FE9">
      <w:pPr>
        <w:pStyle w:val="Corps"/>
        <w:numPr>
          <w:ilvl w:val="1"/>
          <w:numId w:val="5"/>
        </w:numPr>
        <w:spacing w:before="60"/>
        <w:ind w:hanging="357"/>
        <w:rPr>
          <w:lang w:val="en-GB"/>
        </w:rPr>
      </w:pPr>
      <w:r>
        <w:rPr>
          <w:lang w:val="en-GB"/>
        </w:rPr>
        <w:t>AC/DC conversion</w:t>
      </w:r>
      <w:r w:rsidR="00BA1FE9">
        <w:rPr>
          <w:lang w:val="en-GB"/>
        </w:rPr>
        <w:t xml:space="preserve"> of EPS’ </w:t>
      </w:r>
      <w:proofErr w:type="spellStart"/>
      <w:r w:rsidR="00BA1FE9">
        <w:rPr>
          <w:lang w:val="en-GB"/>
        </w:rPr>
        <w:t>analog</w:t>
      </w:r>
      <w:proofErr w:type="spellEnd"/>
      <w:r w:rsidR="00BA1FE9">
        <w:rPr>
          <w:lang w:val="en-GB"/>
        </w:rPr>
        <w:t xml:space="preserve"> links (3 mechanical sensors),</w:t>
      </w:r>
    </w:p>
    <w:p w:rsidR="00BA1FE9" w:rsidRDefault="00BA1FE9" w:rsidP="00BA1FE9">
      <w:pPr>
        <w:pStyle w:val="Corps"/>
        <w:numPr>
          <w:ilvl w:val="1"/>
          <w:numId w:val="5"/>
        </w:numPr>
        <w:spacing w:before="60"/>
        <w:ind w:hanging="357"/>
        <w:rPr>
          <w:lang w:val="en-GB"/>
        </w:rPr>
      </w:pPr>
      <w:r>
        <w:rPr>
          <w:lang w:val="en-GB"/>
        </w:rPr>
        <w:t xml:space="preserve">tension commands </w:t>
      </w:r>
      <w:r w:rsidR="00D15D74">
        <w:rPr>
          <w:lang w:val="en-GB"/>
        </w:rPr>
        <w:t>for the</w:t>
      </w:r>
      <w:r w:rsidR="002B0F2F">
        <w:rPr>
          <w:lang w:val="en-GB"/>
        </w:rPr>
        <w:t xml:space="preserve"> propulsion</w:t>
      </w:r>
      <w:r w:rsidR="00D15D74">
        <w:rPr>
          <w:lang w:val="en-GB"/>
        </w:rPr>
        <w:t xml:space="preserve"> motors (voltage control of the circuits, </w:t>
      </w:r>
      <w:r w:rsidR="005A77B9">
        <w:rPr>
          <w:lang w:val="en-GB"/>
        </w:rPr>
        <w:t>10Hz</w:t>
      </w:r>
      <w:r w:rsidR="00D15D74">
        <w:rPr>
          <w:lang w:val="en-GB"/>
        </w:rPr>
        <w:t>)</w:t>
      </w:r>
      <w:r w:rsidR="005A77B9">
        <w:rPr>
          <w:lang w:val="en-GB"/>
        </w:rPr>
        <w:t>,</w:t>
      </w:r>
    </w:p>
    <w:p w:rsidR="00713035" w:rsidRDefault="002B0F2F" w:rsidP="00BA1FE9">
      <w:pPr>
        <w:pStyle w:val="Corps"/>
        <w:numPr>
          <w:ilvl w:val="1"/>
          <w:numId w:val="5"/>
        </w:numPr>
        <w:spacing w:before="60"/>
        <w:ind w:hanging="357"/>
        <w:rPr>
          <w:lang w:val="en-GB"/>
        </w:rPr>
      </w:pPr>
      <w:r>
        <w:rPr>
          <w:lang w:val="en-GB"/>
        </w:rPr>
        <w:t>command</w:t>
      </w:r>
      <w:r w:rsidR="00BA1FE9">
        <w:rPr>
          <w:lang w:val="en-GB"/>
        </w:rPr>
        <w:t xml:space="preserve"> of </w:t>
      </w:r>
      <w:r w:rsidR="00762105">
        <w:rPr>
          <w:lang w:val="en-GB"/>
        </w:rPr>
        <w:t xml:space="preserve">the </w:t>
      </w:r>
      <w:r w:rsidR="00713035">
        <w:rPr>
          <w:lang w:val="en-GB"/>
        </w:rPr>
        <w:t>switches</w:t>
      </w:r>
      <w:r>
        <w:rPr>
          <w:lang w:val="en-GB"/>
        </w:rPr>
        <w:t xml:space="preserve"> (FDIR configurations),</w:t>
      </w:r>
      <w:r w:rsidR="00713035">
        <w:rPr>
          <w:lang w:val="en-GB"/>
        </w:rPr>
        <w:t xml:space="preserve"> </w:t>
      </w:r>
    </w:p>
    <w:p w:rsidR="00762105" w:rsidRDefault="00593CAF" w:rsidP="00BA1FE9">
      <w:pPr>
        <w:pStyle w:val="Corps"/>
        <w:numPr>
          <w:ilvl w:val="1"/>
          <w:numId w:val="5"/>
        </w:numPr>
        <w:spacing w:before="60"/>
        <w:ind w:hanging="357"/>
        <w:rPr>
          <w:lang w:val="en-GB"/>
        </w:rPr>
      </w:pPr>
      <w:r>
        <w:rPr>
          <w:lang w:val="en-GB"/>
        </w:rPr>
        <w:t>m</w:t>
      </w:r>
      <w:r w:rsidR="00BA1FE9">
        <w:rPr>
          <w:lang w:val="en-GB"/>
        </w:rPr>
        <w:t xml:space="preserve">onitoring </w:t>
      </w:r>
      <w:r w:rsidR="00762105">
        <w:rPr>
          <w:lang w:val="en-GB"/>
        </w:rPr>
        <w:t xml:space="preserve">of </w:t>
      </w:r>
      <w:r w:rsidR="00E427C1">
        <w:rPr>
          <w:lang w:val="en-GB"/>
        </w:rPr>
        <w:t>the</w:t>
      </w:r>
      <w:r w:rsidR="002B0F2F">
        <w:rPr>
          <w:lang w:val="en-GB"/>
        </w:rPr>
        <w:t xml:space="preserve"> sensed</w:t>
      </w:r>
      <w:r w:rsidR="00762105">
        <w:rPr>
          <w:lang w:val="en-GB"/>
        </w:rPr>
        <w:t xml:space="preserve"> tensions and currents</w:t>
      </w:r>
      <w:r w:rsidR="00E427C1">
        <w:rPr>
          <w:lang w:val="en-GB"/>
        </w:rPr>
        <w:t>,</w:t>
      </w:r>
    </w:p>
    <w:p w:rsidR="00762105" w:rsidRDefault="00762105" w:rsidP="00BA1FE9">
      <w:pPr>
        <w:pStyle w:val="Corps"/>
        <w:numPr>
          <w:ilvl w:val="1"/>
          <w:numId w:val="5"/>
        </w:numPr>
        <w:spacing w:before="60"/>
        <w:ind w:hanging="357"/>
        <w:rPr>
          <w:lang w:val="en-GB"/>
        </w:rPr>
      </w:pPr>
      <w:r>
        <w:rPr>
          <w:lang w:val="en-GB"/>
        </w:rPr>
        <w:t xml:space="preserve">Energy consumption </w:t>
      </w:r>
      <w:r w:rsidR="00593CAF">
        <w:rPr>
          <w:lang w:val="en-GB"/>
        </w:rPr>
        <w:t>estimation</w:t>
      </w:r>
      <w:r>
        <w:rPr>
          <w:lang w:val="en-GB"/>
        </w:rPr>
        <w:t xml:space="preserve">, </w:t>
      </w:r>
      <w:r w:rsidR="00593CAF">
        <w:rPr>
          <w:lang w:val="en-GB"/>
        </w:rPr>
        <w:t>remaining</w:t>
      </w:r>
      <w:r>
        <w:rPr>
          <w:lang w:val="en-GB"/>
        </w:rPr>
        <w:t xml:space="preserve"> capacity estimation </w:t>
      </w:r>
      <w:r w:rsidR="00593CAF">
        <w:rPr>
          <w:lang w:val="en-GB"/>
        </w:rPr>
        <w:t>(</w:t>
      </w:r>
      <w:r w:rsidR="00F23275">
        <w:rPr>
          <w:lang w:val="en-GB"/>
        </w:rPr>
        <w:t>primary and secondary</w:t>
      </w:r>
      <w:r w:rsidR="00593CAF">
        <w:rPr>
          <w:lang w:val="en-GB"/>
        </w:rPr>
        <w:t>)</w:t>
      </w:r>
      <w:r w:rsidR="00475CBF">
        <w:rPr>
          <w:lang w:val="en-GB"/>
        </w:rPr>
        <w:t>,</w:t>
      </w:r>
    </w:p>
    <w:p w:rsidR="00815EDE" w:rsidRPr="00F23275" w:rsidRDefault="005A510F" w:rsidP="00F23275">
      <w:pPr>
        <w:pStyle w:val="Corps"/>
        <w:numPr>
          <w:ilvl w:val="1"/>
          <w:numId w:val="5"/>
        </w:numPr>
        <w:spacing w:before="60"/>
        <w:ind w:hanging="357"/>
        <w:rPr>
          <w:lang w:val="en-GB"/>
        </w:rPr>
      </w:pPr>
      <w:r>
        <w:rPr>
          <w:lang w:val="en-GB"/>
        </w:rPr>
        <w:t>Local diagnostic-prognostic an</w:t>
      </w:r>
      <w:r w:rsidR="00762105">
        <w:rPr>
          <w:lang w:val="en-GB"/>
        </w:rPr>
        <w:t>alysis</w:t>
      </w:r>
      <w:r w:rsidR="00475CBF">
        <w:rPr>
          <w:lang w:val="en-GB"/>
        </w:rPr>
        <w:t xml:space="preserve"> </w:t>
      </w:r>
      <w:r>
        <w:rPr>
          <w:lang w:val="en-GB"/>
        </w:rPr>
        <w:t>(EPS</w:t>
      </w:r>
      <w:r w:rsidR="00475CBF">
        <w:rPr>
          <w:lang w:val="en-GB"/>
        </w:rPr>
        <w:t>.</w:t>
      </w:r>
      <w:r>
        <w:rPr>
          <w:lang w:val="en-GB"/>
        </w:rPr>
        <w:t>F_HM)</w:t>
      </w:r>
    </w:p>
    <w:p w:rsidR="00FC7722" w:rsidRDefault="00FC7722" w:rsidP="00FC7722">
      <w:pPr>
        <w:pStyle w:val="Heading2"/>
        <w:rPr>
          <w:lang w:val="en-GB"/>
        </w:rPr>
      </w:pPr>
      <w:bookmarkStart w:id="95" w:name="_Toc462179288"/>
      <w:r>
        <w:rPr>
          <w:lang w:val="en-GB"/>
        </w:rPr>
        <w:t>H</w:t>
      </w:r>
      <w:r w:rsidR="00841B4D">
        <w:rPr>
          <w:lang w:val="en-GB"/>
        </w:rPr>
        <w:t>ydraulic Breaking System</w:t>
      </w:r>
      <w:bookmarkEnd w:id="95"/>
    </w:p>
    <w:p w:rsidR="00A138C4" w:rsidRDefault="00336C55" w:rsidP="002720EB">
      <w:pPr>
        <w:pStyle w:val="Corps"/>
        <w:spacing w:before="0"/>
        <w:rPr>
          <w:lang w:val="en-GB"/>
        </w:rPr>
      </w:pPr>
      <w:r>
        <w:rPr>
          <w:lang w:val="en-GB"/>
        </w:rPr>
        <w:t xml:space="preserve">HBS has a </w:t>
      </w:r>
      <w:r w:rsidR="00DB25BE">
        <w:rPr>
          <w:lang w:val="en-GB"/>
        </w:rPr>
        <w:t>dual</w:t>
      </w:r>
      <w:r>
        <w:rPr>
          <w:lang w:val="en-GB"/>
        </w:rPr>
        <w:t xml:space="preserve"> architecture, with some form of 3-redundancy </w:t>
      </w:r>
      <w:r w:rsidR="00DB25BE">
        <w:rPr>
          <w:lang w:val="en-GB"/>
        </w:rPr>
        <w:t>at</w:t>
      </w:r>
      <w:r>
        <w:rPr>
          <w:lang w:val="en-GB"/>
        </w:rPr>
        <w:t xml:space="preserve"> </w:t>
      </w:r>
      <w:r w:rsidR="00DB25BE">
        <w:rPr>
          <w:lang w:val="en-GB"/>
        </w:rPr>
        <w:t>source level</w:t>
      </w:r>
      <w:r>
        <w:rPr>
          <w:lang w:val="en-GB"/>
        </w:rPr>
        <w:t>.</w:t>
      </w:r>
      <w:r w:rsidR="00DB25BE">
        <w:rPr>
          <w:lang w:val="en-GB"/>
        </w:rPr>
        <w:t xml:space="preserve"> S</w:t>
      </w:r>
      <w:r>
        <w:rPr>
          <w:lang w:val="en-GB"/>
        </w:rPr>
        <w:t>ome technological indicatio</w:t>
      </w:r>
      <w:r w:rsidR="00DB25BE">
        <w:rPr>
          <w:lang w:val="en-GB"/>
        </w:rPr>
        <w:t>ns on the components used in</w:t>
      </w:r>
      <w:r>
        <w:rPr>
          <w:lang w:val="en-GB"/>
        </w:rPr>
        <w:t xml:space="preserve"> HBS:</w:t>
      </w:r>
    </w:p>
    <w:p w:rsidR="00DC6321" w:rsidRDefault="00336C55" w:rsidP="0094001A">
      <w:pPr>
        <w:pStyle w:val="Corps"/>
        <w:numPr>
          <w:ilvl w:val="0"/>
          <w:numId w:val="67"/>
        </w:numPr>
        <w:rPr>
          <w:lang w:val="en-GB"/>
        </w:rPr>
      </w:pPr>
      <w:r>
        <w:rPr>
          <w:lang w:val="en-GB"/>
        </w:rPr>
        <w:t xml:space="preserve">The hydraulic fluid is mineral oil with freezing point lower than -80°C and ignition point higher than +150°C. </w:t>
      </w:r>
      <w:r w:rsidR="00B461D9">
        <w:rPr>
          <w:lang w:val="en-GB"/>
        </w:rPr>
        <w:t xml:space="preserve">µXAV has no air conditioning system. The equipment bay is small, overheat </w:t>
      </w:r>
      <w:r w:rsidR="00DC6321">
        <w:rPr>
          <w:lang w:val="en-GB"/>
        </w:rPr>
        <w:t>(excessive pressure</w:t>
      </w:r>
      <w:r w:rsidR="00A35D40">
        <w:rPr>
          <w:lang w:val="en-GB"/>
        </w:rPr>
        <w:t xml:space="preserve"> or fluid dynamics</w:t>
      </w:r>
      <w:r w:rsidR="00DC6321">
        <w:rPr>
          <w:lang w:val="en-GB"/>
        </w:rPr>
        <w:t xml:space="preserve">) </w:t>
      </w:r>
      <w:r w:rsidR="00B461D9">
        <w:rPr>
          <w:lang w:val="en-GB"/>
        </w:rPr>
        <w:t xml:space="preserve">and freezing </w:t>
      </w:r>
      <w:r w:rsidR="00DC6321">
        <w:rPr>
          <w:lang w:val="en-GB"/>
        </w:rPr>
        <w:t>(operation</w:t>
      </w:r>
      <w:r w:rsidR="00A35D40">
        <w:rPr>
          <w:lang w:val="en-GB"/>
        </w:rPr>
        <w:t>s</w:t>
      </w:r>
      <w:r w:rsidR="00DC6321">
        <w:rPr>
          <w:lang w:val="en-GB"/>
        </w:rPr>
        <w:t xml:space="preserve"> in </w:t>
      </w:r>
      <w:r w:rsidR="00DB25BE">
        <w:rPr>
          <w:lang w:val="en-GB"/>
        </w:rPr>
        <w:t>low/</w:t>
      </w:r>
      <w:r w:rsidR="00DC6321">
        <w:rPr>
          <w:lang w:val="en-GB"/>
        </w:rPr>
        <w:t xml:space="preserve">high latitudes) </w:t>
      </w:r>
      <w:r w:rsidR="00B461D9">
        <w:rPr>
          <w:lang w:val="en-GB"/>
        </w:rPr>
        <w:t>are design issues</w:t>
      </w:r>
      <w:r w:rsidR="005556C9">
        <w:rPr>
          <w:lang w:val="en-GB"/>
        </w:rPr>
        <w:t>. No oil contamination aspects in the use case.</w:t>
      </w:r>
    </w:p>
    <w:p w:rsidR="00DC6321" w:rsidRPr="00DC6321" w:rsidRDefault="00DC6321" w:rsidP="0094001A">
      <w:pPr>
        <w:pStyle w:val="Corps"/>
        <w:numPr>
          <w:ilvl w:val="0"/>
          <w:numId w:val="67"/>
        </w:numPr>
        <w:rPr>
          <w:lang w:val="en-GB"/>
        </w:rPr>
      </w:pPr>
      <w:r>
        <w:rPr>
          <w:lang w:val="en-GB"/>
        </w:rPr>
        <w:t xml:space="preserve">A reservoir </w:t>
      </w:r>
      <w:r w:rsidR="005556C9">
        <w:rPr>
          <w:lang w:val="en-GB"/>
        </w:rPr>
        <w:t>(</w:t>
      </w:r>
      <w:r w:rsidR="00A35D40">
        <w:rPr>
          <w:lang w:val="en-GB"/>
        </w:rPr>
        <w:t xml:space="preserve">with </w:t>
      </w:r>
      <w:r>
        <w:rPr>
          <w:lang w:val="en-GB"/>
        </w:rPr>
        <w:t xml:space="preserve">internal leakage </w:t>
      </w:r>
      <w:r w:rsidR="005556C9">
        <w:rPr>
          <w:lang w:val="en-GB"/>
        </w:rPr>
        <w:t>backflow)</w:t>
      </w:r>
      <w:r>
        <w:rPr>
          <w:lang w:val="en-GB"/>
        </w:rPr>
        <w:t xml:space="preserve"> </w:t>
      </w:r>
      <w:r w:rsidR="00A35D40">
        <w:rPr>
          <w:lang w:val="en-GB"/>
        </w:rPr>
        <w:t>supplies fluid to the pumps and compensate for</w:t>
      </w:r>
      <w:r>
        <w:rPr>
          <w:lang w:val="en-GB"/>
        </w:rPr>
        <w:t xml:space="preserve"> volume fluctuations (thermal expansion/contraction, </w:t>
      </w:r>
      <w:r w:rsidR="001950B3">
        <w:rPr>
          <w:lang w:val="en-GB"/>
        </w:rPr>
        <w:t>actuation</w:t>
      </w:r>
      <w:r>
        <w:rPr>
          <w:lang w:val="en-GB"/>
        </w:rPr>
        <w:t xml:space="preserve"> modulation),</w:t>
      </w:r>
    </w:p>
    <w:p w:rsidR="00DB67E0" w:rsidRDefault="00DB67E0" w:rsidP="0094001A">
      <w:pPr>
        <w:pStyle w:val="Corps"/>
        <w:numPr>
          <w:ilvl w:val="0"/>
          <w:numId w:val="67"/>
        </w:numPr>
        <w:rPr>
          <w:lang w:val="en-GB"/>
        </w:rPr>
      </w:pPr>
      <w:r>
        <w:rPr>
          <w:lang w:val="en-GB"/>
        </w:rPr>
        <w:t>There are 3 pressure sources</w:t>
      </w:r>
      <w:r w:rsidR="00391994">
        <w:rPr>
          <w:lang w:val="en-GB"/>
        </w:rPr>
        <w:t xml:space="preserve"> (~ (1000, 2000] psi)</w:t>
      </w:r>
      <w:r>
        <w:rPr>
          <w:lang w:val="en-GB"/>
        </w:rPr>
        <w:t>:</w:t>
      </w:r>
    </w:p>
    <w:p w:rsidR="00336C55" w:rsidRDefault="00DB67E0" w:rsidP="0094001A">
      <w:pPr>
        <w:pStyle w:val="Corps"/>
        <w:numPr>
          <w:ilvl w:val="1"/>
          <w:numId w:val="67"/>
        </w:numPr>
        <w:spacing w:before="60"/>
        <w:ind w:hanging="357"/>
        <w:rPr>
          <w:lang w:val="en-GB"/>
        </w:rPr>
      </w:pPr>
      <w:r>
        <w:rPr>
          <w:lang w:val="en-GB"/>
        </w:rPr>
        <w:t>2 identical electrical gear pumps</w:t>
      </w:r>
      <w:r w:rsidR="00895B60">
        <w:rPr>
          <w:lang w:val="en-GB"/>
        </w:rPr>
        <w:t xml:space="preserve"> (DC motors)</w:t>
      </w:r>
      <w:r>
        <w:rPr>
          <w:lang w:val="en-GB"/>
        </w:rPr>
        <w:t xml:space="preserve">, powered by </w:t>
      </w:r>
      <w:r w:rsidR="001950B3">
        <w:rPr>
          <w:lang w:val="en-GB"/>
        </w:rPr>
        <w:t>EPS</w:t>
      </w:r>
      <w:r>
        <w:rPr>
          <w:lang w:val="en-GB"/>
        </w:rPr>
        <w:t xml:space="preserve"> (4 configurations: PE</w:t>
      </w:r>
      <w:r w:rsidR="002A5E3B">
        <w:rPr>
          <w:lang w:val="en-GB"/>
        </w:rPr>
        <w:t>P</w:t>
      </w:r>
      <w:r>
        <w:rPr>
          <w:lang w:val="en-GB"/>
        </w:rPr>
        <w:t>S-PE</w:t>
      </w:r>
      <w:r w:rsidR="008D5074">
        <w:rPr>
          <w:lang w:val="en-GB"/>
        </w:rPr>
        <w:t>P</w:t>
      </w:r>
      <w:r>
        <w:rPr>
          <w:lang w:val="en-GB"/>
        </w:rPr>
        <w:t>S, PE</w:t>
      </w:r>
      <w:r w:rsidR="008D5074">
        <w:rPr>
          <w:lang w:val="en-GB"/>
        </w:rPr>
        <w:t>P</w:t>
      </w:r>
      <w:r>
        <w:rPr>
          <w:lang w:val="en-GB"/>
        </w:rPr>
        <w:t>S-SE</w:t>
      </w:r>
      <w:r w:rsidR="008D5074">
        <w:rPr>
          <w:lang w:val="en-GB"/>
        </w:rPr>
        <w:t>P</w:t>
      </w:r>
      <w:r>
        <w:rPr>
          <w:lang w:val="en-GB"/>
        </w:rPr>
        <w:t>S, SE</w:t>
      </w:r>
      <w:r w:rsidR="008D5074">
        <w:rPr>
          <w:lang w:val="en-GB"/>
        </w:rPr>
        <w:t>P</w:t>
      </w:r>
      <w:r>
        <w:rPr>
          <w:lang w:val="en-GB"/>
        </w:rPr>
        <w:t>S-PE</w:t>
      </w:r>
      <w:r w:rsidR="008D5074">
        <w:rPr>
          <w:lang w:val="en-GB"/>
        </w:rPr>
        <w:t>P</w:t>
      </w:r>
      <w:r>
        <w:rPr>
          <w:lang w:val="en-GB"/>
        </w:rPr>
        <w:t>S, SE</w:t>
      </w:r>
      <w:r w:rsidR="008D5074">
        <w:rPr>
          <w:lang w:val="en-GB"/>
        </w:rPr>
        <w:t>P</w:t>
      </w:r>
      <w:r>
        <w:rPr>
          <w:lang w:val="en-GB"/>
        </w:rPr>
        <w:t>S-SE</w:t>
      </w:r>
      <w:r w:rsidR="008D5074">
        <w:rPr>
          <w:lang w:val="en-GB"/>
        </w:rPr>
        <w:t>P</w:t>
      </w:r>
      <w:r>
        <w:rPr>
          <w:lang w:val="en-GB"/>
        </w:rPr>
        <w:t>S)</w:t>
      </w:r>
      <w:r w:rsidR="001562D8">
        <w:rPr>
          <w:lang w:val="en-GB"/>
        </w:rPr>
        <w:t>,</w:t>
      </w:r>
    </w:p>
    <w:p w:rsidR="008373C6" w:rsidRDefault="008373C6" w:rsidP="0094001A">
      <w:pPr>
        <w:pStyle w:val="Corps"/>
        <w:numPr>
          <w:ilvl w:val="1"/>
          <w:numId w:val="67"/>
        </w:numPr>
        <w:spacing w:before="60"/>
        <w:ind w:hanging="357"/>
        <w:rPr>
          <w:lang w:val="en-GB"/>
        </w:rPr>
      </w:pPr>
      <w:r>
        <w:rPr>
          <w:lang w:val="en-GB"/>
        </w:rPr>
        <w:t xml:space="preserve">An </w:t>
      </w:r>
      <w:r w:rsidR="00B80CCC">
        <w:rPr>
          <w:lang w:val="en-GB"/>
        </w:rPr>
        <w:t>accumulator (</w:t>
      </w:r>
      <w:r w:rsidR="00E840A9">
        <w:rPr>
          <w:lang w:val="en-GB"/>
        </w:rPr>
        <w:t>n</w:t>
      </w:r>
      <w:r w:rsidR="00B80CCC">
        <w:rPr>
          <w:lang w:val="en-GB"/>
        </w:rPr>
        <w:t>itrogen</w:t>
      </w:r>
      <w:r>
        <w:rPr>
          <w:lang w:val="en-GB"/>
        </w:rPr>
        <w:t xml:space="preserve"> compression). The </w:t>
      </w:r>
      <w:r w:rsidR="00B9536D">
        <w:rPr>
          <w:lang w:val="en-GB"/>
        </w:rPr>
        <w:t xml:space="preserve">accumulator has a double function: it dampens </w:t>
      </w:r>
      <w:r w:rsidR="0036195B">
        <w:rPr>
          <w:lang w:val="en-GB"/>
        </w:rPr>
        <w:t>excessive</w:t>
      </w:r>
      <w:r w:rsidR="00B9536D">
        <w:rPr>
          <w:lang w:val="en-GB"/>
        </w:rPr>
        <w:t xml:space="preserve"> pressure or flow fluctuations</w:t>
      </w:r>
      <w:r w:rsidR="0036195B">
        <w:rPr>
          <w:lang w:val="en-GB"/>
        </w:rPr>
        <w:t xml:space="preserve"> (</w:t>
      </w:r>
      <w:r w:rsidR="00043C1E">
        <w:rPr>
          <w:lang w:val="en-GB"/>
        </w:rPr>
        <w:t xml:space="preserve">e.g. </w:t>
      </w:r>
      <w:r w:rsidR="00E840A9">
        <w:rPr>
          <w:lang w:val="en-GB"/>
        </w:rPr>
        <w:t xml:space="preserve">switch of </w:t>
      </w:r>
      <w:r w:rsidR="0036195B">
        <w:rPr>
          <w:lang w:val="en-GB"/>
        </w:rPr>
        <w:t>shut-off valves)</w:t>
      </w:r>
      <w:r w:rsidR="00B9536D">
        <w:rPr>
          <w:lang w:val="en-GB"/>
        </w:rPr>
        <w:t xml:space="preserve"> </w:t>
      </w:r>
      <w:r w:rsidR="0036195B">
        <w:rPr>
          <w:lang w:val="en-GB"/>
        </w:rPr>
        <w:t xml:space="preserve">and </w:t>
      </w:r>
      <w:r w:rsidR="00B9536D">
        <w:rPr>
          <w:lang w:val="en-GB"/>
        </w:rPr>
        <w:t>it releases hydraulic power in case of double pump failure (F_EL only).</w:t>
      </w:r>
    </w:p>
    <w:p w:rsidR="00205F28" w:rsidRDefault="00205F28" w:rsidP="0094001A">
      <w:pPr>
        <w:pStyle w:val="Corps"/>
        <w:numPr>
          <w:ilvl w:val="0"/>
          <w:numId w:val="67"/>
        </w:numPr>
        <w:spacing w:before="60"/>
        <w:rPr>
          <w:lang w:val="en-GB"/>
        </w:rPr>
      </w:pPr>
      <w:r>
        <w:rPr>
          <w:lang w:val="en-GB"/>
        </w:rPr>
        <w:lastRenderedPageBreak/>
        <w:t>A pressure sensor and a flow sensor at pump outlet,</w:t>
      </w:r>
    </w:p>
    <w:p w:rsidR="00205F28" w:rsidRDefault="00205F28" w:rsidP="0094001A">
      <w:pPr>
        <w:pStyle w:val="Corps"/>
        <w:numPr>
          <w:ilvl w:val="0"/>
          <w:numId w:val="67"/>
        </w:numPr>
        <w:spacing w:before="60"/>
        <w:rPr>
          <w:lang w:val="en-GB"/>
        </w:rPr>
      </w:pPr>
      <w:r>
        <w:rPr>
          <w:lang w:val="en-GB"/>
        </w:rPr>
        <w:t xml:space="preserve">A pressure sensor is at </w:t>
      </w:r>
      <w:r w:rsidR="00E840A9">
        <w:rPr>
          <w:lang w:val="en-GB"/>
        </w:rPr>
        <w:t>clutch</w:t>
      </w:r>
      <w:r>
        <w:rPr>
          <w:lang w:val="en-GB"/>
        </w:rPr>
        <w:t xml:space="preserve"> inlet</w:t>
      </w:r>
      <w:r w:rsidR="00103CC6">
        <w:rPr>
          <w:lang w:val="en-GB"/>
        </w:rPr>
        <w:t>s (speed braking actuators)</w:t>
      </w:r>
      <w:r>
        <w:rPr>
          <w:lang w:val="en-GB"/>
        </w:rPr>
        <w:t>,</w:t>
      </w:r>
    </w:p>
    <w:p w:rsidR="00205F28" w:rsidRDefault="00205F28" w:rsidP="0094001A">
      <w:pPr>
        <w:pStyle w:val="Corps"/>
        <w:numPr>
          <w:ilvl w:val="0"/>
          <w:numId w:val="67"/>
        </w:numPr>
        <w:spacing w:before="60"/>
        <w:rPr>
          <w:lang w:val="en-GB"/>
        </w:rPr>
      </w:pPr>
      <w:r>
        <w:rPr>
          <w:lang w:val="en-GB"/>
        </w:rPr>
        <w:t xml:space="preserve">No </w:t>
      </w:r>
      <w:r w:rsidR="00E840A9">
        <w:rPr>
          <w:lang w:val="en-GB"/>
        </w:rPr>
        <w:t xml:space="preserve">valve </w:t>
      </w:r>
      <w:r>
        <w:rPr>
          <w:lang w:val="en-GB"/>
        </w:rPr>
        <w:t>sensors,</w:t>
      </w:r>
    </w:p>
    <w:p w:rsidR="00F86838" w:rsidRDefault="00F86838" w:rsidP="0094001A">
      <w:pPr>
        <w:pStyle w:val="Corps"/>
        <w:numPr>
          <w:ilvl w:val="0"/>
          <w:numId w:val="67"/>
        </w:numPr>
        <w:spacing w:before="60"/>
        <w:rPr>
          <w:lang w:val="en-GB"/>
        </w:rPr>
      </w:pPr>
      <w:r>
        <w:rPr>
          <w:lang w:val="en-GB"/>
        </w:rPr>
        <w:t xml:space="preserve">Similarly to propulsion, speed braking is performed by double actuation, each with its own hydraulic line. Because of </w:t>
      </w:r>
      <w:r w:rsidR="002A210F">
        <w:rPr>
          <w:lang w:val="en-GB"/>
        </w:rPr>
        <w:t>10Hz dynamics</w:t>
      </w:r>
      <w:r>
        <w:rPr>
          <w:lang w:val="en-GB"/>
        </w:rPr>
        <w:t xml:space="preserve"> inductance and capacitance of the lines have to be considered</w:t>
      </w:r>
      <w:r w:rsidR="00F758D3">
        <w:rPr>
          <w:lang w:val="en-GB"/>
        </w:rPr>
        <w:t xml:space="preserve"> </w:t>
      </w:r>
      <w:r w:rsidR="002A210F">
        <w:rPr>
          <w:lang w:val="en-GB"/>
        </w:rPr>
        <w:t>(</w:t>
      </w:r>
      <w:r w:rsidR="00B501DB">
        <w:rPr>
          <w:lang w:val="en-GB"/>
        </w:rPr>
        <w:t>hydraulic stability)</w:t>
      </w:r>
      <w:r>
        <w:rPr>
          <w:lang w:val="en-GB"/>
        </w:rPr>
        <w:t>,</w:t>
      </w:r>
    </w:p>
    <w:p w:rsidR="00B501DB" w:rsidRDefault="00B501DB" w:rsidP="0094001A">
      <w:pPr>
        <w:pStyle w:val="Corps"/>
        <w:numPr>
          <w:ilvl w:val="0"/>
          <w:numId w:val="67"/>
        </w:numPr>
        <w:spacing w:before="60"/>
        <w:rPr>
          <w:lang w:val="en-GB"/>
        </w:rPr>
      </w:pPr>
      <w:r>
        <w:rPr>
          <w:lang w:val="en-GB"/>
        </w:rPr>
        <w:t xml:space="preserve">Digitally controlled </w:t>
      </w:r>
      <w:r w:rsidR="0002694E">
        <w:rPr>
          <w:lang w:val="en-GB"/>
        </w:rPr>
        <w:t>spool</w:t>
      </w:r>
      <w:r>
        <w:rPr>
          <w:lang w:val="en-GB"/>
        </w:rPr>
        <w:t xml:space="preserve"> valves reconfigure the oil paths depending on </w:t>
      </w:r>
      <w:r w:rsidR="0089162D">
        <w:rPr>
          <w:lang w:val="en-GB"/>
        </w:rPr>
        <w:t>HBS</w:t>
      </w:r>
      <w:r w:rsidR="00617D69">
        <w:rPr>
          <w:lang w:val="en-GB"/>
        </w:rPr>
        <w:t>’</w:t>
      </w:r>
      <w:r w:rsidR="0089162D">
        <w:rPr>
          <w:lang w:val="en-GB"/>
        </w:rPr>
        <w:t xml:space="preserve"> component</w:t>
      </w:r>
      <w:r w:rsidR="006C1A58">
        <w:rPr>
          <w:lang w:val="en-GB"/>
        </w:rPr>
        <w:t xml:space="preserve"> failures (fail operational, fail safe policies),</w:t>
      </w:r>
    </w:p>
    <w:p w:rsidR="0002694E" w:rsidRPr="0002694E" w:rsidRDefault="00B501DB" w:rsidP="0094001A">
      <w:pPr>
        <w:pStyle w:val="Corps"/>
        <w:numPr>
          <w:ilvl w:val="0"/>
          <w:numId w:val="67"/>
        </w:numPr>
        <w:spacing w:before="60"/>
        <w:rPr>
          <w:lang w:val="en-GB"/>
        </w:rPr>
      </w:pPr>
      <w:r>
        <w:rPr>
          <w:lang w:val="en-GB"/>
        </w:rPr>
        <w:t xml:space="preserve">Digitally controlled servo valves </w:t>
      </w:r>
      <w:r w:rsidR="00617D69">
        <w:rPr>
          <w:lang w:val="en-GB"/>
        </w:rPr>
        <w:t>modulate pressure/</w:t>
      </w:r>
      <w:r>
        <w:rPr>
          <w:lang w:val="en-GB"/>
        </w:rPr>
        <w:t>flow in the two lines</w:t>
      </w:r>
      <w:r w:rsidR="0002694E">
        <w:rPr>
          <w:lang w:val="en-GB"/>
        </w:rPr>
        <w:t xml:space="preserve"> (torque commands),</w:t>
      </w:r>
    </w:p>
    <w:p w:rsidR="00CD283B" w:rsidRDefault="00D879A0" w:rsidP="00CD283B">
      <w:pPr>
        <w:pStyle w:val="Corps"/>
        <w:spacing w:before="120"/>
        <w:rPr>
          <w:lang w:val="en-GB"/>
        </w:rPr>
      </w:pPr>
      <w:r>
        <w:rPr>
          <w:lang w:val="en-GB"/>
        </w:rPr>
        <w:t>D</w:t>
      </w:r>
      <w:r w:rsidR="00CD283B">
        <w:rPr>
          <w:lang w:val="en-GB"/>
        </w:rPr>
        <w:t>imensioning</w:t>
      </w:r>
      <w:r>
        <w:rPr>
          <w:lang w:val="en-GB"/>
        </w:rPr>
        <w:t xml:space="preserve"> of </w:t>
      </w:r>
      <w:r w:rsidR="00617D69">
        <w:rPr>
          <w:lang w:val="en-GB"/>
        </w:rPr>
        <w:t xml:space="preserve">HBS’ </w:t>
      </w:r>
      <w:r>
        <w:rPr>
          <w:lang w:val="en-GB"/>
        </w:rPr>
        <w:t>components will be addressed</w:t>
      </w:r>
      <w:r w:rsidR="00CD283B">
        <w:rPr>
          <w:lang w:val="en-GB"/>
        </w:rPr>
        <w:t xml:space="preserve"> in the following order:</w:t>
      </w:r>
    </w:p>
    <w:p w:rsidR="00CD283B" w:rsidRDefault="00CD283B" w:rsidP="008840CD">
      <w:pPr>
        <w:pStyle w:val="Corps"/>
        <w:numPr>
          <w:ilvl w:val="0"/>
          <w:numId w:val="63"/>
        </w:numPr>
        <w:spacing w:beforeLines="60" w:before="144"/>
        <w:ind w:hanging="357"/>
        <w:rPr>
          <w:lang w:val="en-GB"/>
        </w:rPr>
      </w:pPr>
      <w:r>
        <w:rPr>
          <w:lang w:val="en-GB"/>
        </w:rPr>
        <w:t>Mission performance</w:t>
      </w:r>
      <w:r w:rsidR="00617D69">
        <w:rPr>
          <w:lang w:val="en-GB"/>
        </w:rPr>
        <w:t>s constrain the</w:t>
      </w:r>
      <w:r>
        <w:rPr>
          <w:lang w:val="en-GB"/>
        </w:rPr>
        <w:t xml:space="preserve"> electrical engines, brake torques, primary and secondary electrical sources.</w:t>
      </w:r>
    </w:p>
    <w:p w:rsidR="00BC2FA0" w:rsidRDefault="00CD283B" w:rsidP="008840CD">
      <w:pPr>
        <w:pStyle w:val="Corps"/>
        <w:numPr>
          <w:ilvl w:val="0"/>
          <w:numId w:val="63"/>
        </w:numPr>
        <w:spacing w:beforeLines="60" w:before="144"/>
        <w:rPr>
          <w:lang w:val="en-GB"/>
        </w:rPr>
      </w:pPr>
      <w:r>
        <w:rPr>
          <w:lang w:val="en-GB"/>
        </w:rPr>
        <w:t>Once</w:t>
      </w:r>
      <w:r w:rsidR="00617D69">
        <w:rPr>
          <w:lang w:val="en-GB"/>
        </w:rPr>
        <w:t xml:space="preserve"> the feasibility space of</w:t>
      </w:r>
      <w:r>
        <w:rPr>
          <w:lang w:val="en-GB"/>
        </w:rPr>
        <w:t xml:space="preserve"> 1) is solved, the pump type and the accumul</w:t>
      </w:r>
      <w:r w:rsidR="005F7CD7">
        <w:rPr>
          <w:lang w:val="en-GB"/>
        </w:rPr>
        <w:t>ator type will be chosen</w:t>
      </w:r>
      <w:r w:rsidR="00BC2FA0">
        <w:rPr>
          <w:lang w:val="en-GB"/>
        </w:rPr>
        <w:t xml:space="preserve"> to meet the worst case demands.</w:t>
      </w:r>
    </w:p>
    <w:p w:rsidR="00CD283B" w:rsidRPr="00A138C4" w:rsidRDefault="00336C55" w:rsidP="008840CD">
      <w:pPr>
        <w:pStyle w:val="Corps"/>
        <w:numPr>
          <w:ilvl w:val="0"/>
          <w:numId w:val="63"/>
        </w:numPr>
        <w:spacing w:beforeLines="60" w:before="144"/>
        <w:rPr>
          <w:lang w:val="en-GB"/>
        </w:rPr>
      </w:pPr>
      <w:r>
        <w:rPr>
          <w:lang w:val="en-GB"/>
        </w:rPr>
        <w:t>The s</w:t>
      </w:r>
      <w:r w:rsidR="00BC2FA0">
        <w:rPr>
          <w:lang w:val="en-GB"/>
        </w:rPr>
        <w:t>oftware control laws’ parameters</w:t>
      </w:r>
      <w:r w:rsidR="00553CC6">
        <w:rPr>
          <w:lang w:val="en-GB"/>
        </w:rPr>
        <w:t xml:space="preserve"> (</w:t>
      </w:r>
      <w:r>
        <w:rPr>
          <w:lang w:val="en-GB"/>
        </w:rPr>
        <w:t xml:space="preserve">at </w:t>
      </w:r>
      <w:r w:rsidR="00553CC6">
        <w:rPr>
          <w:lang w:val="en-GB"/>
        </w:rPr>
        <w:t>HBS level and MMS level)</w:t>
      </w:r>
      <w:r w:rsidR="00BC2FA0">
        <w:rPr>
          <w:lang w:val="en-GB"/>
        </w:rPr>
        <w:t xml:space="preserve"> will hav</w:t>
      </w:r>
      <w:r w:rsidR="005F7CD7">
        <w:rPr>
          <w:lang w:val="en-GB"/>
        </w:rPr>
        <w:t>e to be tuned to fit the physics (reworked after any physical device modification)</w:t>
      </w:r>
      <w:r w:rsidR="00BC2FA0">
        <w:rPr>
          <w:lang w:val="en-GB"/>
        </w:rPr>
        <w:t>.</w:t>
      </w:r>
    </w:p>
    <w:p w:rsidR="00FC7722" w:rsidRDefault="00FC7722" w:rsidP="00FC7722">
      <w:pPr>
        <w:pStyle w:val="Heading2"/>
        <w:rPr>
          <w:lang w:val="en-GB"/>
        </w:rPr>
      </w:pPr>
      <w:bookmarkStart w:id="96" w:name="_Toc450519938"/>
      <w:bookmarkStart w:id="97" w:name="_Toc462179289"/>
      <w:bookmarkEnd w:id="96"/>
      <w:r>
        <w:rPr>
          <w:lang w:val="en-GB"/>
        </w:rPr>
        <w:t>M</w:t>
      </w:r>
      <w:r w:rsidR="00B8397E">
        <w:rPr>
          <w:lang w:val="en-GB"/>
        </w:rPr>
        <w:t xml:space="preserve">ission </w:t>
      </w:r>
      <w:r>
        <w:rPr>
          <w:lang w:val="en-GB"/>
        </w:rPr>
        <w:t>M</w:t>
      </w:r>
      <w:r w:rsidR="00B8397E">
        <w:rPr>
          <w:lang w:val="en-GB"/>
        </w:rPr>
        <w:t xml:space="preserve">anagement </w:t>
      </w:r>
      <w:r>
        <w:rPr>
          <w:lang w:val="en-GB"/>
        </w:rPr>
        <w:t>S</w:t>
      </w:r>
      <w:r w:rsidR="00B8397E">
        <w:rPr>
          <w:lang w:val="en-GB"/>
        </w:rPr>
        <w:t>ystem</w:t>
      </w:r>
      <w:bookmarkEnd w:id="97"/>
      <w:r>
        <w:rPr>
          <w:lang w:val="en-GB"/>
        </w:rPr>
        <w:t xml:space="preserve"> </w:t>
      </w:r>
    </w:p>
    <w:p w:rsidR="000A5E5D" w:rsidRDefault="006309A3" w:rsidP="004B27B6">
      <w:pPr>
        <w:pStyle w:val="Corps"/>
        <w:spacing w:before="0"/>
        <w:rPr>
          <w:lang w:val="en-GB"/>
        </w:rPr>
      </w:pPr>
      <w:r>
        <w:rPr>
          <w:lang w:val="en-GB"/>
        </w:rPr>
        <w:t>MMS</w:t>
      </w:r>
      <w:r w:rsidR="005E3CE7">
        <w:rPr>
          <w:lang w:val="en-GB"/>
        </w:rPr>
        <w:t xml:space="preserve"> </w:t>
      </w:r>
      <w:r>
        <w:rPr>
          <w:lang w:val="en-GB"/>
        </w:rPr>
        <w:t xml:space="preserve">is a dual channel real-time computer running </w:t>
      </w:r>
      <w:proofErr w:type="gramStart"/>
      <w:r>
        <w:rPr>
          <w:lang w:val="en-GB"/>
        </w:rPr>
        <w:t>a mono</w:t>
      </w:r>
      <w:proofErr w:type="gramEnd"/>
      <w:r>
        <w:rPr>
          <w:lang w:val="en-GB"/>
        </w:rPr>
        <w:t>-task mono-rate non interruptible software</w:t>
      </w:r>
      <w:r w:rsidR="005E3CE7">
        <w:rPr>
          <w:lang w:val="en-GB"/>
        </w:rPr>
        <w:t>. Real-time multi-task scheduling may be considered in later versions</w:t>
      </w:r>
      <w:r>
        <w:rPr>
          <w:lang w:val="en-GB"/>
        </w:rPr>
        <w:t>.</w:t>
      </w:r>
    </w:p>
    <w:p w:rsidR="006309A3" w:rsidRDefault="009E3603" w:rsidP="004B27B6">
      <w:pPr>
        <w:pStyle w:val="Corps"/>
        <w:spacing w:before="120"/>
        <w:rPr>
          <w:lang w:val="en-GB"/>
        </w:rPr>
      </w:pPr>
      <w:r>
        <w:rPr>
          <w:lang w:val="en-GB"/>
        </w:rPr>
        <w:t>The two instances of the software are (quasi)-identical</w:t>
      </w:r>
      <w:r w:rsidR="00A06015">
        <w:rPr>
          <w:lang w:val="en-GB"/>
        </w:rPr>
        <w:t>.</w:t>
      </w:r>
      <w:r>
        <w:rPr>
          <w:lang w:val="en-GB"/>
        </w:rPr>
        <w:t xml:space="preserve"> </w:t>
      </w:r>
      <w:r w:rsidR="00A06015">
        <w:rPr>
          <w:lang w:val="en-GB"/>
        </w:rPr>
        <w:t>They</w:t>
      </w:r>
      <w:r>
        <w:rPr>
          <w:lang w:val="en-GB"/>
        </w:rPr>
        <w:t xml:space="preserve"> </w:t>
      </w:r>
      <w:r w:rsidR="00A06015">
        <w:rPr>
          <w:lang w:val="en-GB"/>
        </w:rPr>
        <w:t>run in</w:t>
      </w:r>
      <w:r>
        <w:rPr>
          <w:lang w:val="en-GB"/>
        </w:rPr>
        <w:t xml:space="preserve"> s</w:t>
      </w:r>
      <w:r w:rsidR="006309A3">
        <w:rPr>
          <w:lang w:val="en-GB"/>
        </w:rPr>
        <w:t>emi-active redundancy</w:t>
      </w:r>
      <w:r w:rsidR="00A06015">
        <w:rPr>
          <w:lang w:val="en-GB"/>
        </w:rPr>
        <w:t>. R</w:t>
      </w:r>
      <w:r w:rsidR="00760F08">
        <w:rPr>
          <w:lang w:val="en-GB"/>
        </w:rPr>
        <w:t>e</w:t>
      </w:r>
      <w:r w:rsidR="00A06015">
        <w:rPr>
          <w:lang w:val="en-GB"/>
        </w:rPr>
        <w:t>dundancy policy</w:t>
      </w:r>
      <w:r w:rsidR="00760F08">
        <w:rPr>
          <w:lang w:val="en-GB"/>
        </w:rPr>
        <w:t>:</w:t>
      </w:r>
    </w:p>
    <w:p w:rsidR="00760F08" w:rsidRDefault="00760F08" w:rsidP="0094001A">
      <w:pPr>
        <w:pStyle w:val="Corps"/>
        <w:numPr>
          <w:ilvl w:val="0"/>
          <w:numId w:val="64"/>
        </w:numPr>
        <w:spacing w:before="60"/>
        <w:ind w:hanging="357"/>
        <w:rPr>
          <w:lang w:val="en-GB"/>
        </w:rPr>
      </w:pPr>
      <w:r>
        <w:rPr>
          <w:lang w:val="en-GB"/>
        </w:rPr>
        <w:t>Channel 1 is master when both channels are operative,</w:t>
      </w:r>
    </w:p>
    <w:p w:rsidR="00760F08" w:rsidRDefault="00760F08" w:rsidP="0094001A">
      <w:pPr>
        <w:pStyle w:val="Corps"/>
        <w:numPr>
          <w:ilvl w:val="0"/>
          <w:numId w:val="30"/>
        </w:numPr>
        <w:spacing w:before="60"/>
        <w:ind w:hanging="357"/>
        <w:rPr>
          <w:lang w:val="en-GB"/>
        </w:rPr>
      </w:pPr>
      <w:r w:rsidRPr="00067473">
        <w:rPr>
          <w:i/>
          <w:lang w:val="en-GB"/>
        </w:rPr>
        <w:t>Cold redundancy</w:t>
      </w:r>
      <w:r w:rsidRPr="00760F08">
        <w:rPr>
          <w:lang w:val="en-GB"/>
        </w:rPr>
        <w:t>: c</w:t>
      </w:r>
      <w:r w:rsidR="009E3603" w:rsidRPr="00760F08">
        <w:rPr>
          <w:lang w:val="en-GB"/>
        </w:rPr>
        <w:t>ommunication with GS</w:t>
      </w:r>
      <w:r w:rsidR="00290828" w:rsidRPr="00760F08">
        <w:rPr>
          <w:lang w:val="en-GB"/>
        </w:rPr>
        <w:t>,</w:t>
      </w:r>
      <w:r w:rsidR="009E3603" w:rsidRPr="00760F08">
        <w:rPr>
          <w:lang w:val="en-GB"/>
        </w:rPr>
        <w:t xml:space="preserve"> MS</w:t>
      </w:r>
      <w:r w:rsidR="00665916">
        <w:rPr>
          <w:lang w:val="en-GB"/>
        </w:rPr>
        <w:t>’</w:t>
      </w:r>
      <w:r w:rsidR="009E3603" w:rsidRPr="00760F08">
        <w:rPr>
          <w:lang w:val="en-GB"/>
        </w:rPr>
        <w:t xml:space="preserve"> functions</w:t>
      </w:r>
      <w:r w:rsidR="00290828" w:rsidRPr="00760F08">
        <w:rPr>
          <w:lang w:val="en-GB"/>
        </w:rPr>
        <w:t>,</w:t>
      </w:r>
      <w:r w:rsidRPr="00760F08">
        <w:rPr>
          <w:lang w:val="en-GB"/>
        </w:rPr>
        <w:t xml:space="preserve"> </w:t>
      </w:r>
      <w:r w:rsidR="009E3603" w:rsidRPr="00760F08">
        <w:rPr>
          <w:lang w:val="en-GB"/>
        </w:rPr>
        <w:t xml:space="preserve">mission </w:t>
      </w:r>
      <w:r w:rsidRPr="00760F08">
        <w:rPr>
          <w:lang w:val="en-GB"/>
        </w:rPr>
        <w:t>supervision</w:t>
      </w:r>
      <w:r w:rsidR="00665916">
        <w:rPr>
          <w:lang w:val="en-GB"/>
        </w:rPr>
        <w:t xml:space="preserve"> (</w:t>
      </w:r>
      <w:r w:rsidR="00197D87">
        <w:rPr>
          <w:lang w:val="en-GB"/>
        </w:rPr>
        <w:t>range monitoring only),</w:t>
      </w:r>
      <w:r w:rsidR="00290828" w:rsidRPr="00760F08">
        <w:rPr>
          <w:lang w:val="en-GB"/>
        </w:rPr>
        <w:t xml:space="preserve"> </w:t>
      </w:r>
    </w:p>
    <w:p w:rsidR="009E3603" w:rsidRPr="00760F08" w:rsidRDefault="00760F08" w:rsidP="0094001A">
      <w:pPr>
        <w:pStyle w:val="Corps"/>
        <w:numPr>
          <w:ilvl w:val="0"/>
          <w:numId w:val="30"/>
        </w:numPr>
        <w:spacing w:before="60"/>
        <w:ind w:hanging="357"/>
        <w:rPr>
          <w:lang w:val="en-GB"/>
        </w:rPr>
      </w:pPr>
      <w:r w:rsidRPr="00067473">
        <w:rPr>
          <w:i/>
          <w:lang w:val="en-GB"/>
        </w:rPr>
        <w:t>Hot redundancy</w:t>
      </w:r>
      <w:r>
        <w:rPr>
          <w:lang w:val="en-GB"/>
        </w:rPr>
        <w:t>: m</w:t>
      </w:r>
      <w:r w:rsidR="008B05EF" w:rsidRPr="00760F08">
        <w:rPr>
          <w:lang w:val="en-GB"/>
        </w:rPr>
        <w:t>echanical control</w:t>
      </w:r>
      <w:r w:rsidR="00197D87">
        <w:rPr>
          <w:lang w:val="en-GB"/>
        </w:rPr>
        <w:t xml:space="preserve"> (so-called FCS part of mission supervision) in MMS</w:t>
      </w:r>
      <w:r>
        <w:rPr>
          <w:lang w:val="en-GB"/>
        </w:rPr>
        <w:t>,</w:t>
      </w:r>
      <w:r w:rsidR="00197D87">
        <w:rPr>
          <w:lang w:val="en-GB"/>
        </w:rPr>
        <w:t xml:space="preserve"> </w:t>
      </w:r>
      <w:r w:rsidR="008B05EF" w:rsidRPr="00760F08">
        <w:rPr>
          <w:lang w:val="en-GB"/>
        </w:rPr>
        <w:t xml:space="preserve">electrical and </w:t>
      </w:r>
      <w:r w:rsidR="00974970">
        <w:rPr>
          <w:lang w:val="en-GB"/>
        </w:rPr>
        <w:t>hydraulic</w:t>
      </w:r>
      <w:r w:rsidR="008B05EF" w:rsidRPr="00760F08">
        <w:rPr>
          <w:lang w:val="en-GB"/>
        </w:rPr>
        <w:t xml:space="preserve"> control</w:t>
      </w:r>
      <w:r w:rsidR="00197D87">
        <w:rPr>
          <w:lang w:val="en-GB"/>
        </w:rPr>
        <w:t xml:space="preserve"> in dual ECUs of EPS and HBS.</w:t>
      </w:r>
    </w:p>
    <w:p w:rsidR="008B05EF" w:rsidRDefault="008B6CDD" w:rsidP="008B6CDD">
      <w:pPr>
        <w:pStyle w:val="Heading3"/>
        <w:rPr>
          <w:lang w:val="en-GB"/>
        </w:rPr>
      </w:pPr>
      <w:bookmarkStart w:id="98" w:name="_Toc462179290"/>
      <w:r>
        <w:rPr>
          <w:lang w:val="en-GB"/>
        </w:rPr>
        <w:t>Software Implementation</w:t>
      </w:r>
      <w:bookmarkEnd w:id="98"/>
    </w:p>
    <w:p w:rsidR="008B6CDD" w:rsidRDefault="003C67CE" w:rsidP="00125E8D">
      <w:pPr>
        <w:pStyle w:val="Corps"/>
        <w:spacing w:before="120"/>
        <w:rPr>
          <w:lang w:val="en-GB"/>
        </w:rPr>
      </w:pPr>
      <w:r>
        <w:rPr>
          <w:lang w:val="en-GB"/>
        </w:rPr>
        <w:t xml:space="preserve">This section is limited to MMS’ software. </w:t>
      </w:r>
      <w:r w:rsidR="00290828">
        <w:rPr>
          <w:lang w:val="en-GB"/>
        </w:rPr>
        <w:t>The s</w:t>
      </w:r>
      <w:r>
        <w:rPr>
          <w:lang w:val="en-GB"/>
        </w:rPr>
        <w:t xml:space="preserve">oftware </w:t>
      </w:r>
      <w:r w:rsidR="00290828">
        <w:rPr>
          <w:lang w:val="en-GB"/>
        </w:rPr>
        <w:t>components</w:t>
      </w:r>
      <w:r>
        <w:rPr>
          <w:lang w:val="en-GB"/>
        </w:rPr>
        <w:t xml:space="preserve"> of </w:t>
      </w:r>
      <w:r w:rsidR="00290828">
        <w:rPr>
          <w:lang w:val="en-GB"/>
        </w:rPr>
        <w:t xml:space="preserve">the </w:t>
      </w:r>
      <w:r>
        <w:rPr>
          <w:lang w:val="en-GB"/>
        </w:rPr>
        <w:t xml:space="preserve">AEH items </w:t>
      </w:r>
      <w:r w:rsidR="00290828">
        <w:rPr>
          <w:lang w:val="en-GB"/>
        </w:rPr>
        <w:t>(</w:t>
      </w:r>
      <w:proofErr w:type="spellStart"/>
      <w:r w:rsidR="00290828">
        <w:rPr>
          <w:lang w:val="en-GB"/>
        </w:rPr>
        <w:t>SoC</w:t>
      </w:r>
      <w:proofErr w:type="spellEnd"/>
      <w:r w:rsidR="00290828">
        <w:rPr>
          <w:lang w:val="en-GB"/>
        </w:rPr>
        <w:t xml:space="preserve"> and FPGA) </w:t>
      </w:r>
      <w:r>
        <w:rPr>
          <w:lang w:val="en-GB"/>
        </w:rPr>
        <w:t>are discussed in the next section.</w:t>
      </w:r>
    </w:p>
    <w:p w:rsidR="0006131A" w:rsidRDefault="0006131A" w:rsidP="008B6CDD">
      <w:pPr>
        <w:pStyle w:val="Corps"/>
        <w:rPr>
          <w:lang w:val="en-GB"/>
        </w:rPr>
      </w:pPr>
      <w:r>
        <w:rPr>
          <w:lang w:val="en-GB"/>
        </w:rPr>
        <w:t xml:space="preserve">Four implementations of </w:t>
      </w:r>
      <w:r w:rsidR="00290828">
        <w:rPr>
          <w:lang w:val="en-GB"/>
        </w:rPr>
        <w:t xml:space="preserve">the </w:t>
      </w:r>
      <w:r w:rsidR="00125E8D">
        <w:rPr>
          <w:lang w:val="en-GB"/>
        </w:rPr>
        <w:t>MMS’ DIFs</w:t>
      </w:r>
      <w:r>
        <w:rPr>
          <w:lang w:val="en-GB"/>
        </w:rPr>
        <w:t>:</w:t>
      </w:r>
    </w:p>
    <w:p w:rsidR="0006131A" w:rsidRDefault="0006131A" w:rsidP="0094001A">
      <w:pPr>
        <w:pStyle w:val="Corps"/>
        <w:numPr>
          <w:ilvl w:val="0"/>
          <w:numId w:val="31"/>
        </w:numPr>
        <w:spacing w:before="60"/>
        <w:ind w:hanging="357"/>
        <w:rPr>
          <w:lang w:val="en-GB"/>
        </w:rPr>
      </w:pPr>
      <w:r>
        <w:rPr>
          <w:lang w:val="en-GB"/>
        </w:rPr>
        <w:t xml:space="preserve">C code generation from </w:t>
      </w:r>
      <w:r w:rsidR="002A18CD">
        <w:rPr>
          <w:lang w:val="en-GB"/>
        </w:rPr>
        <w:t>the MMS’ software</w:t>
      </w:r>
      <w:r w:rsidR="00125E8D">
        <w:rPr>
          <w:lang w:val="en-GB"/>
        </w:rPr>
        <w:t xml:space="preserve"> model</w:t>
      </w:r>
      <w:r w:rsidR="002A18CD">
        <w:rPr>
          <w:lang w:val="en-GB"/>
        </w:rPr>
        <w:t xml:space="preserve"> </w:t>
      </w:r>
      <w:r w:rsidR="00125E8D">
        <w:rPr>
          <w:lang w:val="en-GB"/>
        </w:rPr>
        <w:t>of</w:t>
      </w:r>
      <w:r w:rsidR="002A18CD">
        <w:rPr>
          <w:lang w:val="en-GB"/>
        </w:rPr>
        <w:t xml:space="preserve"> </w:t>
      </w:r>
      <w:r>
        <w:rPr>
          <w:lang w:val="en-GB"/>
        </w:rPr>
        <w:t xml:space="preserve">the </w:t>
      </w:r>
      <w:proofErr w:type="spellStart"/>
      <w:r w:rsidR="00125E8D">
        <w:rPr>
          <w:lang w:val="en-GB"/>
        </w:rPr>
        <w:t>Modelica</w:t>
      </w:r>
      <w:proofErr w:type="spellEnd"/>
      <w:r w:rsidR="00125E8D">
        <w:rPr>
          <w:lang w:val="en-GB"/>
        </w:rPr>
        <w:t xml:space="preserve"> </w:t>
      </w:r>
      <w:r w:rsidR="00290828">
        <w:rPr>
          <w:lang w:val="en-GB"/>
        </w:rPr>
        <w:t>multi-</w:t>
      </w:r>
      <w:r>
        <w:rPr>
          <w:lang w:val="en-GB"/>
        </w:rPr>
        <w:t>system</w:t>
      </w:r>
      <w:r w:rsidR="00290828">
        <w:rPr>
          <w:lang w:val="en-GB"/>
        </w:rPr>
        <w:t xml:space="preserve"> m</w:t>
      </w:r>
      <w:r>
        <w:rPr>
          <w:lang w:val="en-GB"/>
        </w:rPr>
        <w:t>odel</w:t>
      </w:r>
      <w:r w:rsidR="002A18CD">
        <w:rPr>
          <w:lang w:val="en-GB"/>
        </w:rPr>
        <w:t>,</w:t>
      </w:r>
    </w:p>
    <w:p w:rsidR="0006131A" w:rsidRDefault="0006131A" w:rsidP="0094001A">
      <w:pPr>
        <w:pStyle w:val="Corps"/>
        <w:numPr>
          <w:ilvl w:val="0"/>
          <w:numId w:val="31"/>
        </w:numPr>
        <w:spacing w:before="60"/>
        <w:ind w:hanging="357"/>
        <w:rPr>
          <w:lang w:val="en-GB"/>
        </w:rPr>
      </w:pPr>
      <w:r>
        <w:rPr>
          <w:lang w:val="en-GB"/>
        </w:rPr>
        <w:t xml:space="preserve">SCADE implementation </w:t>
      </w:r>
      <w:r w:rsidR="00D215FA">
        <w:rPr>
          <w:lang w:val="en-GB"/>
        </w:rPr>
        <w:t>derived from</w:t>
      </w:r>
      <w:r>
        <w:rPr>
          <w:lang w:val="en-GB"/>
        </w:rPr>
        <w:t xml:space="preserve"> </w:t>
      </w:r>
      <w:r w:rsidR="0007558F">
        <w:rPr>
          <w:lang w:val="en-GB"/>
        </w:rPr>
        <w:t xml:space="preserve">a </w:t>
      </w:r>
      <w:proofErr w:type="spellStart"/>
      <w:r>
        <w:rPr>
          <w:lang w:val="en-GB"/>
        </w:rPr>
        <w:t>SysML</w:t>
      </w:r>
      <w:proofErr w:type="spellEnd"/>
      <w:r>
        <w:rPr>
          <w:lang w:val="en-GB"/>
        </w:rPr>
        <w:t xml:space="preserve"> </w:t>
      </w:r>
      <w:r w:rsidR="0007558F">
        <w:rPr>
          <w:lang w:val="en-GB"/>
        </w:rPr>
        <w:t>model</w:t>
      </w:r>
      <w:r w:rsidR="00D215FA">
        <w:rPr>
          <w:lang w:val="en-GB"/>
        </w:rPr>
        <w:t xml:space="preserve"> (SCADE System</w:t>
      </w:r>
      <w:r w:rsidR="00125E8D">
        <w:rPr>
          <w:lang w:val="en-GB"/>
        </w:rPr>
        <w:t xml:space="preserve"> + KCG</w:t>
      </w:r>
      <w:r w:rsidR="00D215FA">
        <w:rPr>
          <w:lang w:val="en-GB"/>
        </w:rPr>
        <w:t>)</w:t>
      </w:r>
      <w:r w:rsidR="0007558F">
        <w:rPr>
          <w:lang w:val="en-GB"/>
        </w:rPr>
        <w:t>,</w:t>
      </w:r>
    </w:p>
    <w:p w:rsidR="0007558F" w:rsidRDefault="0007558F" w:rsidP="0094001A">
      <w:pPr>
        <w:pStyle w:val="Corps"/>
        <w:numPr>
          <w:ilvl w:val="0"/>
          <w:numId w:val="31"/>
        </w:numPr>
        <w:spacing w:before="60"/>
        <w:ind w:hanging="357"/>
        <w:rPr>
          <w:lang w:val="en-GB"/>
        </w:rPr>
      </w:pPr>
      <w:r>
        <w:rPr>
          <w:lang w:val="en-GB"/>
        </w:rPr>
        <w:t xml:space="preserve">Contract-based manual coding in ADA </w:t>
      </w:r>
      <w:r w:rsidR="00125E8D">
        <w:rPr>
          <w:lang w:val="en-GB"/>
        </w:rPr>
        <w:t>with</w:t>
      </w:r>
      <w:r w:rsidR="00D215FA">
        <w:rPr>
          <w:lang w:val="en-GB"/>
        </w:rPr>
        <w:t xml:space="preserve"> </w:t>
      </w:r>
      <w:r>
        <w:rPr>
          <w:lang w:val="en-GB"/>
        </w:rPr>
        <w:t>Spark Ada 2015</w:t>
      </w:r>
      <w:r w:rsidR="00125E8D">
        <w:rPr>
          <w:lang w:val="en-GB"/>
        </w:rPr>
        <w:t>,</w:t>
      </w:r>
    </w:p>
    <w:p w:rsidR="0007558F" w:rsidRPr="008B6CDD" w:rsidRDefault="0007558F" w:rsidP="0094001A">
      <w:pPr>
        <w:pStyle w:val="Corps"/>
        <w:numPr>
          <w:ilvl w:val="0"/>
          <w:numId w:val="31"/>
        </w:numPr>
        <w:spacing w:before="60"/>
        <w:ind w:hanging="357"/>
        <w:rPr>
          <w:lang w:val="en-GB"/>
        </w:rPr>
      </w:pPr>
      <w:r>
        <w:rPr>
          <w:lang w:val="en-GB"/>
        </w:rPr>
        <w:t xml:space="preserve">Contract-based manual coding in C with </w:t>
      </w:r>
      <w:proofErr w:type="spellStart"/>
      <w:r>
        <w:rPr>
          <w:lang w:val="en-GB"/>
        </w:rPr>
        <w:t>Frama</w:t>
      </w:r>
      <w:proofErr w:type="spellEnd"/>
      <w:r>
        <w:rPr>
          <w:lang w:val="en-GB"/>
        </w:rPr>
        <w:t>-C</w:t>
      </w:r>
      <w:r w:rsidR="00125E8D">
        <w:rPr>
          <w:lang w:val="en-GB"/>
        </w:rPr>
        <w:t>,</w:t>
      </w:r>
    </w:p>
    <w:p w:rsidR="008B6CDD" w:rsidRDefault="008B6CDD" w:rsidP="008B6CDD">
      <w:pPr>
        <w:pStyle w:val="Heading3"/>
        <w:rPr>
          <w:lang w:val="en-GB"/>
        </w:rPr>
      </w:pPr>
      <w:bookmarkStart w:id="99" w:name="_Toc462179291"/>
      <w:r>
        <w:rPr>
          <w:lang w:val="en-GB"/>
        </w:rPr>
        <w:t>Hardware Implementation</w:t>
      </w:r>
      <w:bookmarkEnd w:id="99"/>
    </w:p>
    <w:p w:rsidR="008B6CDD" w:rsidRPr="008B6CDD" w:rsidRDefault="003C67CE" w:rsidP="002720EB">
      <w:pPr>
        <w:pStyle w:val="Corps"/>
        <w:spacing w:before="0"/>
        <w:rPr>
          <w:lang w:val="en-GB"/>
        </w:rPr>
      </w:pPr>
      <w:proofErr w:type="gramStart"/>
      <w:r>
        <w:rPr>
          <w:lang w:val="en-GB"/>
        </w:rPr>
        <w:t>TBD by SAFRAN.</w:t>
      </w:r>
      <w:proofErr w:type="gramEnd"/>
      <w:r w:rsidR="009430D2">
        <w:rPr>
          <w:lang w:val="en-GB"/>
        </w:rPr>
        <w:t xml:space="preserve"> </w:t>
      </w:r>
      <w:proofErr w:type="spellStart"/>
      <w:r w:rsidR="009430D2">
        <w:rPr>
          <w:lang w:val="en-GB"/>
        </w:rPr>
        <w:t>SoCs</w:t>
      </w:r>
      <w:proofErr w:type="spellEnd"/>
      <w:r w:rsidR="009430D2">
        <w:rPr>
          <w:lang w:val="en-GB"/>
        </w:rPr>
        <w:t xml:space="preserve"> and FPGAs will include software aspects.</w:t>
      </w:r>
    </w:p>
    <w:p w:rsidR="00FC7722" w:rsidRDefault="00FC7722" w:rsidP="00FC7722">
      <w:pPr>
        <w:pStyle w:val="Heading2"/>
        <w:rPr>
          <w:lang w:val="en-GB"/>
        </w:rPr>
      </w:pPr>
      <w:bookmarkStart w:id="100" w:name="_Toc462179292"/>
      <w:r>
        <w:rPr>
          <w:lang w:val="en-GB"/>
        </w:rPr>
        <w:lastRenderedPageBreak/>
        <w:t>M</w:t>
      </w:r>
      <w:r w:rsidR="00B8397E">
        <w:rPr>
          <w:lang w:val="en-GB"/>
        </w:rPr>
        <w:t xml:space="preserve">aintenance </w:t>
      </w:r>
      <w:r>
        <w:rPr>
          <w:lang w:val="en-GB"/>
        </w:rPr>
        <w:t>S</w:t>
      </w:r>
      <w:r w:rsidR="00B8397E">
        <w:rPr>
          <w:lang w:val="en-GB"/>
        </w:rPr>
        <w:t>ystem</w:t>
      </w:r>
      <w:bookmarkEnd w:id="100"/>
      <w:r>
        <w:rPr>
          <w:lang w:val="en-GB"/>
        </w:rPr>
        <w:t xml:space="preserve"> </w:t>
      </w:r>
    </w:p>
    <w:p w:rsidR="00F36888" w:rsidRDefault="007131DA" w:rsidP="009F0D77">
      <w:pPr>
        <w:pStyle w:val="Corps"/>
        <w:spacing w:before="60"/>
        <w:rPr>
          <w:lang w:val="en-GB"/>
        </w:rPr>
      </w:pPr>
      <w:r>
        <w:rPr>
          <w:lang w:val="en-GB"/>
        </w:rPr>
        <w:t>In this</w:t>
      </w:r>
      <w:r w:rsidR="003154EE">
        <w:rPr>
          <w:lang w:val="en-GB"/>
        </w:rPr>
        <w:t xml:space="preserve"> first version </w:t>
      </w:r>
      <w:r>
        <w:rPr>
          <w:lang w:val="en-GB"/>
        </w:rPr>
        <w:t>t</w:t>
      </w:r>
      <w:r w:rsidR="003154EE">
        <w:rPr>
          <w:lang w:val="en-GB"/>
        </w:rPr>
        <w:t xml:space="preserve">he maintenance system </w:t>
      </w:r>
      <w:r>
        <w:rPr>
          <w:lang w:val="en-GB"/>
        </w:rPr>
        <w:t>is limited to timed Boolean diagnostics.</w:t>
      </w:r>
      <w:r w:rsidR="00F36888">
        <w:rPr>
          <w:lang w:val="en-GB"/>
        </w:rPr>
        <w:t xml:space="preserve"> </w:t>
      </w:r>
      <w:r w:rsidR="00B43423">
        <w:rPr>
          <w:lang w:val="en-GB"/>
        </w:rPr>
        <w:t>MS</w:t>
      </w:r>
      <w:r>
        <w:rPr>
          <w:lang w:val="en-GB"/>
        </w:rPr>
        <w:t xml:space="preserve"> is a provision for the later versions </w:t>
      </w:r>
      <w:r w:rsidR="00891ADD">
        <w:rPr>
          <w:lang w:val="en-GB"/>
        </w:rPr>
        <w:t>with a trend monitoring</w:t>
      </w:r>
      <w:r w:rsidR="009F0D77">
        <w:rPr>
          <w:lang w:val="en-GB"/>
        </w:rPr>
        <w:t xml:space="preserve"> function (wearing of pumps, </w:t>
      </w:r>
      <w:r w:rsidR="00891ADD">
        <w:rPr>
          <w:lang w:val="en-GB"/>
        </w:rPr>
        <w:t>DC motors</w:t>
      </w:r>
      <w:r w:rsidR="009F0D77">
        <w:rPr>
          <w:lang w:val="en-GB"/>
        </w:rPr>
        <w:t>, sensors</w:t>
      </w:r>
      <w:r w:rsidR="00891ADD">
        <w:rPr>
          <w:lang w:val="en-GB"/>
        </w:rPr>
        <w:t>) and prognosis (MTTR)</w:t>
      </w:r>
      <w:r>
        <w:rPr>
          <w:lang w:val="en-GB"/>
        </w:rPr>
        <w:t xml:space="preserve">. </w:t>
      </w:r>
    </w:p>
    <w:p w:rsidR="007131DA" w:rsidRPr="003C5DD7" w:rsidRDefault="00137915" w:rsidP="00137915">
      <w:pPr>
        <w:pStyle w:val="Corps"/>
        <w:spacing w:before="120"/>
        <w:rPr>
          <w:lang w:val="en-GB"/>
        </w:rPr>
      </w:pPr>
      <w:r w:rsidRPr="00137915">
        <w:rPr>
          <w:i/>
          <w:lang w:val="en-GB"/>
        </w:rPr>
        <w:t>D</w:t>
      </w:r>
      <w:r w:rsidR="00F36888" w:rsidRPr="00137915">
        <w:rPr>
          <w:i/>
          <w:lang w:val="en-GB"/>
        </w:rPr>
        <w:t>e</w:t>
      </w:r>
      <w:r w:rsidR="007131DA" w:rsidRPr="00137915">
        <w:rPr>
          <w:i/>
          <w:lang w:val="en-GB"/>
        </w:rPr>
        <w:t xml:space="preserve">velopment assurance </w:t>
      </w:r>
      <w:r w:rsidR="00F958F2" w:rsidRPr="00137915">
        <w:rPr>
          <w:i/>
          <w:lang w:val="en-GB"/>
        </w:rPr>
        <w:t>on statistical algorithms</w:t>
      </w:r>
      <w:r w:rsidR="00F958F2">
        <w:rPr>
          <w:lang w:val="en-GB"/>
        </w:rPr>
        <w:t xml:space="preserve"> (</w:t>
      </w:r>
      <w:r w:rsidR="00043C1E">
        <w:rPr>
          <w:lang w:val="en-GB"/>
        </w:rPr>
        <w:t xml:space="preserve">e.g. </w:t>
      </w:r>
      <w:r w:rsidR="006F0B10">
        <w:rPr>
          <w:lang w:val="en-GB"/>
        </w:rPr>
        <w:t xml:space="preserve">state estimation, </w:t>
      </w:r>
      <w:r w:rsidR="00F958F2">
        <w:rPr>
          <w:lang w:val="en-GB"/>
        </w:rPr>
        <w:t xml:space="preserve">machine learning) </w:t>
      </w:r>
      <w:r w:rsidR="00891ADD" w:rsidRPr="00137915">
        <w:rPr>
          <w:i/>
          <w:lang w:val="en-GB"/>
        </w:rPr>
        <w:t xml:space="preserve">suitable for </w:t>
      </w:r>
      <w:r w:rsidR="00F958F2" w:rsidRPr="00137915">
        <w:rPr>
          <w:i/>
          <w:lang w:val="en-GB"/>
        </w:rPr>
        <w:t>credits</w:t>
      </w:r>
      <w:r w:rsidR="00F958F2">
        <w:rPr>
          <w:lang w:val="en-GB"/>
        </w:rPr>
        <w:t xml:space="preserve"> on </w:t>
      </w:r>
      <w:r w:rsidR="007131DA">
        <w:rPr>
          <w:lang w:val="en-GB"/>
        </w:rPr>
        <w:t xml:space="preserve">maintenance </w:t>
      </w:r>
      <w:r w:rsidR="00B43423">
        <w:rPr>
          <w:lang w:val="en-GB"/>
        </w:rPr>
        <w:t xml:space="preserve">or </w:t>
      </w:r>
      <w:r w:rsidR="007131DA">
        <w:rPr>
          <w:lang w:val="en-GB"/>
        </w:rPr>
        <w:t>dispatch</w:t>
      </w:r>
      <w:r>
        <w:rPr>
          <w:lang w:val="en-GB"/>
        </w:rPr>
        <w:t>, will be addressed.</w:t>
      </w:r>
    </w:p>
    <w:p w:rsidR="00853189" w:rsidRDefault="00853189" w:rsidP="00853189">
      <w:pPr>
        <w:pStyle w:val="Heading1"/>
        <w:rPr>
          <w:lang w:val="en-GB"/>
        </w:rPr>
      </w:pPr>
      <w:bookmarkStart w:id="101" w:name="_Toc462179293"/>
      <w:r>
        <w:rPr>
          <w:lang w:val="en-GB"/>
        </w:rPr>
        <w:lastRenderedPageBreak/>
        <w:t xml:space="preserve">Appendix </w:t>
      </w:r>
      <w:proofErr w:type="gramStart"/>
      <w:r>
        <w:rPr>
          <w:lang w:val="en-GB"/>
        </w:rPr>
        <w:t>A</w:t>
      </w:r>
      <w:r w:rsidR="006670C8">
        <w:rPr>
          <w:lang w:val="en-GB"/>
        </w:rPr>
        <w:t xml:space="preserve"> :</w:t>
      </w:r>
      <w:proofErr w:type="gramEnd"/>
      <w:r w:rsidR="006670C8">
        <w:rPr>
          <w:lang w:val="en-GB"/>
        </w:rPr>
        <w:t xml:space="preserve"> Overarching PROPERTIES</w:t>
      </w:r>
      <w:bookmarkEnd w:id="101"/>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Intent: </w:t>
      </w: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are correct and complete with respect to the </w:t>
      </w: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 System needs and constraints expressed by the stakeholders.</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The record of the system needs and constraints as expressed by stakeholders.</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xml:space="preserve">:  A condition having an effect on the aircraft and/or its occupants, either direct or consequential, </w:t>
      </w:r>
      <w:proofErr w:type="gramStart"/>
      <w:r w:rsidRPr="008978F6">
        <w:rPr>
          <w:rFonts w:ascii="Calibri" w:hAnsi="Calibri"/>
          <w:color w:val="000000"/>
          <w:sz w:val="22"/>
          <w:szCs w:val="22"/>
          <w:lang w:val="en-US" w:eastAsia="en-GB"/>
        </w:rPr>
        <w:t>which is caused or contributed to by one or more failures or errors, considering flight phase and relevant adverse operational or environmental conditions or external events.</w:t>
      </w:r>
      <w:proofErr w:type="gramEnd"/>
      <w:r w:rsidRPr="008978F6">
        <w:rPr>
          <w:rFonts w:ascii="Calibri" w:hAnsi="Calibri"/>
          <w:color w:val="000000"/>
          <w:sz w:val="22"/>
          <w:szCs w:val="22"/>
          <w:lang w:val="en-US" w:eastAsia="en-GB"/>
        </w:rPr>
        <w:t xml:space="preserve">  (From ARP 4754A)</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proofErr w:type="gramStart"/>
      <w:r w:rsidRPr="008978F6">
        <w:rPr>
          <w:rFonts w:ascii="Calibri" w:hAnsi="Calibri"/>
          <w:color w:val="000000"/>
          <w:sz w:val="22"/>
          <w:szCs w:val="22"/>
          <w:lang w:val="en-US" w:eastAsia="en-GB"/>
        </w:rPr>
        <w:t>which must exist to allow Overarching Property satisfaction to be shown</w:t>
      </w:r>
      <w:proofErr w:type="gramEnd"/>
    </w:p>
    <w:p w:rsidR="008978F6" w:rsidRPr="008978F6" w:rsidRDefault="008978F6" w:rsidP="0094001A">
      <w:pPr>
        <w:numPr>
          <w:ilvl w:val="0"/>
          <w:numId w:val="37"/>
        </w:numPr>
        <w:spacing w:after="200" w:line="276" w:lineRule="auto"/>
        <w:contextualSpacing/>
        <w:rPr>
          <w:rFonts w:ascii="Calibri" w:hAnsi="Calibri"/>
          <w:color w:val="000000"/>
          <w:sz w:val="22"/>
          <w:szCs w:val="22"/>
          <w:lang w:val="en-US" w:eastAsia="en-GB"/>
        </w:rPr>
      </w:pPr>
      <w:proofErr w:type="gramStart"/>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exists</w:t>
      </w:r>
      <w:proofErr w:type="gramEnd"/>
      <w:r w:rsidRPr="008978F6">
        <w:rPr>
          <w:rFonts w:ascii="Calibri" w:hAnsi="Calibri"/>
          <w:color w:val="000000"/>
          <w:sz w:val="22"/>
          <w:szCs w:val="22"/>
          <w:lang w:val="en-US" w:eastAsia="en-GB"/>
        </w:rPr>
        <w:t>.</w:t>
      </w:r>
    </w:p>
    <w:p w:rsidR="008978F6" w:rsidRPr="008978F6" w:rsidRDefault="008978F6" w:rsidP="0094001A">
      <w:pPr>
        <w:numPr>
          <w:ilvl w:val="0"/>
          <w:numId w:val="37"/>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xml:space="preserve"> are defined for the aircraft systems.</w:t>
      </w:r>
    </w:p>
    <w:p w:rsidR="008978F6" w:rsidRPr="008978F6" w:rsidRDefault="008978F6" w:rsidP="008978F6">
      <w:pPr>
        <w:spacing w:after="200" w:line="276" w:lineRule="auto"/>
        <w:ind w:left="1260" w:hanging="360"/>
        <w:rPr>
          <w:rFonts w:ascii="Calibri" w:eastAsia="Calibri" w:hAnsi="Calibri"/>
          <w:sz w:val="22"/>
          <w:szCs w:val="22"/>
          <w:lang w:val="en-US" w:eastAsia="en-US"/>
        </w:rPr>
      </w:pPr>
      <w:r w:rsidRPr="008978F6">
        <w:rPr>
          <w:rFonts w:ascii="Calibri" w:eastAsia="Calibri" w:hAnsi="Calibri"/>
          <w:sz w:val="22"/>
          <w:szCs w:val="22"/>
          <w:lang w:val="en-US" w:eastAsia="en-US"/>
        </w:rPr>
        <w:t xml:space="preserve">DALs are assigned using the </w:t>
      </w:r>
      <w:r w:rsidRPr="008978F6">
        <w:rPr>
          <w:rFonts w:ascii="Calibri" w:hAnsi="Calibri"/>
          <w:i/>
          <w:color w:val="000000"/>
          <w:sz w:val="22"/>
          <w:szCs w:val="22"/>
          <w:u w:val="single"/>
          <w:lang w:val="en-US" w:eastAsia="en-GB"/>
        </w:rPr>
        <w:t>failure condition</w:t>
      </w:r>
      <w:r w:rsidRPr="008978F6">
        <w:rPr>
          <w:rFonts w:ascii="Calibri" w:eastAsia="Calibri" w:hAnsi="Calibri"/>
          <w:sz w:val="22"/>
          <w:szCs w:val="22"/>
          <w:lang w:val="en-US" w:eastAsia="en-US"/>
        </w:rPr>
        <w:t xml:space="preserve"> classifications.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a.</w:t>
      </w:r>
      <w:r w:rsidRPr="008978F6">
        <w:rPr>
          <w:rFonts w:ascii="Calibri" w:hAnsi="Calibri"/>
          <w:color w:val="000000"/>
          <w:sz w:val="22"/>
          <w:szCs w:val="22"/>
          <w:lang w:val="en-US" w:eastAsia="en-GB"/>
        </w:rPr>
        <w:tab/>
        <w:t xml:space="preserve">The process to satisfy this Overarching Property must be defined and conducted as defined. </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b.</w:t>
      </w:r>
      <w:r w:rsidRPr="008978F6">
        <w:rPr>
          <w:rFonts w:ascii="Calibri" w:hAnsi="Calibri"/>
          <w:color w:val="000000"/>
          <w:sz w:val="22"/>
          <w:szCs w:val="22"/>
          <w:lang w:val="en-US" w:eastAsia="en-GB"/>
        </w:rPr>
        <w:tab/>
        <w:t xml:space="preserve">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must address the </w:t>
      </w: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xml:space="preserve">. </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c.</w:t>
      </w:r>
      <w:r w:rsidRPr="008978F6">
        <w:rPr>
          <w:rFonts w:ascii="Calibri" w:hAnsi="Calibri"/>
          <w:color w:val="000000"/>
          <w:sz w:val="22"/>
          <w:szCs w:val="22"/>
          <w:lang w:val="en-US" w:eastAsia="en-GB"/>
        </w:rPr>
        <w:tab/>
        <w:t>Criteria for evaluating the artifacts are defined and shown to be satisfied individually and collectively.</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d.</w:t>
      </w:r>
      <w:r w:rsidRPr="008978F6">
        <w:rPr>
          <w:rFonts w:ascii="Calibri" w:hAnsi="Calibri"/>
          <w:color w:val="000000"/>
          <w:sz w:val="22"/>
          <w:szCs w:val="22"/>
          <w:lang w:val="en-US" w:eastAsia="en-GB"/>
        </w:rPr>
        <w:tab/>
        <w:t>All artifacts required to establish the Overarching Property are under configuration management and change control.</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proofErr w:type="gramStart"/>
      <w:r w:rsidRPr="008978F6">
        <w:rPr>
          <w:rFonts w:ascii="Calibri" w:hAnsi="Calibri"/>
          <w:color w:val="000000"/>
          <w:sz w:val="22"/>
          <w:szCs w:val="22"/>
          <w:lang w:val="en-US" w:eastAsia="en-GB"/>
        </w:rPr>
        <w:t>which need only be stated, not justified (if any</w:t>
      </w:r>
      <w:proofErr w:type="gramEnd"/>
      <w:r w:rsidRPr="008978F6">
        <w:rPr>
          <w:rFonts w:ascii="Calibri" w:hAnsi="Calibri"/>
          <w:color w:val="000000"/>
          <w:sz w:val="22"/>
          <w:szCs w:val="22"/>
          <w:lang w:val="en-US" w:eastAsia="en-GB"/>
        </w:rPr>
        <w:t>)</w:t>
      </w:r>
    </w:p>
    <w:p w:rsidR="008978F6" w:rsidRPr="008978F6" w:rsidRDefault="008978F6" w:rsidP="0094001A">
      <w:pPr>
        <w:numPr>
          <w:ilvl w:val="0"/>
          <w:numId w:val="44"/>
        </w:numPr>
        <w:spacing w:after="200" w:line="276" w:lineRule="auto"/>
        <w:ind w:left="1260"/>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Stakeholders have the system knowledge to express the </w:t>
      </w: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w:t>
      </w:r>
    </w:p>
    <w:p w:rsidR="008978F6" w:rsidRPr="008978F6" w:rsidRDefault="008978F6" w:rsidP="0094001A">
      <w:pPr>
        <w:numPr>
          <w:ilvl w:val="0"/>
          <w:numId w:val="44"/>
        </w:numPr>
        <w:spacing w:after="200" w:line="276" w:lineRule="auto"/>
        <w:ind w:left="1260"/>
        <w:contextualSpacing/>
        <w:rPr>
          <w:rFonts w:ascii="Calibri" w:eastAsia="Calibri" w:hAnsi="Calibri"/>
          <w:sz w:val="22"/>
          <w:szCs w:val="22"/>
          <w:lang w:val="en-US" w:eastAsia="en-US"/>
        </w:rPr>
      </w:pPr>
      <w:r w:rsidRPr="008978F6">
        <w:rPr>
          <w:rFonts w:ascii="Calibri" w:eastAsia="Calibri" w:hAnsi="Calibri"/>
          <w:sz w:val="22"/>
          <w:szCs w:val="22"/>
          <w:lang w:val="en-US" w:eastAsia="en-US"/>
        </w:rPr>
        <w:t>Performing system safety assessments is not covered by these Overarching Properties.</w:t>
      </w:r>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br w:type="page"/>
      </w:r>
      <w:r w:rsidRPr="008978F6">
        <w:rPr>
          <w:rFonts w:ascii="Calibri" w:hAnsi="Calibri"/>
          <w:b/>
          <w:color w:val="000000"/>
          <w:sz w:val="36"/>
          <w:szCs w:val="22"/>
          <w:lang w:val="en-US" w:eastAsia="en-GB"/>
        </w:rPr>
        <w:lastRenderedPageBreak/>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Correctness: </w:t>
      </w: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is correct with respect to its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under </w:t>
      </w:r>
      <w:r w:rsidRPr="008978F6">
        <w:rPr>
          <w:rFonts w:ascii="Calibri" w:hAnsi="Calibri"/>
          <w:i/>
          <w:color w:val="000000"/>
          <w:sz w:val="22"/>
          <w:szCs w:val="22"/>
          <w:u w:val="single"/>
          <w:lang w:val="en-US" w:eastAsia="en-GB"/>
        </w:rPr>
        <w:t>foreseeable operating conditions</w:t>
      </w:r>
      <w:r w:rsidRPr="008978F6">
        <w:rPr>
          <w:rFonts w:ascii="Calibri" w:hAnsi="Calibri"/>
          <w:color w:val="000000"/>
          <w:sz w:val="22"/>
          <w:szCs w:val="22"/>
          <w:lang w:val="en-US" w:eastAsia="en-GB"/>
        </w:rPr>
        <w:t>.</w:t>
      </w:r>
      <w:bookmarkStart w:id="102" w:name="_GoBack"/>
      <w:bookmarkEnd w:id="102"/>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Item or collection of items contributing to system realization, for which acceptance or approval is being sought; item (from ARP 4754A) is a hardware or software element having bounded and well defined interfaces.</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The record of the system needs and constraints as expressed by stakeholders. </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Foreseeable operating conditions</w:t>
      </w:r>
      <w:r w:rsidRPr="008978F6">
        <w:rPr>
          <w:rFonts w:ascii="Calibri" w:hAnsi="Calibri"/>
          <w:color w:val="000000"/>
          <w:sz w:val="22"/>
          <w:szCs w:val="22"/>
          <w:lang w:val="en-US" w:eastAsia="en-GB"/>
        </w:rPr>
        <w:t>: External and internal conditions in which the system is used, encompassing all known normal and abnormal conditions.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proofErr w:type="gramStart"/>
      <w:r w:rsidRPr="008978F6">
        <w:rPr>
          <w:rFonts w:ascii="Calibri" w:hAnsi="Calibri"/>
          <w:color w:val="000000"/>
          <w:sz w:val="22"/>
          <w:szCs w:val="22"/>
          <w:lang w:val="en-US" w:eastAsia="en-GB"/>
        </w:rPr>
        <w:t>which must exist to allow Overarching Property satisfaction to be shown</w:t>
      </w:r>
      <w:proofErr w:type="gramEnd"/>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proofErr w:type="gramStart"/>
      <w:r w:rsidRPr="008978F6">
        <w:rPr>
          <w:rFonts w:ascii="Calibri" w:hAnsi="Calibri"/>
          <w:i/>
          <w:color w:val="000000"/>
          <w:sz w:val="22"/>
          <w:szCs w:val="22"/>
          <w:u w:val="single"/>
          <w:lang w:val="en-US" w:eastAsia="en-GB"/>
        </w:rPr>
        <w:t>Defined intended functions</w:t>
      </w:r>
      <w:r w:rsidRPr="008978F6">
        <w:rPr>
          <w:rFonts w:ascii="Calibri" w:eastAsia="Calibri" w:hAnsi="Calibri"/>
          <w:sz w:val="22"/>
          <w:szCs w:val="22"/>
          <w:lang w:val="en-US" w:eastAsia="en-US"/>
        </w:rPr>
        <w:t xml:space="preserve"> exists</w:t>
      </w:r>
      <w:proofErr w:type="gramEnd"/>
      <w:r w:rsidRPr="008978F6">
        <w:rPr>
          <w:rFonts w:ascii="Calibri" w:eastAsia="Calibri" w:hAnsi="Calibri"/>
          <w:sz w:val="22"/>
          <w:szCs w:val="22"/>
          <w:lang w:val="en-US" w:eastAsia="en-US"/>
        </w:rPr>
        <w:t>.</w:t>
      </w:r>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w:t>
      </w:r>
      <w:r w:rsidRPr="008978F6">
        <w:rPr>
          <w:rFonts w:ascii="Calibri" w:hAnsi="Calibri"/>
          <w:i/>
          <w:color w:val="000000"/>
          <w:sz w:val="22"/>
          <w:szCs w:val="22"/>
          <w:u w:val="single"/>
          <w:lang w:val="en-US" w:eastAsia="en-GB"/>
        </w:rPr>
        <w:t>implementation</w:t>
      </w:r>
      <w:r w:rsidRPr="008978F6">
        <w:rPr>
          <w:rFonts w:ascii="Calibri" w:eastAsia="Calibri" w:hAnsi="Calibri"/>
          <w:sz w:val="22"/>
          <w:szCs w:val="22"/>
          <w:lang w:val="en-US" w:eastAsia="en-US"/>
        </w:rPr>
        <w:t xml:space="preserve"> of the functions exists.</w:t>
      </w:r>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record of the </w:t>
      </w:r>
      <w:r w:rsidRPr="008978F6">
        <w:rPr>
          <w:rFonts w:ascii="Calibri" w:hAnsi="Calibri"/>
          <w:i/>
          <w:color w:val="000000"/>
          <w:sz w:val="22"/>
          <w:szCs w:val="22"/>
          <w:u w:val="single"/>
          <w:lang w:val="en-US" w:eastAsia="en-GB"/>
        </w:rPr>
        <w:t>foreseeable operating conditions</w:t>
      </w:r>
      <w:r w:rsidRPr="008978F6">
        <w:rPr>
          <w:rFonts w:ascii="Calibri" w:eastAsia="Calibri" w:hAnsi="Calibri"/>
          <w:sz w:val="22"/>
          <w:szCs w:val="22"/>
          <w:lang w:val="en-US" w:eastAsia="en-US"/>
        </w:rPr>
        <w:t xml:space="preserve"> exists.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The process to satisfy this Overarching Property must be defined and conducted as defined.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When tiers of decomposition are used, the means of showing correctness among the tiers and to 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must be defined and conducted as defined.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must be correct when functioning as part of the integrated system or in environment(s) representative of the integrated system.</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Criteria for evaluating the artifacts are defined and shown to be satisfied individually and collectively.</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artifacts required to establish the Overarching Property are under configuration management and change control.</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design and manufacturing data to support consistent replication of the type design and instructions for continued airworthiness must be established.</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proofErr w:type="gramStart"/>
      <w:r w:rsidRPr="008978F6">
        <w:rPr>
          <w:rFonts w:ascii="Calibri" w:hAnsi="Calibri"/>
          <w:color w:val="000000"/>
          <w:sz w:val="22"/>
          <w:szCs w:val="22"/>
          <w:lang w:val="en-US" w:eastAsia="en-GB"/>
        </w:rPr>
        <w:t>which need only be stated, not justified (if any</w:t>
      </w:r>
      <w:proofErr w:type="gramEnd"/>
      <w:r w:rsidRPr="008978F6">
        <w:rPr>
          <w:rFonts w:ascii="Calibri" w:hAnsi="Calibri"/>
          <w:color w:val="000000"/>
          <w:sz w:val="22"/>
          <w:szCs w:val="22"/>
          <w:lang w:val="en-US" w:eastAsia="en-GB"/>
        </w:rPr>
        <w:t>)</w:t>
      </w:r>
    </w:p>
    <w:p w:rsidR="008978F6" w:rsidRPr="008978F6" w:rsidRDefault="008978F6" w:rsidP="008978F6">
      <w:pPr>
        <w:spacing w:after="200" w:line="276" w:lineRule="auto"/>
        <w:ind w:left="1260" w:hanging="360"/>
        <w:rPr>
          <w:rFonts w:ascii="Calibri" w:eastAsia="Calibri" w:hAnsi="Calibri"/>
          <w:sz w:val="22"/>
          <w:szCs w:val="22"/>
          <w:lang w:val="en-US" w:eastAsia="en-US"/>
        </w:rPr>
      </w:pPr>
      <w:proofErr w:type="gramStart"/>
      <w:r w:rsidRPr="008978F6">
        <w:rPr>
          <w:rFonts w:ascii="Calibri" w:eastAsia="Calibri" w:hAnsi="Calibri"/>
          <w:sz w:val="22"/>
          <w:szCs w:val="22"/>
          <w:lang w:val="en-US" w:eastAsia="en-US"/>
        </w:rPr>
        <w:t>None.</w:t>
      </w:r>
      <w:proofErr w:type="gramEnd"/>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Necessity: </w:t>
      </w:r>
      <w:r w:rsidRPr="008978F6">
        <w:rPr>
          <w:rFonts w:ascii="Calibri" w:hAnsi="Calibri"/>
          <w:color w:val="000000"/>
          <w:sz w:val="22"/>
          <w:szCs w:val="22"/>
          <w:lang w:val="en-US" w:eastAsia="en-GB"/>
        </w:rPr>
        <w:t xml:space="preserve">All of 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is either required by 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or is without </w:t>
      </w:r>
      <w:r w:rsidRPr="008978F6">
        <w:rPr>
          <w:rFonts w:ascii="Calibri" w:hAnsi="Calibri"/>
          <w:i/>
          <w:color w:val="000000"/>
          <w:sz w:val="22"/>
          <w:szCs w:val="22"/>
          <w:u w:val="single"/>
          <w:lang w:val="en-US" w:eastAsia="en-GB"/>
        </w:rPr>
        <w:t>unacceptable safety impact</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lastRenderedPageBreak/>
        <w:t>Unacceptable Safety Impact</w:t>
      </w:r>
      <w:r w:rsidRPr="008978F6">
        <w:rPr>
          <w:rFonts w:ascii="Calibri" w:hAnsi="Calibri"/>
          <w:color w:val="000000"/>
          <w:sz w:val="22"/>
          <w:szCs w:val="22"/>
          <w:lang w:val="en-US" w:eastAsia="en-GB"/>
        </w:rPr>
        <w:t>: The impact effect does compromise the system safety assessment.</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The record of the system needs and constraints as expressed by stakeholders. </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Item or collection of items contributing to system realization, for which acceptance or approval is being sought; item (from ARP 4754A) is a hardware or software element having bounded and well defined interfaces.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proofErr w:type="gramStart"/>
      <w:r w:rsidRPr="008978F6">
        <w:rPr>
          <w:rFonts w:ascii="Calibri" w:hAnsi="Calibri"/>
          <w:color w:val="000000"/>
          <w:sz w:val="22"/>
          <w:szCs w:val="22"/>
          <w:lang w:val="en-US" w:eastAsia="en-GB"/>
        </w:rPr>
        <w:t>which must exist to allow Overarching Property satisfaction to be shown</w:t>
      </w:r>
      <w:proofErr w:type="gramEnd"/>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proofErr w:type="gramStart"/>
      <w:r w:rsidRPr="008978F6">
        <w:rPr>
          <w:rFonts w:ascii="Calibri" w:hAnsi="Calibri"/>
          <w:i/>
          <w:color w:val="000000"/>
          <w:sz w:val="22"/>
          <w:szCs w:val="22"/>
          <w:u w:val="single"/>
          <w:lang w:val="en-US" w:eastAsia="en-GB"/>
        </w:rPr>
        <w:t>Defined intended functions</w:t>
      </w:r>
      <w:r w:rsidRPr="008978F6">
        <w:rPr>
          <w:rFonts w:ascii="Calibri" w:eastAsia="Calibri" w:hAnsi="Calibri"/>
          <w:sz w:val="22"/>
          <w:szCs w:val="22"/>
          <w:lang w:val="en-US" w:eastAsia="en-US"/>
        </w:rPr>
        <w:t xml:space="preserve"> exists</w:t>
      </w:r>
      <w:proofErr w:type="gramEnd"/>
      <w:r w:rsidRPr="008978F6">
        <w:rPr>
          <w:rFonts w:ascii="Calibri" w:eastAsia="Calibri" w:hAnsi="Calibri"/>
          <w:sz w:val="22"/>
          <w:szCs w:val="22"/>
          <w:lang w:val="en-US" w:eastAsia="en-US"/>
        </w:rPr>
        <w:t>.</w:t>
      </w:r>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w:t>
      </w:r>
      <w:r w:rsidRPr="008978F6">
        <w:rPr>
          <w:rFonts w:ascii="Calibri" w:hAnsi="Calibri"/>
          <w:i/>
          <w:color w:val="000000"/>
          <w:sz w:val="22"/>
          <w:szCs w:val="22"/>
          <w:u w:val="single"/>
          <w:lang w:val="en-US" w:eastAsia="en-GB"/>
        </w:rPr>
        <w:t>implementation</w:t>
      </w:r>
      <w:r w:rsidRPr="008978F6">
        <w:rPr>
          <w:rFonts w:ascii="Calibri" w:eastAsia="Calibri" w:hAnsi="Calibri"/>
          <w:sz w:val="22"/>
          <w:szCs w:val="22"/>
          <w:lang w:val="en-US" w:eastAsia="en-US"/>
        </w:rPr>
        <w:t xml:space="preserve"> or a representation of the implementation exists.</w:t>
      </w:r>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The system safety assessment exists.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The process to satisfy this Overarching Property must be defined and conducted as defined.</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The system safety assessment must address all of the implementation. </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Criteria for evaluating the artifacts are defined and shown to be satisfied individually and collectively.</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artifacts required to establish the Overarching Property are under configuration management and change control.</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proofErr w:type="gramStart"/>
      <w:r w:rsidRPr="008978F6">
        <w:rPr>
          <w:rFonts w:ascii="Calibri" w:hAnsi="Calibri"/>
          <w:color w:val="000000"/>
          <w:sz w:val="22"/>
          <w:szCs w:val="22"/>
          <w:lang w:val="en-US" w:eastAsia="en-GB"/>
        </w:rPr>
        <w:t>which need only be stated, not justified (if any</w:t>
      </w:r>
      <w:proofErr w:type="gramEnd"/>
      <w:r w:rsidRPr="008978F6">
        <w:rPr>
          <w:rFonts w:ascii="Calibri" w:hAnsi="Calibri"/>
          <w:color w:val="000000"/>
          <w:sz w:val="22"/>
          <w:szCs w:val="22"/>
          <w:lang w:val="en-US" w:eastAsia="en-GB"/>
        </w:rPr>
        <w:t>)</w:t>
      </w:r>
    </w:p>
    <w:p w:rsidR="008978F6" w:rsidRPr="008978F6" w:rsidRDefault="008978F6" w:rsidP="0094001A">
      <w:pPr>
        <w:numPr>
          <w:ilvl w:val="0"/>
          <w:numId w:val="43"/>
        </w:numPr>
        <w:spacing w:after="200" w:line="276" w:lineRule="auto"/>
        <w:ind w:left="1260"/>
        <w:contextualSpacing/>
        <w:rPr>
          <w:rFonts w:ascii="Calibri" w:eastAsia="Calibri" w:hAnsi="Calibri"/>
          <w:sz w:val="22"/>
          <w:szCs w:val="22"/>
          <w:lang w:val="en-US" w:eastAsia="en-US"/>
        </w:rPr>
      </w:pPr>
      <w:r w:rsidRPr="008978F6">
        <w:rPr>
          <w:rFonts w:ascii="Calibri" w:eastAsia="Calibri" w:hAnsi="Calibri"/>
          <w:sz w:val="22"/>
          <w:szCs w:val="22"/>
          <w:lang w:val="en-US" w:eastAsia="en-US"/>
        </w:rPr>
        <w:t>For a TSOA appliance there may not be a complete system safety assessment for the final installation at the appliance level.</w:t>
      </w:r>
    </w:p>
    <w:p w:rsidR="00853189" w:rsidRPr="008978F6" w:rsidRDefault="00853189" w:rsidP="008978F6">
      <w:pPr>
        <w:pStyle w:val="Corps"/>
        <w:rPr>
          <w:lang w:val="en-US"/>
        </w:rPr>
      </w:pPr>
    </w:p>
    <w:sectPr w:rsidR="00853189" w:rsidRPr="008978F6" w:rsidSect="004963A4">
      <w:footerReference w:type="default" r:id="rId36"/>
      <w:type w:val="continuous"/>
      <w:pgSz w:w="11906" w:h="16838" w:code="9"/>
      <w:pgMar w:top="1134" w:right="1134" w:bottom="1134" w:left="1134" w:header="851" w:footer="567"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26D" w:rsidRDefault="00E7526D">
      <w:r>
        <w:separator/>
      </w:r>
    </w:p>
  </w:endnote>
  <w:endnote w:type="continuationSeparator" w:id="0">
    <w:p w:rsidR="00E7526D" w:rsidRDefault="00E75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3259"/>
      <w:gridCol w:w="5742"/>
      <w:gridCol w:w="776"/>
    </w:tblGrid>
    <w:tr w:rsidR="00E7526D">
      <w:tc>
        <w:tcPr>
          <w:tcW w:w="3259" w:type="dxa"/>
        </w:tcPr>
        <w:p w:rsidR="00E7526D" w:rsidRDefault="00E7526D">
          <w:pPr>
            <w:pStyle w:val="ZGaucheGras"/>
          </w:pPr>
          <w:r>
            <w:fldChar w:fldCharType="begin"/>
          </w:r>
          <w:r>
            <w:instrText xml:space="preserve"> STYLEREF "Z_Etat_doc" \* MERGEFORMAT </w:instrText>
          </w:r>
          <w:r>
            <w:fldChar w:fldCharType="end"/>
          </w:r>
        </w:p>
      </w:tc>
      <w:tc>
        <w:tcPr>
          <w:tcW w:w="5742" w:type="dxa"/>
        </w:tcPr>
        <w:p w:rsidR="00E7526D" w:rsidRDefault="00E7526D">
          <w:pPr>
            <w:pStyle w:val="ZDroiteGras"/>
            <w:framePr w:wrap="around"/>
          </w:pPr>
        </w:p>
      </w:tc>
      <w:tc>
        <w:tcPr>
          <w:tcW w:w="776" w:type="dxa"/>
        </w:tcPr>
        <w:p w:rsidR="00E7526D" w:rsidRDefault="00E7526D">
          <w:pPr>
            <w:pStyle w:val="Normalarial"/>
            <w:jc w:val="right"/>
          </w:pPr>
          <w:r>
            <w:fldChar w:fldCharType="begin"/>
          </w:r>
          <w:r>
            <w:instrText xml:space="preserve"> PAGE  \* MERGEFORMAT </w:instrText>
          </w:r>
          <w:r>
            <w:fldChar w:fldCharType="separate"/>
          </w:r>
          <w:r w:rsidR="00630D11">
            <w:rPr>
              <w:noProof/>
            </w:rPr>
            <w:t>2</w:t>
          </w:r>
          <w:r>
            <w:rPr>
              <w:noProof/>
            </w:rPr>
            <w:fldChar w:fldCharType="end"/>
          </w:r>
        </w:p>
      </w:tc>
    </w:tr>
  </w:tbl>
  <w:p w:rsidR="00E7526D" w:rsidRDefault="00E7526D">
    <w:pPr>
      <w:pStyle w:val="Normalarial"/>
    </w:pPr>
  </w:p>
  <w:tbl>
    <w:tblPr>
      <w:tblW w:w="0" w:type="auto"/>
      <w:tblLayout w:type="fixed"/>
      <w:tblCellMar>
        <w:left w:w="70" w:type="dxa"/>
        <w:right w:w="70" w:type="dxa"/>
      </w:tblCellMar>
      <w:tblLook w:val="0000" w:firstRow="0" w:lastRow="0" w:firstColumn="0" w:lastColumn="0" w:noHBand="0" w:noVBand="0"/>
    </w:tblPr>
    <w:tblGrid>
      <w:gridCol w:w="9777"/>
    </w:tblGrid>
    <w:tr w:rsidR="00E7526D">
      <w:trPr>
        <w:cantSplit/>
      </w:trPr>
      <w:tc>
        <w:tcPr>
          <w:tcW w:w="9777" w:type="dxa"/>
        </w:tcPr>
        <w:p w:rsidR="00E7526D" w:rsidRPr="002477D0" w:rsidRDefault="00E7526D">
          <w:pPr>
            <w:pStyle w:val="ZCentre37"/>
            <w:rPr>
              <w:lang w:val="en-US"/>
            </w:rPr>
          </w:pPr>
          <w:r w:rsidRPr="002477D0">
            <w:rPr>
              <w:lang w:val="en-US"/>
            </w:rPr>
            <w:t xml:space="preserve">This document is the intellectual property of </w:t>
          </w:r>
          <w:r>
            <w:fldChar w:fldCharType="begin"/>
          </w:r>
          <w:r w:rsidRPr="00043C1E">
            <w:rPr>
              <w:lang w:val="en-US"/>
            </w:rPr>
            <w:instrText xml:space="preserve"> REF S_Societes  \* MERGEFORMAT </w:instrText>
          </w:r>
          <w:r>
            <w:fldChar w:fldCharType="separate"/>
          </w:r>
          <w:r w:rsidRPr="000B76E5">
            <w:rPr>
              <w:lang w:val="en-US"/>
            </w:rPr>
            <w:t>RESSAC members</w:t>
          </w:r>
          <w:r>
            <w:rPr>
              <w:lang w:val="en-US"/>
            </w:rPr>
            <w:fldChar w:fldCharType="end"/>
          </w:r>
          <w:r w:rsidRPr="002477D0">
            <w:rPr>
              <w:lang w:val="en-US"/>
            </w:rPr>
            <w:t>. It may not be used, reproduced, modified or disclosed without its authorization.</w:t>
          </w:r>
        </w:p>
        <w:p w:rsidR="00E7526D" w:rsidRDefault="00E7526D">
          <w:pPr>
            <w:pStyle w:val="ZCentre37"/>
          </w:pPr>
          <w:r>
            <w:fldChar w:fldCharType="begin"/>
          </w:r>
          <w:r>
            <w:instrText xml:space="preserve"> REF S_Societes  \* MERGEFORMAT </w:instrText>
          </w:r>
          <w:r>
            <w:fldChar w:fldCharType="separate"/>
          </w:r>
          <w:r w:rsidRPr="000B76E5">
            <w:t xml:space="preserve">RESSAC </w:t>
          </w:r>
          <w:proofErr w:type="spellStart"/>
          <w:r w:rsidRPr="000B76E5">
            <w:t>members</w:t>
          </w:r>
          <w:proofErr w:type="spellEnd"/>
          <w:r>
            <w:fldChar w:fldCharType="end"/>
          </w:r>
          <w:r>
            <w:t xml:space="preserve"> </w:t>
          </w:r>
          <w:proofErr w:type="spellStart"/>
          <w:r>
            <w:t>Proprietary</w:t>
          </w:r>
          <w:proofErr w:type="spellEnd"/>
          <w:r>
            <w:t xml:space="preserve"> Data.</w:t>
          </w:r>
        </w:p>
      </w:tc>
    </w:tr>
  </w:tbl>
  <w:p w:rsidR="00E7526D" w:rsidRDefault="00E7526D">
    <w:pPr>
      <w:pStyle w:val="Normalaria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3259"/>
      <w:gridCol w:w="5742"/>
      <w:gridCol w:w="776"/>
    </w:tblGrid>
    <w:tr w:rsidR="00E7526D">
      <w:tc>
        <w:tcPr>
          <w:tcW w:w="3259" w:type="dxa"/>
        </w:tcPr>
        <w:p w:rsidR="00E7526D" w:rsidRDefault="00E7526D">
          <w:pPr>
            <w:pStyle w:val="ZGaucheGras"/>
          </w:pPr>
          <w:r>
            <w:fldChar w:fldCharType="begin"/>
          </w:r>
          <w:r>
            <w:instrText xml:space="preserve"> STYLEREF "Z_Etat_doc" \* MERGEFORMAT </w:instrText>
          </w:r>
          <w:r>
            <w:fldChar w:fldCharType="end"/>
          </w:r>
        </w:p>
      </w:tc>
      <w:tc>
        <w:tcPr>
          <w:tcW w:w="5742" w:type="dxa"/>
        </w:tcPr>
        <w:p w:rsidR="00E7526D" w:rsidRDefault="00E7526D">
          <w:pPr>
            <w:pStyle w:val="ZDroiteGras"/>
            <w:framePr w:wrap="around"/>
          </w:pPr>
          <w:r>
            <w:t>TABLE DES MATIÈRES</w:t>
          </w:r>
        </w:p>
      </w:tc>
      <w:tc>
        <w:tcPr>
          <w:tcW w:w="776" w:type="dxa"/>
        </w:tcPr>
        <w:p w:rsidR="00E7526D" w:rsidRDefault="00E7526D">
          <w:pPr>
            <w:pStyle w:val="Normalarial"/>
            <w:jc w:val="right"/>
          </w:pPr>
          <w:r>
            <w:fldChar w:fldCharType="begin"/>
          </w:r>
          <w:r>
            <w:instrText xml:space="preserve"> PAGE  \* MERGEFORMAT </w:instrText>
          </w:r>
          <w:r>
            <w:fldChar w:fldCharType="separate"/>
          </w:r>
          <w:r w:rsidR="00630D11">
            <w:rPr>
              <w:noProof/>
            </w:rPr>
            <w:t>4</w:t>
          </w:r>
          <w:r>
            <w:rPr>
              <w:noProof/>
            </w:rPr>
            <w:fldChar w:fldCharType="end"/>
          </w:r>
        </w:p>
      </w:tc>
    </w:tr>
  </w:tbl>
  <w:p w:rsidR="00E7526D" w:rsidRDefault="00E7526D">
    <w:pPr>
      <w:pStyle w:val="Normalarial"/>
    </w:pPr>
  </w:p>
  <w:tbl>
    <w:tblPr>
      <w:tblW w:w="0" w:type="auto"/>
      <w:tblLayout w:type="fixed"/>
      <w:tblCellMar>
        <w:left w:w="70" w:type="dxa"/>
        <w:right w:w="70" w:type="dxa"/>
      </w:tblCellMar>
      <w:tblLook w:val="0000" w:firstRow="0" w:lastRow="0" w:firstColumn="0" w:lastColumn="0" w:noHBand="0" w:noVBand="0"/>
    </w:tblPr>
    <w:tblGrid>
      <w:gridCol w:w="9777"/>
    </w:tblGrid>
    <w:tr w:rsidR="00E7526D">
      <w:trPr>
        <w:cantSplit/>
      </w:trPr>
      <w:tc>
        <w:tcPr>
          <w:tcW w:w="9777" w:type="dxa"/>
        </w:tcPr>
        <w:p w:rsidR="00E7526D" w:rsidRPr="002477D0" w:rsidRDefault="00E7526D">
          <w:pPr>
            <w:pStyle w:val="ZCentre37"/>
            <w:rPr>
              <w:lang w:val="en-US"/>
            </w:rPr>
          </w:pPr>
          <w:r w:rsidRPr="002477D0">
            <w:rPr>
              <w:lang w:val="en-US"/>
            </w:rPr>
            <w:t xml:space="preserve">This document is the intellectual property of </w:t>
          </w:r>
          <w:r>
            <w:fldChar w:fldCharType="begin"/>
          </w:r>
          <w:r w:rsidRPr="00043C1E">
            <w:rPr>
              <w:lang w:val="en-US"/>
            </w:rPr>
            <w:instrText xml:space="preserve"> REF S_Societes  \* MERGEFORMAT </w:instrText>
          </w:r>
          <w:r>
            <w:fldChar w:fldCharType="separate"/>
          </w:r>
          <w:r w:rsidRPr="000B76E5">
            <w:rPr>
              <w:lang w:val="en-US"/>
            </w:rPr>
            <w:t>RESSAC members</w:t>
          </w:r>
          <w:r>
            <w:rPr>
              <w:lang w:val="en-US"/>
            </w:rPr>
            <w:fldChar w:fldCharType="end"/>
          </w:r>
          <w:r w:rsidRPr="002477D0">
            <w:rPr>
              <w:lang w:val="en-US"/>
            </w:rPr>
            <w:t>. It may not be used, reproduced, modified or disclosed without its authorization.</w:t>
          </w:r>
        </w:p>
        <w:p w:rsidR="00E7526D" w:rsidRDefault="00E7526D">
          <w:pPr>
            <w:pStyle w:val="ZCentre37"/>
          </w:pPr>
          <w:r>
            <w:fldChar w:fldCharType="begin"/>
          </w:r>
          <w:r>
            <w:instrText xml:space="preserve"> REF S_Societes  \* MERGEFORMAT </w:instrText>
          </w:r>
          <w:r>
            <w:fldChar w:fldCharType="separate"/>
          </w:r>
          <w:r w:rsidRPr="000B76E5">
            <w:t xml:space="preserve">RESSAC </w:t>
          </w:r>
          <w:proofErr w:type="spellStart"/>
          <w:r w:rsidRPr="000B76E5">
            <w:t>members</w:t>
          </w:r>
          <w:proofErr w:type="spellEnd"/>
          <w:r>
            <w:fldChar w:fldCharType="end"/>
          </w:r>
          <w:r>
            <w:t xml:space="preserve"> </w:t>
          </w:r>
          <w:proofErr w:type="spellStart"/>
          <w:r>
            <w:t>Proprietary</w:t>
          </w:r>
          <w:proofErr w:type="spellEnd"/>
          <w:r>
            <w:t xml:space="preserve"> Data.</w:t>
          </w:r>
        </w:p>
      </w:tc>
    </w:tr>
  </w:tbl>
  <w:p w:rsidR="00E7526D" w:rsidRDefault="00E7526D">
    <w:pPr>
      <w:pStyle w:val="Normalaria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26D" w:rsidRDefault="00E7526D">
    <w:pPr>
      <w:pStyle w:val="Normalaria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26D" w:rsidRDefault="00E7526D">
      <w:r>
        <w:separator/>
      </w:r>
    </w:p>
  </w:footnote>
  <w:footnote w:type="continuationSeparator" w:id="0">
    <w:p w:rsidR="00E7526D" w:rsidRDefault="00E7526D">
      <w:r>
        <w:continuationSeparator/>
      </w:r>
    </w:p>
  </w:footnote>
  <w:footnote w:id="1">
    <w:p w:rsidR="00E7526D" w:rsidRPr="00177186" w:rsidRDefault="00E7526D">
      <w:pPr>
        <w:pStyle w:val="FootnoteText"/>
        <w:rPr>
          <w:lang w:val="en-US"/>
        </w:rPr>
      </w:pPr>
      <w:r>
        <w:rPr>
          <w:rStyle w:val="FootnoteReference"/>
        </w:rPr>
        <w:footnoteRef/>
      </w:r>
      <w:r w:rsidRPr="00177186">
        <w:rPr>
          <w:lang w:val="en-US"/>
        </w:rPr>
        <w:t xml:space="preserve"> Development here includes verification and validation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1629"/>
      <w:gridCol w:w="1630"/>
      <w:gridCol w:w="1973"/>
      <w:gridCol w:w="2268"/>
      <w:gridCol w:w="709"/>
      <w:gridCol w:w="1559"/>
      <w:gridCol w:w="10"/>
    </w:tblGrid>
    <w:tr w:rsidR="00E7526D">
      <w:trPr>
        <w:trHeight w:hRule="exact" w:val="240"/>
      </w:trPr>
      <w:tc>
        <w:tcPr>
          <w:tcW w:w="9778" w:type="dxa"/>
          <w:gridSpan w:val="7"/>
        </w:tcPr>
        <w:p w:rsidR="00E7526D" w:rsidRDefault="00E7526D">
          <w:pPr>
            <w:pStyle w:val="ZCentreGras"/>
          </w:pPr>
          <w:fldSimple w:instr=" STYLEREF Z_Doc_protection \* MERGEFORMAT ">
            <w:r w:rsidR="00630D11">
              <w:rPr>
                <w:noProof/>
              </w:rPr>
              <w:t>UNCLASSIFIED</w:t>
            </w:r>
          </w:fldSimple>
        </w:p>
      </w:tc>
    </w:tr>
    <w:tr w:rsidR="00E7526D">
      <w:trPr>
        <w:gridAfter w:val="1"/>
        <w:wAfter w:w="10" w:type="dxa"/>
        <w:trHeight w:hRule="exact" w:val="240"/>
      </w:trPr>
      <w:tc>
        <w:tcPr>
          <w:tcW w:w="1629" w:type="dxa"/>
        </w:tcPr>
        <w:p w:rsidR="00E7526D" w:rsidRDefault="00E7526D">
          <w:pPr>
            <w:pStyle w:val="Normalarial"/>
            <w:jc w:val="center"/>
            <w:rPr>
              <w:sz w:val="16"/>
            </w:rPr>
          </w:pPr>
        </w:p>
      </w:tc>
      <w:tc>
        <w:tcPr>
          <w:tcW w:w="1630" w:type="dxa"/>
        </w:tcPr>
        <w:p w:rsidR="00E7526D" w:rsidRDefault="00E7526D">
          <w:pPr>
            <w:pStyle w:val="Normalarial"/>
            <w:jc w:val="center"/>
            <w:rPr>
              <w:sz w:val="16"/>
            </w:rPr>
          </w:pPr>
        </w:p>
      </w:tc>
      <w:tc>
        <w:tcPr>
          <w:tcW w:w="1973" w:type="dxa"/>
        </w:tcPr>
        <w:p w:rsidR="00E7526D" w:rsidRDefault="00E7526D">
          <w:pPr>
            <w:pStyle w:val="Normalarial"/>
            <w:jc w:val="center"/>
            <w:rPr>
              <w:sz w:val="16"/>
            </w:rPr>
          </w:pPr>
        </w:p>
      </w:tc>
      <w:tc>
        <w:tcPr>
          <w:tcW w:w="2268" w:type="dxa"/>
        </w:tcPr>
        <w:p w:rsidR="00E7526D" w:rsidRDefault="00E7526D">
          <w:pPr>
            <w:pStyle w:val="Normalarial"/>
            <w:jc w:val="center"/>
            <w:rPr>
              <w:sz w:val="16"/>
            </w:rPr>
          </w:pPr>
          <w:r>
            <w:rPr>
              <w:sz w:val="16"/>
            </w:rPr>
            <w:t>REFERENCE</w:t>
          </w:r>
        </w:p>
      </w:tc>
      <w:tc>
        <w:tcPr>
          <w:tcW w:w="709" w:type="dxa"/>
        </w:tcPr>
        <w:p w:rsidR="00E7526D" w:rsidRDefault="00E7526D">
          <w:pPr>
            <w:pStyle w:val="Normalarial"/>
            <w:jc w:val="center"/>
            <w:rPr>
              <w:sz w:val="16"/>
            </w:rPr>
          </w:pPr>
          <w:r>
            <w:rPr>
              <w:sz w:val="16"/>
            </w:rPr>
            <w:t>ISSUE</w:t>
          </w:r>
        </w:p>
      </w:tc>
      <w:tc>
        <w:tcPr>
          <w:tcW w:w="1559" w:type="dxa"/>
        </w:tcPr>
        <w:p w:rsidR="00E7526D" w:rsidRDefault="00E7526D">
          <w:pPr>
            <w:pStyle w:val="Normalarial"/>
            <w:jc w:val="center"/>
            <w:rPr>
              <w:sz w:val="16"/>
            </w:rPr>
          </w:pPr>
          <w:r>
            <w:rPr>
              <w:sz w:val="16"/>
            </w:rPr>
            <w:t>DATE</w:t>
          </w:r>
        </w:p>
      </w:tc>
    </w:tr>
    <w:tr w:rsidR="00E7526D">
      <w:trPr>
        <w:gridAfter w:val="1"/>
        <w:wAfter w:w="10" w:type="dxa"/>
        <w:trHeight w:hRule="exact" w:val="240"/>
      </w:trPr>
      <w:tc>
        <w:tcPr>
          <w:tcW w:w="1629" w:type="dxa"/>
          <w:tcBorders>
            <w:bottom w:val="nil"/>
          </w:tcBorders>
        </w:tcPr>
        <w:p w:rsidR="00E7526D" w:rsidRDefault="00E7526D">
          <w:pPr>
            <w:pStyle w:val="Normalarial"/>
            <w:jc w:val="center"/>
          </w:pPr>
        </w:p>
      </w:tc>
      <w:tc>
        <w:tcPr>
          <w:tcW w:w="1630" w:type="dxa"/>
          <w:tcBorders>
            <w:bottom w:val="nil"/>
          </w:tcBorders>
        </w:tcPr>
        <w:p w:rsidR="00E7526D" w:rsidRDefault="00E7526D">
          <w:pPr>
            <w:pStyle w:val="Normalarial"/>
            <w:jc w:val="center"/>
          </w:pPr>
        </w:p>
      </w:tc>
      <w:tc>
        <w:tcPr>
          <w:tcW w:w="1973" w:type="dxa"/>
          <w:tcBorders>
            <w:bottom w:val="nil"/>
          </w:tcBorders>
        </w:tcPr>
        <w:p w:rsidR="00E7526D" w:rsidRDefault="00E7526D">
          <w:pPr>
            <w:pStyle w:val="Normalarial"/>
            <w:jc w:val="center"/>
          </w:pPr>
        </w:p>
      </w:tc>
      <w:tc>
        <w:tcPr>
          <w:tcW w:w="2268" w:type="dxa"/>
          <w:tcBorders>
            <w:bottom w:val="nil"/>
          </w:tcBorders>
        </w:tcPr>
        <w:p w:rsidR="00E7526D" w:rsidRDefault="00E7526D">
          <w:pPr>
            <w:pStyle w:val="Normalarial"/>
            <w:jc w:val="center"/>
          </w:pPr>
          <w:r>
            <w:fldChar w:fldCharType="begin"/>
          </w:r>
          <w:r>
            <w:instrText xml:space="preserve"> STYLEREF Z_Identification \* MERGEFORMAT </w:instrText>
          </w:r>
          <w:r>
            <w:fldChar w:fldCharType="end"/>
          </w:r>
        </w:p>
      </w:tc>
      <w:tc>
        <w:tcPr>
          <w:tcW w:w="709" w:type="dxa"/>
          <w:tcBorders>
            <w:bottom w:val="nil"/>
          </w:tcBorders>
        </w:tcPr>
        <w:p w:rsidR="00E7526D" w:rsidRDefault="00E7526D">
          <w:pPr>
            <w:pStyle w:val="Normalarial"/>
            <w:jc w:val="center"/>
          </w:pPr>
          <w:r>
            <w:fldChar w:fldCharType="begin"/>
          </w:r>
          <w:r>
            <w:instrText xml:space="preserve"> STYLEREF "Z_Indice_edition" \* MERGEFORMAT </w:instrText>
          </w:r>
          <w:r>
            <w:fldChar w:fldCharType="end"/>
          </w:r>
        </w:p>
      </w:tc>
      <w:tc>
        <w:tcPr>
          <w:tcW w:w="1559" w:type="dxa"/>
          <w:tcBorders>
            <w:bottom w:val="nil"/>
          </w:tcBorders>
        </w:tcPr>
        <w:p w:rsidR="00E7526D" w:rsidRDefault="00E7526D">
          <w:pPr>
            <w:pStyle w:val="Normalarial"/>
            <w:jc w:val="center"/>
          </w:pPr>
          <w:r>
            <w:fldChar w:fldCharType="begin"/>
          </w:r>
          <w:r>
            <w:instrText xml:space="preserve"> STYLEREF "Z_Date_edition" \* MERGEFORMAT </w:instrText>
          </w:r>
          <w:r>
            <w:fldChar w:fldCharType="end"/>
          </w:r>
        </w:p>
      </w:tc>
    </w:tr>
  </w:tbl>
  <w:p w:rsidR="00E7526D" w:rsidRDefault="00E7526D">
    <w:pPr>
      <w:pStyle w:val="Normalarial"/>
      <w:jc w:val="cente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75C468DA"/>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upperLetter"/>
      <w:pStyle w:val="Heading9"/>
      <w:lvlText w:val="ANNEXE %9. "/>
      <w:lvlJc w:val="left"/>
      <w:pPr>
        <w:tabs>
          <w:tab w:val="num" w:pos="0"/>
        </w:tabs>
        <w:ind w:left="0" w:firstLine="0"/>
      </w:pPr>
    </w:lvl>
  </w:abstractNum>
  <w:abstractNum w:abstractNumId="1">
    <w:nsid w:val="0037648E"/>
    <w:multiLevelType w:val="hybridMultilevel"/>
    <w:tmpl w:val="E6A86010"/>
    <w:lvl w:ilvl="0" w:tplc="040C000F">
      <w:start w:val="1"/>
      <w:numFmt w:val="decimal"/>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nsid w:val="01DF7FD7"/>
    <w:multiLevelType w:val="hybridMultilevel"/>
    <w:tmpl w:val="490EF07E"/>
    <w:lvl w:ilvl="0" w:tplc="A5B0C856">
      <w:start w:val="1"/>
      <w:numFmt w:val="upperLetter"/>
      <w:lvlText w:val="%1."/>
      <w:lvlJc w:val="left"/>
      <w:pPr>
        <w:ind w:left="142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5BD4A26"/>
    <w:multiLevelType w:val="hybridMultilevel"/>
    <w:tmpl w:val="96BE65F0"/>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09330815"/>
    <w:multiLevelType w:val="hybridMultilevel"/>
    <w:tmpl w:val="64BC0992"/>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5">
    <w:nsid w:val="0AD67207"/>
    <w:multiLevelType w:val="hybridMultilevel"/>
    <w:tmpl w:val="8A44F75E"/>
    <w:lvl w:ilvl="0" w:tplc="A1BA0F4C">
      <w:start w:val="5"/>
      <w:numFmt w:val="bullet"/>
      <w:lvlText w:val="-"/>
      <w:lvlJc w:val="left"/>
      <w:pPr>
        <w:ind w:left="1429" w:hanging="360"/>
      </w:pPr>
      <w:rPr>
        <w:rFonts w:ascii="Times New Roman" w:eastAsia="Times New Roman"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nsid w:val="0D720E6F"/>
    <w:multiLevelType w:val="hybridMultilevel"/>
    <w:tmpl w:val="E9FAAA96"/>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7">
    <w:nsid w:val="104F5404"/>
    <w:multiLevelType w:val="hybridMultilevel"/>
    <w:tmpl w:val="F1D667F2"/>
    <w:lvl w:ilvl="0" w:tplc="040C0015">
      <w:start w:val="1"/>
      <w:numFmt w:val="upperLetter"/>
      <w:lvlText w:val="%1."/>
      <w:lvlJc w:val="left"/>
      <w:pPr>
        <w:ind w:left="2149" w:hanging="360"/>
      </w:pPr>
    </w:lvl>
    <w:lvl w:ilvl="1" w:tplc="040C0019" w:tentative="1">
      <w:start w:val="1"/>
      <w:numFmt w:val="lowerLetter"/>
      <w:lvlText w:val="%2."/>
      <w:lvlJc w:val="left"/>
      <w:pPr>
        <w:ind w:left="2869" w:hanging="360"/>
      </w:pPr>
    </w:lvl>
    <w:lvl w:ilvl="2" w:tplc="040C001B" w:tentative="1">
      <w:start w:val="1"/>
      <w:numFmt w:val="lowerRoman"/>
      <w:lvlText w:val="%3."/>
      <w:lvlJc w:val="right"/>
      <w:pPr>
        <w:ind w:left="3589" w:hanging="180"/>
      </w:pPr>
    </w:lvl>
    <w:lvl w:ilvl="3" w:tplc="040C000F" w:tentative="1">
      <w:start w:val="1"/>
      <w:numFmt w:val="decimal"/>
      <w:lvlText w:val="%4."/>
      <w:lvlJc w:val="left"/>
      <w:pPr>
        <w:ind w:left="4309" w:hanging="360"/>
      </w:pPr>
    </w:lvl>
    <w:lvl w:ilvl="4" w:tplc="040C0019" w:tentative="1">
      <w:start w:val="1"/>
      <w:numFmt w:val="lowerLetter"/>
      <w:lvlText w:val="%5."/>
      <w:lvlJc w:val="left"/>
      <w:pPr>
        <w:ind w:left="5029" w:hanging="360"/>
      </w:pPr>
    </w:lvl>
    <w:lvl w:ilvl="5" w:tplc="040C001B" w:tentative="1">
      <w:start w:val="1"/>
      <w:numFmt w:val="lowerRoman"/>
      <w:lvlText w:val="%6."/>
      <w:lvlJc w:val="right"/>
      <w:pPr>
        <w:ind w:left="5749" w:hanging="180"/>
      </w:pPr>
    </w:lvl>
    <w:lvl w:ilvl="6" w:tplc="040C000F" w:tentative="1">
      <w:start w:val="1"/>
      <w:numFmt w:val="decimal"/>
      <w:lvlText w:val="%7."/>
      <w:lvlJc w:val="left"/>
      <w:pPr>
        <w:ind w:left="6469" w:hanging="360"/>
      </w:pPr>
    </w:lvl>
    <w:lvl w:ilvl="7" w:tplc="040C0019" w:tentative="1">
      <w:start w:val="1"/>
      <w:numFmt w:val="lowerLetter"/>
      <w:lvlText w:val="%8."/>
      <w:lvlJc w:val="left"/>
      <w:pPr>
        <w:ind w:left="7189" w:hanging="360"/>
      </w:pPr>
    </w:lvl>
    <w:lvl w:ilvl="8" w:tplc="040C001B" w:tentative="1">
      <w:start w:val="1"/>
      <w:numFmt w:val="lowerRoman"/>
      <w:lvlText w:val="%9."/>
      <w:lvlJc w:val="right"/>
      <w:pPr>
        <w:ind w:left="7909" w:hanging="180"/>
      </w:pPr>
    </w:lvl>
  </w:abstractNum>
  <w:abstractNum w:abstractNumId="8">
    <w:nsid w:val="126F4DD6"/>
    <w:multiLevelType w:val="hybridMultilevel"/>
    <w:tmpl w:val="B9DA998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177E6F0C"/>
    <w:multiLevelType w:val="hybridMultilevel"/>
    <w:tmpl w:val="16AAF3E4"/>
    <w:lvl w:ilvl="0" w:tplc="040C000F">
      <w:start w:val="1"/>
      <w:numFmt w:val="decimal"/>
      <w:lvlText w:val="%1."/>
      <w:lvlJc w:val="left"/>
      <w:pPr>
        <w:ind w:left="1192" w:hanging="360"/>
      </w:pPr>
      <w:rPr>
        <w:rFonts w:hint="default"/>
      </w:rPr>
    </w:lvl>
    <w:lvl w:ilvl="1" w:tplc="040C0019">
      <w:start w:val="1"/>
      <w:numFmt w:val="lowerLetter"/>
      <w:lvlText w:val="%2."/>
      <w:lvlJc w:val="left"/>
      <w:pPr>
        <w:ind w:left="1912" w:hanging="360"/>
      </w:pPr>
    </w:lvl>
    <w:lvl w:ilvl="2" w:tplc="040C001B" w:tentative="1">
      <w:start w:val="1"/>
      <w:numFmt w:val="lowerRoman"/>
      <w:lvlText w:val="%3."/>
      <w:lvlJc w:val="right"/>
      <w:pPr>
        <w:ind w:left="2632" w:hanging="180"/>
      </w:pPr>
    </w:lvl>
    <w:lvl w:ilvl="3" w:tplc="040C000F" w:tentative="1">
      <w:start w:val="1"/>
      <w:numFmt w:val="decimal"/>
      <w:lvlText w:val="%4."/>
      <w:lvlJc w:val="left"/>
      <w:pPr>
        <w:ind w:left="3352" w:hanging="360"/>
      </w:pPr>
    </w:lvl>
    <w:lvl w:ilvl="4" w:tplc="040C0019" w:tentative="1">
      <w:start w:val="1"/>
      <w:numFmt w:val="lowerLetter"/>
      <w:lvlText w:val="%5."/>
      <w:lvlJc w:val="left"/>
      <w:pPr>
        <w:ind w:left="4072" w:hanging="360"/>
      </w:pPr>
    </w:lvl>
    <w:lvl w:ilvl="5" w:tplc="040C001B" w:tentative="1">
      <w:start w:val="1"/>
      <w:numFmt w:val="lowerRoman"/>
      <w:lvlText w:val="%6."/>
      <w:lvlJc w:val="right"/>
      <w:pPr>
        <w:ind w:left="4792" w:hanging="180"/>
      </w:pPr>
    </w:lvl>
    <w:lvl w:ilvl="6" w:tplc="040C000F" w:tentative="1">
      <w:start w:val="1"/>
      <w:numFmt w:val="decimal"/>
      <w:lvlText w:val="%7."/>
      <w:lvlJc w:val="left"/>
      <w:pPr>
        <w:ind w:left="5512" w:hanging="360"/>
      </w:pPr>
    </w:lvl>
    <w:lvl w:ilvl="7" w:tplc="040C0019" w:tentative="1">
      <w:start w:val="1"/>
      <w:numFmt w:val="lowerLetter"/>
      <w:lvlText w:val="%8."/>
      <w:lvlJc w:val="left"/>
      <w:pPr>
        <w:ind w:left="6232" w:hanging="360"/>
      </w:pPr>
    </w:lvl>
    <w:lvl w:ilvl="8" w:tplc="040C001B" w:tentative="1">
      <w:start w:val="1"/>
      <w:numFmt w:val="lowerRoman"/>
      <w:lvlText w:val="%9."/>
      <w:lvlJc w:val="right"/>
      <w:pPr>
        <w:ind w:left="6952" w:hanging="180"/>
      </w:pPr>
    </w:lvl>
  </w:abstractNum>
  <w:abstractNum w:abstractNumId="10">
    <w:nsid w:val="19424154"/>
    <w:multiLevelType w:val="hybridMultilevel"/>
    <w:tmpl w:val="EE06EC74"/>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19481A92"/>
    <w:multiLevelType w:val="hybridMultilevel"/>
    <w:tmpl w:val="315A98C6"/>
    <w:lvl w:ilvl="0" w:tplc="040C0001">
      <w:start w:val="1"/>
      <w:numFmt w:val="bullet"/>
      <w:lvlText w:val=""/>
      <w:lvlJc w:val="left"/>
      <w:pPr>
        <w:ind w:left="1491" w:hanging="360"/>
      </w:pPr>
      <w:rPr>
        <w:rFonts w:ascii="Symbol" w:hAnsi="Symbol" w:hint="default"/>
      </w:rPr>
    </w:lvl>
    <w:lvl w:ilvl="1" w:tplc="040C0003">
      <w:start w:val="1"/>
      <w:numFmt w:val="bullet"/>
      <w:lvlText w:val="o"/>
      <w:lvlJc w:val="left"/>
      <w:pPr>
        <w:ind w:left="2211" w:hanging="360"/>
      </w:pPr>
      <w:rPr>
        <w:rFonts w:ascii="Courier New" w:hAnsi="Courier New" w:cs="Courier New" w:hint="default"/>
      </w:rPr>
    </w:lvl>
    <w:lvl w:ilvl="2" w:tplc="040C0005" w:tentative="1">
      <w:start w:val="1"/>
      <w:numFmt w:val="bullet"/>
      <w:lvlText w:val=""/>
      <w:lvlJc w:val="left"/>
      <w:pPr>
        <w:ind w:left="2931" w:hanging="360"/>
      </w:pPr>
      <w:rPr>
        <w:rFonts w:ascii="Wingdings" w:hAnsi="Wingdings" w:hint="default"/>
      </w:rPr>
    </w:lvl>
    <w:lvl w:ilvl="3" w:tplc="040C0001" w:tentative="1">
      <w:start w:val="1"/>
      <w:numFmt w:val="bullet"/>
      <w:lvlText w:val=""/>
      <w:lvlJc w:val="left"/>
      <w:pPr>
        <w:ind w:left="3651" w:hanging="360"/>
      </w:pPr>
      <w:rPr>
        <w:rFonts w:ascii="Symbol" w:hAnsi="Symbol" w:hint="default"/>
      </w:rPr>
    </w:lvl>
    <w:lvl w:ilvl="4" w:tplc="040C0003" w:tentative="1">
      <w:start w:val="1"/>
      <w:numFmt w:val="bullet"/>
      <w:lvlText w:val="o"/>
      <w:lvlJc w:val="left"/>
      <w:pPr>
        <w:ind w:left="4371" w:hanging="360"/>
      </w:pPr>
      <w:rPr>
        <w:rFonts w:ascii="Courier New" w:hAnsi="Courier New" w:cs="Courier New" w:hint="default"/>
      </w:rPr>
    </w:lvl>
    <w:lvl w:ilvl="5" w:tplc="040C0005" w:tentative="1">
      <w:start w:val="1"/>
      <w:numFmt w:val="bullet"/>
      <w:lvlText w:val=""/>
      <w:lvlJc w:val="left"/>
      <w:pPr>
        <w:ind w:left="5091" w:hanging="360"/>
      </w:pPr>
      <w:rPr>
        <w:rFonts w:ascii="Wingdings" w:hAnsi="Wingdings" w:hint="default"/>
      </w:rPr>
    </w:lvl>
    <w:lvl w:ilvl="6" w:tplc="040C0001" w:tentative="1">
      <w:start w:val="1"/>
      <w:numFmt w:val="bullet"/>
      <w:lvlText w:val=""/>
      <w:lvlJc w:val="left"/>
      <w:pPr>
        <w:ind w:left="5811" w:hanging="360"/>
      </w:pPr>
      <w:rPr>
        <w:rFonts w:ascii="Symbol" w:hAnsi="Symbol" w:hint="default"/>
      </w:rPr>
    </w:lvl>
    <w:lvl w:ilvl="7" w:tplc="040C0003" w:tentative="1">
      <w:start w:val="1"/>
      <w:numFmt w:val="bullet"/>
      <w:lvlText w:val="o"/>
      <w:lvlJc w:val="left"/>
      <w:pPr>
        <w:ind w:left="6531" w:hanging="360"/>
      </w:pPr>
      <w:rPr>
        <w:rFonts w:ascii="Courier New" w:hAnsi="Courier New" w:cs="Courier New" w:hint="default"/>
      </w:rPr>
    </w:lvl>
    <w:lvl w:ilvl="8" w:tplc="040C0005" w:tentative="1">
      <w:start w:val="1"/>
      <w:numFmt w:val="bullet"/>
      <w:lvlText w:val=""/>
      <w:lvlJc w:val="left"/>
      <w:pPr>
        <w:ind w:left="7251" w:hanging="360"/>
      </w:pPr>
      <w:rPr>
        <w:rFonts w:ascii="Wingdings" w:hAnsi="Wingdings" w:hint="default"/>
      </w:rPr>
    </w:lvl>
  </w:abstractNum>
  <w:abstractNum w:abstractNumId="12">
    <w:nsid w:val="19E759DF"/>
    <w:multiLevelType w:val="hybridMultilevel"/>
    <w:tmpl w:val="C4B84B5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nsid w:val="1D075F7F"/>
    <w:multiLevelType w:val="hybridMultilevel"/>
    <w:tmpl w:val="767E4962"/>
    <w:lvl w:ilvl="0" w:tplc="040C000F">
      <w:start w:val="1"/>
      <w:numFmt w:val="decimal"/>
      <w:lvlText w:val="%1."/>
      <w:lvlJc w:val="left"/>
      <w:pPr>
        <w:ind w:left="1487" w:hanging="360"/>
      </w:pPr>
    </w:lvl>
    <w:lvl w:ilvl="1" w:tplc="040C0019" w:tentative="1">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14">
    <w:nsid w:val="1D4D382E"/>
    <w:multiLevelType w:val="hybridMultilevel"/>
    <w:tmpl w:val="BC5CA78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nsid w:val="1EA30D20"/>
    <w:multiLevelType w:val="hybridMultilevel"/>
    <w:tmpl w:val="6A86387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F135A18"/>
    <w:multiLevelType w:val="hybridMultilevel"/>
    <w:tmpl w:val="23283F1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210205D2"/>
    <w:multiLevelType w:val="hybridMultilevel"/>
    <w:tmpl w:val="DC5EC63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23CC6FEB"/>
    <w:multiLevelType w:val="hybridMultilevel"/>
    <w:tmpl w:val="B060EF3A"/>
    <w:lvl w:ilvl="0" w:tplc="040C000F">
      <w:start w:val="1"/>
      <w:numFmt w:val="decimal"/>
      <w:lvlText w:val="%1."/>
      <w:lvlJc w:val="left"/>
      <w:pPr>
        <w:ind w:left="1429" w:hanging="360"/>
      </w:pPr>
      <w:rPr>
        <w:rFonts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25A44EB5"/>
    <w:multiLevelType w:val="hybridMultilevel"/>
    <w:tmpl w:val="8B7809C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nsid w:val="25FD0F79"/>
    <w:multiLevelType w:val="hybridMultilevel"/>
    <w:tmpl w:val="A47E2662"/>
    <w:lvl w:ilvl="0" w:tplc="040C0015">
      <w:start w:val="1"/>
      <w:numFmt w:val="upperLetter"/>
      <w:lvlText w:val="%1."/>
      <w:lvlJc w:val="left"/>
      <w:pPr>
        <w:ind w:left="1429" w:hanging="360"/>
      </w:pPr>
      <w:rPr>
        <w:rFonts w:hint="default"/>
      </w:rPr>
    </w:lvl>
    <w:lvl w:ilvl="1" w:tplc="040C0003">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nsid w:val="266E154C"/>
    <w:multiLevelType w:val="hybridMultilevel"/>
    <w:tmpl w:val="A9689666"/>
    <w:lvl w:ilvl="0" w:tplc="040C000F">
      <w:start w:val="1"/>
      <w:numFmt w:val="decimal"/>
      <w:lvlText w:val="%1."/>
      <w:lvlJc w:val="left"/>
      <w:pPr>
        <w:ind w:left="1853" w:hanging="360"/>
      </w:pPr>
    </w:lvl>
    <w:lvl w:ilvl="1" w:tplc="040C0019" w:tentative="1">
      <w:start w:val="1"/>
      <w:numFmt w:val="lowerLetter"/>
      <w:lvlText w:val="%2."/>
      <w:lvlJc w:val="left"/>
      <w:pPr>
        <w:ind w:left="2573" w:hanging="360"/>
      </w:pPr>
    </w:lvl>
    <w:lvl w:ilvl="2" w:tplc="040C001B" w:tentative="1">
      <w:start w:val="1"/>
      <w:numFmt w:val="lowerRoman"/>
      <w:lvlText w:val="%3."/>
      <w:lvlJc w:val="right"/>
      <w:pPr>
        <w:ind w:left="3293" w:hanging="180"/>
      </w:pPr>
    </w:lvl>
    <w:lvl w:ilvl="3" w:tplc="040C000F" w:tentative="1">
      <w:start w:val="1"/>
      <w:numFmt w:val="decimal"/>
      <w:lvlText w:val="%4."/>
      <w:lvlJc w:val="left"/>
      <w:pPr>
        <w:ind w:left="4013" w:hanging="360"/>
      </w:pPr>
    </w:lvl>
    <w:lvl w:ilvl="4" w:tplc="040C0019" w:tentative="1">
      <w:start w:val="1"/>
      <w:numFmt w:val="lowerLetter"/>
      <w:lvlText w:val="%5."/>
      <w:lvlJc w:val="left"/>
      <w:pPr>
        <w:ind w:left="4733" w:hanging="360"/>
      </w:pPr>
    </w:lvl>
    <w:lvl w:ilvl="5" w:tplc="040C001B" w:tentative="1">
      <w:start w:val="1"/>
      <w:numFmt w:val="lowerRoman"/>
      <w:lvlText w:val="%6."/>
      <w:lvlJc w:val="right"/>
      <w:pPr>
        <w:ind w:left="5453" w:hanging="180"/>
      </w:pPr>
    </w:lvl>
    <w:lvl w:ilvl="6" w:tplc="040C000F" w:tentative="1">
      <w:start w:val="1"/>
      <w:numFmt w:val="decimal"/>
      <w:lvlText w:val="%7."/>
      <w:lvlJc w:val="left"/>
      <w:pPr>
        <w:ind w:left="6173" w:hanging="360"/>
      </w:pPr>
    </w:lvl>
    <w:lvl w:ilvl="7" w:tplc="040C0019" w:tentative="1">
      <w:start w:val="1"/>
      <w:numFmt w:val="lowerLetter"/>
      <w:lvlText w:val="%8."/>
      <w:lvlJc w:val="left"/>
      <w:pPr>
        <w:ind w:left="6893" w:hanging="360"/>
      </w:pPr>
    </w:lvl>
    <w:lvl w:ilvl="8" w:tplc="040C001B" w:tentative="1">
      <w:start w:val="1"/>
      <w:numFmt w:val="lowerRoman"/>
      <w:lvlText w:val="%9."/>
      <w:lvlJc w:val="right"/>
      <w:pPr>
        <w:ind w:left="7613" w:hanging="180"/>
      </w:pPr>
    </w:lvl>
  </w:abstractNum>
  <w:abstractNum w:abstractNumId="22">
    <w:nsid w:val="267B661E"/>
    <w:multiLevelType w:val="hybridMultilevel"/>
    <w:tmpl w:val="AC8C2C9A"/>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3">
    <w:nsid w:val="27A05F5F"/>
    <w:multiLevelType w:val="hybridMultilevel"/>
    <w:tmpl w:val="F182A46C"/>
    <w:lvl w:ilvl="0" w:tplc="040C000F">
      <w:start w:val="1"/>
      <w:numFmt w:val="decimal"/>
      <w:lvlText w:val="%1."/>
      <w:lvlJc w:val="left"/>
      <w:pPr>
        <w:ind w:left="1429" w:hanging="360"/>
      </w:p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4">
    <w:nsid w:val="2A301C09"/>
    <w:multiLevelType w:val="hybridMultilevel"/>
    <w:tmpl w:val="91EC734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5">
    <w:nsid w:val="2B7156DE"/>
    <w:multiLevelType w:val="hybridMultilevel"/>
    <w:tmpl w:val="93A0D9BC"/>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nsid w:val="2CEE5C8B"/>
    <w:multiLevelType w:val="hybridMultilevel"/>
    <w:tmpl w:val="11EA82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8716B1"/>
    <w:multiLevelType w:val="hybridMultilevel"/>
    <w:tmpl w:val="7018E51C"/>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8">
    <w:nsid w:val="33ED37F4"/>
    <w:multiLevelType w:val="hybridMultilevel"/>
    <w:tmpl w:val="AB849C4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nsid w:val="34F0258D"/>
    <w:multiLevelType w:val="hybridMultilevel"/>
    <w:tmpl w:val="B4E4043C"/>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0">
    <w:nsid w:val="36730C6A"/>
    <w:multiLevelType w:val="hybridMultilevel"/>
    <w:tmpl w:val="BDC0E348"/>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1">
    <w:nsid w:val="36811FAD"/>
    <w:multiLevelType w:val="hybridMultilevel"/>
    <w:tmpl w:val="E94CCF36"/>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nsid w:val="368D0584"/>
    <w:multiLevelType w:val="hybridMultilevel"/>
    <w:tmpl w:val="A7F4C0D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nsid w:val="3B6B3CAA"/>
    <w:multiLevelType w:val="hybridMultilevel"/>
    <w:tmpl w:val="F35C93D8"/>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3C084A1F"/>
    <w:multiLevelType w:val="hybridMultilevel"/>
    <w:tmpl w:val="9E689736"/>
    <w:lvl w:ilvl="0" w:tplc="040C0001">
      <w:start w:val="1"/>
      <w:numFmt w:val="bullet"/>
      <w:lvlText w:val=""/>
      <w:lvlJc w:val="left"/>
      <w:pPr>
        <w:ind w:left="1491" w:hanging="360"/>
      </w:pPr>
      <w:rPr>
        <w:rFonts w:ascii="Symbol" w:hAnsi="Symbol" w:hint="default"/>
      </w:rPr>
    </w:lvl>
    <w:lvl w:ilvl="1" w:tplc="040C0003" w:tentative="1">
      <w:start w:val="1"/>
      <w:numFmt w:val="bullet"/>
      <w:lvlText w:val="o"/>
      <w:lvlJc w:val="left"/>
      <w:pPr>
        <w:ind w:left="2211" w:hanging="360"/>
      </w:pPr>
      <w:rPr>
        <w:rFonts w:ascii="Courier New" w:hAnsi="Courier New" w:cs="Courier New" w:hint="default"/>
      </w:rPr>
    </w:lvl>
    <w:lvl w:ilvl="2" w:tplc="040C0005" w:tentative="1">
      <w:start w:val="1"/>
      <w:numFmt w:val="bullet"/>
      <w:lvlText w:val=""/>
      <w:lvlJc w:val="left"/>
      <w:pPr>
        <w:ind w:left="2931" w:hanging="360"/>
      </w:pPr>
      <w:rPr>
        <w:rFonts w:ascii="Wingdings" w:hAnsi="Wingdings" w:hint="default"/>
      </w:rPr>
    </w:lvl>
    <w:lvl w:ilvl="3" w:tplc="040C0001" w:tentative="1">
      <w:start w:val="1"/>
      <w:numFmt w:val="bullet"/>
      <w:lvlText w:val=""/>
      <w:lvlJc w:val="left"/>
      <w:pPr>
        <w:ind w:left="3651" w:hanging="360"/>
      </w:pPr>
      <w:rPr>
        <w:rFonts w:ascii="Symbol" w:hAnsi="Symbol" w:hint="default"/>
      </w:rPr>
    </w:lvl>
    <w:lvl w:ilvl="4" w:tplc="040C0003" w:tentative="1">
      <w:start w:val="1"/>
      <w:numFmt w:val="bullet"/>
      <w:lvlText w:val="o"/>
      <w:lvlJc w:val="left"/>
      <w:pPr>
        <w:ind w:left="4371" w:hanging="360"/>
      </w:pPr>
      <w:rPr>
        <w:rFonts w:ascii="Courier New" w:hAnsi="Courier New" w:cs="Courier New" w:hint="default"/>
      </w:rPr>
    </w:lvl>
    <w:lvl w:ilvl="5" w:tplc="040C0005" w:tentative="1">
      <w:start w:val="1"/>
      <w:numFmt w:val="bullet"/>
      <w:lvlText w:val=""/>
      <w:lvlJc w:val="left"/>
      <w:pPr>
        <w:ind w:left="5091" w:hanging="360"/>
      </w:pPr>
      <w:rPr>
        <w:rFonts w:ascii="Wingdings" w:hAnsi="Wingdings" w:hint="default"/>
      </w:rPr>
    </w:lvl>
    <w:lvl w:ilvl="6" w:tplc="040C0001" w:tentative="1">
      <w:start w:val="1"/>
      <w:numFmt w:val="bullet"/>
      <w:lvlText w:val=""/>
      <w:lvlJc w:val="left"/>
      <w:pPr>
        <w:ind w:left="5811" w:hanging="360"/>
      </w:pPr>
      <w:rPr>
        <w:rFonts w:ascii="Symbol" w:hAnsi="Symbol" w:hint="default"/>
      </w:rPr>
    </w:lvl>
    <w:lvl w:ilvl="7" w:tplc="040C0003" w:tentative="1">
      <w:start w:val="1"/>
      <w:numFmt w:val="bullet"/>
      <w:lvlText w:val="o"/>
      <w:lvlJc w:val="left"/>
      <w:pPr>
        <w:ind w:left="6531" w:hanging="360"/>
      </w:pPr>
      <w:rPr>
        <w:rFonts w:ascii="Courier New" w:hAnsi="Courier New" w:cs="Courier New" w:hint="default"/>
      </w:rPr>
    </w:lvl>
    <w:lvl w:ilvl="8" w:tplc="040C0005" w:tentative="1">
      <w:start w:val="1"/>
      <w:numFmt w:val="bullet"/>
      <w:lvlText w:val=""/>
      <w:lvlJc w:val="left"/>
      <w:pPr>
        <w:ind w:left="7251" w:hanging="360"/>
      </w:pPr>
      <w:rPr>
        <w:rFonts w:ascii="Wingdings" w:hAnsi="Wingdings" w:hint="default"/>
      </w:rPr>
    </w:lvl>
  </w:abstractNum>
  <w:abstractNum w:abstractNumId="35">
    <w:nsid w:val="3C827DE7"/>
    <w:multiLevelType w:val="hybridMultilevel"/>
    <w:tmpl w:val="DB500C7A"/>
    <w:lvl w:ilvl="0" w:tplc="040C000F">
      <w:start w:val="1"/>
      <w:numFmt w:val="decimal"/>
      <w:lvlText w:val="%1."/>
      <w:lvlJc w:val="left"/>
      <w:pPr>
        <w:ind w:left="1487" w:hanging="360"/>
      </w:pPr>
    </w:lvl>
    <w:lvl w:ilvl="1" w:tplc="040C0019" w:tentative="1">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36">
    <w:nsid w:val="3D413623"/>
    <w:multiLevelType w:val="hybridMultilevel"/>
    <w:tmpl w:val="D3560FF8"/>
    <w:lvl w:ilvl="0" w:tplc="040C000F">
      <w:start w:val="1"/>
      <w:numFmt w:val="decimal"/>
      <w:lvlText w:val="%1."/>
      <w:lvlJc w:val="left"/>
      <w:pPr>
        <w:ind w:left="1429" w:hanging="360"/>
      </w:p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7">
    <w:nsid w:val="3E6F5E2E"/>
    <w:multiLevelType w:val="hybridMultilevel"/>
    <w:tmpl w:val="850ED31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8">
    <w:nsid w:val="3F124D24"/>
    <w:multiLevelType w:val="hybridMultilevel"/>
    <w:tmpl w:val="65784064"/>
    <w:lvl w:ilvl="0" w:tplc="7778DC7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nsid w:val="3FA026E2"/>
    <w:multiLevelType w:val="hybridMultilevel"/>
    <w:tmpl w:val="DCAE785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0">
    <w:nsid w:val="3FDF1DAC"/>
    <w:multiLevelType w:val="hybridMultilevel"/>
    <w:tmpl w:val="22E2A0A4"/>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1">
    <w:nsid w:val="41870BFF"/>
    <w:multiLevelType w:val="hybridMultilevel"/>
    <w:tmpl w:val="B67C4C52"/>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nsid w:val="41D30EB4"/>
    <w:multiLevelType w:val="hybridMultilevel"/>
    <w:tmpl w:val="979E1D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3">
    <w:nsid w:val="45190879"/>
    <w:multiLevelType w:val="hybridMultilevel"/>
    <w:tmpl w:val="9AE26D3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4">
    <w:nsid w:val="463B0E06"/>
    <w:multiLevelType w:val="hybridMultilevel"/>
    <w:tmpl w:val="774C3A0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5">
    <w:nsid w:val="48732CB3"/>
    <w:multiLevelType w:val="hybridMultilevel"/>
    <w:tmpl w:val="2A9CE694"/>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6">
    <w:nsid w:val="48AA5825"/>
    <w:multiLevelType w:val="hybridMultilevel"/>
    <w:tmpl w:val="8A98909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nsid w:val="4913235A"/>
    <w:multiLevelType w:val="hybridMultilevel"/>
    <w:tmpl w:val="ED00B0BC"/>
    <w:lvl w:ilvl="0" w:tplc="040C0015">
      <w:start w:val="1"/>
      <w:numFmt w:val="upperLetter"/>
      <w:lvlText w:val="%1."/>
      <w:lvlJc w:val="left"/>
      <w:pPr>
        <w:ind w:left="2138" w:hanging="360"/>
      </w:pPr>
      <w:rPr>
        <w:rFonts w:hint="default"/>
      </w:r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48">
    <w:nsid w:val="4A43207A"/>
    <w:multiLevelType w:val="hybridMultilevel"/>
    <w:tmpl w:val="1AE2D81E"/>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nsid w:val="4EB53448"/>
    <w:multiLevelType w:val="hybridMultilevel"/>
    <w:tmpl w:val="D3560FF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0">
    <w:nsid w:val="4ED22066"/>
    <w:multiLevelType w:val="hybridMultilevel"/>
    <w:tmpl w:val="393AB7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1">
    <w:nsid w:val="5000503A"/>
    <w:multiLevelType w:val="singleLevel"/>
    <w:tmpl w:val="D9948848"/>
    <w:lvl w:ilvl="0">
      <w:start w:val="1"/>
      <w:numFmt w:val="bullet"/>
      <w:pStyle w:val="Listepuces2"/>
      <w:lvlText w:val=""/>
      <w:lvlJc w:val="left"/>
      <w:pPr>
        <w:tabs>
          <w:tab w:val="num" w:pos="1349"/>
        </w:tabs>
        <w:ind w:left="1276" w:hanging="284"/>
      </w:pPr>
      <w:rPr>
        <w:rFonts w:ascii="Symbol" w:hAnsi="Symbol" w:hint="default"/>
      </w:rPr>
    </w:lvl>
  </w:abstractNum>
  <w:abstractNum w:abstractNumId="52">
    <w:nsid w:val="521B0EB3"/>
    <w:multiLevelType w:val="hybridMultilevel"/>
    <w:tmpl w:val="3F02790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3">
    <w:nsid w:val="52C91F8F"/>
    <w:multiLevelType w:val="hybridMultilevel"/>
    <w:tmpl w:val="D90C465A"/>
    <w:lvl w:ilvl="0" w:tplc="A1BA0F4C">
      <w:start w:val="5"/>
      <w:numFmt w:val="bullet"/>
      <w:lvlText w:val="-"/>
      <w:lvlJc w:val="left"/>
      <w:pPr>
        <w:ind w:left="1429" w:hanging="360"/>
      </w:pPr>
      <w:rPr>
        <w:rFonts w:ascii="Times New Roman" w:eastAsia="Times New Roman"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4">
    <w:nsid w:val="56A83C32"/>
    <w:multiLevelType w:val="hybridMultilevel"/>
    <w:tmpl w:val="2C2E562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56DB47F9"/>
    <w:multiLevelType w:val="hybridMultilevel"/>
    <w:tmpl w:val="BFF6BE96"/>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nsid w:val="587E1C87"/>
    <w:multiLevelType w:val="hybridMultilevel"/>
    <w:tmpl w:val="4B127480"/>
    <w:lvl w:ilvl="0" w:tplc="040C000F">
      <w:start w:val="1"/>
      <w:numFmt w:val="decimal"/>
      <w:lvlText w:val="%1."/>
      <w:lvlJc w:val="left"/>
      <w:pPr>
        <w:ind w:left="1491" w:hanging="360"/>
      </w:pPr>
    </w:lvl>
    <w:lvl w:ilvl="1" w:tplc="040C0019" w:tentative="1">
      <w:start w:val="1"/>
      <w:numFmt w:val="lowerLetter"/>
      <w:lvlText w:val="%2."/>
      <w:lvlJc w:val="left"/>
      <w:pPr>
        <w:ind w:left="2211" w:hanging="360"/>
      </w:pPr>
    </w:lvl>
    <w:lvl w:ilvl="2" w:tplc="040C001B" w:tentative="1">
      <w:start w:val="1"/>
      <w:numFmt w:val="lowerRoman"/>
      <w:lvlText w:val="%3."/>
      <w:lvlJc w:val="right"/>
      <w:pPr>
        <w:ind w:left="2931" w:hanging="180"/>
      </w:pPr>
    </w:lvl>
    <w:lvl w:ilvl="3" w:tplc="040C000F" w:tentative="1">
      <w:start w:val="1"/>
      <w:numFmt w:val="decimal"/>
      <w:lvlText w:val="%4."/>
      <w:lvlJc w:val="left"/>
      <w:pPr>
        <w:ind w:left="3651" w:hanging="360"/>
      </w:pPr>
    </w:lvl>
    <w:lvl w:ilvl="4" w:tplc="040C0019" w:tentative="1">
      <w:start w:val="1"/>
      <w:numFmt w:val="lowerLetter"/>
      <w:lvlText w:val="%5."/>
      <w:lvlJc w:val="left"/>
      <w:pPr>
        <w:ind w:left="4371" w:hanging="360"/>
      </w:pPr>
    </w:lvl>
    <w:lvl w:ilvl="5" w:tplc="040C001B" w:tentative="1">
      <w:start w:val="1"/>
      <w:numFmt w:val="lowerRoman"/>
      <w:lvlText w:val="%6."/>
      <w:lvlJc w:val="right"/>
      <w:pPr>
        <w:ind w:left="5091" w:hanging="180"/>
      </w:pPr>
    </w:lvl>
    <w:lvl w:ilvl="6" w:tplc="040C000F" w:tentative="1">
      <w:start w:val="1"/>
      <w:numFmt w:val="decimal"/>
      <w:lvlText w:val="%7."/>
      <w:lvlJc w:val="left"/>
      <w:pPr>
        <w:ind w:left="5811" w:hanging="360"/>
      </w:pPr>
    </w:lvl>
    <w:lvl w:ilvl="7" w:tplc="040C0019" w:tentative="1">
      <w:start w:val="1"/>
      <w:numFmt w:val="lowerLetter"/>
      <w:lvlText w:val="%8."/>
      <w:lvlJc w:val="left"/>
      <w:pPr>
        <w:ind w:left="6531" w:hanging="360"/>
      </w:pPr>
    </w:lvl>
    <w:lvl w:ilvl="8" w:tplc="040C001B" w:tentative="1">
      <w:start w:val="1"/>
      <w:numFmt w:val="lowerRoman"/>
      <w:lvlText w:val="%9."/>
      <w:lvlJc w:val="right"/>
      <w:pPr>
        <w:ind w:left="7251" w:hanging="180"/>
      </w:pPr>
    </w:lvl>
  </w:abstractNum>
  <w:abstractNum w:abstractNumId="57">
    <w:nsid w:val="58B849FE"/>
    <w:multiLevelType w:val="hybridMultilevel"/>
    <w:tmpl w:val="D72417F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nsid w:val="58D410F2"/>
    <w:multiLevelType w:val="hybridMultilevel"/>
    <w:tmpl w:val="CF4C1A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9">
    <w:nsid w:val="598920C0"/>
    <w:multiLevelType w:val="hybridMultilevel"/>
    <w:tmpl w:val="26A27ECC"/>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0">
    <w:nsid w:val="5D1422F5"/>
    <w:multiLevelType w:val="singleLevel"/>
    <w:tmpl w:val="D9821014"/>
    <w:lvl w:ilvl="0">
      <w:start w:val="1"/>
      <w:numFmt w:val="bullet"/>
      <w:pStyle w:val="Listepuces3"/>
      <w:lvlText w:val=""/>
      <w:lvlJc w:val="left"/>
      <w:pPr>
        <w:tabs>
          <w:tab w:val="num" w:pos="1638"/>
        </w:tabs>
        <w:ind w:left="1559" w:hanging="283"/>
      </w:pPr>
      <w:rPr>
        <w:rFonts w:ascii="Wingdings" w:hAnsi="Wingdings" w:hint="default"/>
      </w:rPr>
    </w:lvl>
  </w:abstractNum>
  <w:abstractNum w:abstractNumId="61">
    <w:nsid w:val="5DAC5BE7"/>
    <w:multiLevelType w:val="hybridMultilevel"/>
    <w:tmpl w:val="E1BA3408"/>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2">
    <w:nsid w:val="5F43622C"/>
    <w:multiLevelType w:val="hybridMultilevel"/>
    <w:tmpl w:val="ECB0AE98"/>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63">
    <w:nsid w:val="5FE10C65"/>
    <w:multiLevelType w:val="hybridMultilevel"/>
    <w:tmpl w:val="84B6CDF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4">
    <w:nsid w:val="60350BF6"/>
    <w:multiLevelType w:val="hybridMultilevel"/>
    <w:tmpl w:val="3D3CB3D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5">
    <w:nsid w:val="60932D94"/>
    <w:multiLevelType w:val="hybridMultilevel"/>
    <w:tmpl w:val="8A6E100C"/>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6">
    <w:nsid w:val="60B01A66"/>
    <w:multiLevelType w:val="hybridMultilevel"/>
    <w:tmpl w:val="E1E006C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7">
    <w:nsid w:val="61D85A8A"/>
    <w:multiLevelType w:val="hybridMultilevel"/>
    <w:tmpl w:val="68DE736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8">
    <w:nsid w:val="62DC4FEA"/>
    <w:multiLevelType w:val="hybridMultilevel"/>
    <w:tmpl w:val="3656F148"/>
    <w:lvl w:ilvl="0" w:tplc="040C0015">
      <w:start w:val="1"/>
      <w:numFmt w:val="upperLetter"/>
      <w:lvlText w:val="%1."/>
      <w:lvlJc w:val="left"/>
      <w:pPr>
        <w:ind w:left="1429" w:hanging="360"/>
      </w:pPr>
      <w:rPr>
        <w:rFonts w:hint="default"/>
      </w:r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9">
    <w:nsid w:val="642C27C0"/>
    <w:multiLevelType w:val="hybridMultilevel"/>
    <w:tmpl w:val="50A88F68"/>
    <w:lvl w:ilvl="0" w:tplc="040C0001">
      <w:start w:val="1"/>
      <w:numFmt w:val="bullet"/>
      <w:lvlText w:val=""/>
      <w:lvlJc w:val="left"/>
      <w:pPr>
        <w:ind w:left="1478" w:hanging="360"/>
      </w:pPr>
      <w:rPr>
        <w:rFonts w:ascii="Symbol" w:hAnsi="Symbol" w:hint="default"/>
      </w:rPr>
    </w:lvl>
    <w:lvl w:ilvl="1" w:tplc="040C0003" w:tentative="1">
      <w:start w:val="1"/>
      <w:numFmt w:val="bullet"/>
      <w:lvlText w:val="o"/>
      <w:lvlJc w:val="left"/>
      <w:pPr>
        <w:ind w:left="2198" w:hanging="360"/>
      </w:pPr>
      <w:rPr>
        <w:rFonts w:ascii="Courier New" w:hAnsi="Courier New" w:cs="Courier New" w:hint="default"/>
      </w:rPr>
    </w:lvl>
    <w:lvl w:ilvl="2" w:tplc="040C0005" w:tentative="1">
      <w:start w:val="1"/>
      <w:numFmt w:val="bullet"/>
      <w:lvlText w:val=""/>
      <w:lvlJc w:val="left"/>
      <w:pPr>
        <w:ind w:left="2918" w:hanging="360"/>
      </w:pPr>
      <w:rPr>
        <w:rFonts w:ascii="Wingdings" w:hAnsi="Wingdings" w:hint="default"/>
      </w:rPr>
    </w:lvl>
    <w:lvl w:ilvl="3" w:tplc="040C0001" w:tentative="1">
      <w:start w:val="1"/>
      <w:numFmt w:val="bullet"/>
      <w:lvlText w:val=""/>
      <w:lvlJc w:val="left"/>
      <w:pPr>
        <w:ind w:left="3638" w:hanging="360"/>
      </w:pPr>
      <w:rPr>
        <w:rFonts w:ascii="Symbol" w:hAnsi="Symbol" w:hint="default"/>
      </w:rPr>
    </w:lvl>
    <w:lvl w:ilvl="4" w:tplc="040C0003" w:tentative="1">
      <w:start w:val="1"/>
      <w:numFmt w:val="bullet"/>
      <w:lvlText w:val="o"/>
      <w:lvlJc w:val="left"/>
      <w:pPr>
        <w:ind w:left="4358" w:hanging="360"/>
      </w:pPr>
      <w:rPr>
        <w:rFonts w:ascii="Courier New" w:hAnsi="Courier New" w:cs="Courier New" w:hint="default"/>
      </w:rPr>
    </w:lvl>
    <w:lvl w:ilvl="5" w:tplc="040C0005" w:tentative="1">
      <w:start w:val="1"/>
      <w:numFmt w:val="bullet"/>
      <w:lvlText w:val=""/>
      <w:lvlJc w:val="left"/>
      <w:pPr>
        <w:ind w:left="5078" w:hanging="360"/>
      </w:pPr>
      <w:rPr>
        <w:rFonts w:ascii="Wingdings" w:hAnsi="Wingdings" w:hint="default"/>
      </w:rPr>
    </w:lvl>
    <w:lvl w:ilvl="6" w:tplc="040C0001" w:tentative="1">
      <w:start w:val="1"/>
      <w:numFmt w:val="bullet"/>
      <w:lvlText w:val=""/>
      <w:lvlJc w:val="left"/>
      <w:pPr>
        <w:ind w:left="5798" w:hanging="360"/>
      </w:pPr>
      <w:rPr>
        <w:rFonts w:ascii="Symbol" w:hAnsi="Symbol" w:hint="default"/>
      </w:rPr>
    </w:lvl>
    <w:lvl w:ilvl="7" w:tplc="040C0003" w:tentative="1">
      <w:start w:val="1"/>
      <w:numFmt w:val="bullet"/>
      <w:lvlText w:val="o"/>
      <w:lvlJc w:val="left"/>
      <w:pPr>
        <w:ind w:left="6518" w:hanging="360"/>
      </w:pPr>
      <w:rPr>
        <w:rFonts w:ascii="Courier New" w:hAnsi="Courier New" w:cs="Courier New" w:hint="default"/>
      </w:rPr>
    </w:lvl>
    <w:lvl w:ilvl="8" w:tplc="040C0005" w:tentative="1">
      <w:start w:val="1"/>
      <w:numFmt w:val="bullet"/>
      <w:lvlText w:val=""/>
      <w:lvlJc w:val="left"/>
      <w:pPr>
        <w:ind w:left="7238" w:hanging="360"/>
      </w:pPr>
      <w:rPr>
        <w:rFonts w:ascii="Wingdings" w:hAnsi="Wingdings" w:hint="default"/>
      </w:rPr>
    </w:lvl>
  </w:abstractNum>
  <w:abstractNum w:abstractNumId="70">
    <w:nsid w:val="64FE2B00"/>
    <w:multiLevelType w:val="hybridMultilevel"/>
    <w:tmpl w:val="C6E0FA4C"/>
    <w:lvl w:ilvl="0" w:tplc="040C0001">
      <w:start w:val="1"/>
      <w:numFmt w:val="bullet"/>
      <w:lvlText w:val=""/>
      <w:lvlJc w:val="left"/>
      <w:pPr>
        <w:ind w:left="1770" w:hanging="360"/>
      </w:pPr>
      <w:rPr>
        <w:rFonts w:ascii="Symbol" w:hAnsi="Symbo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71">
    <w:nsid w:val="652620BE"/>
    <w:multiLevelType w:val="hybridMultilevel"/>
    <w:tmpl w:val="99247E8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2">
    <w:nsid w:val="652756F2"/>
    <w:multiLevelType w:val="hybridMultilevel"/>
    <w:tmpl w:val="A61C05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5E725B3"/>
    <w:multiLevelType w:val="hybridMultilevel"/>
    <w:tmpl w:val="ED30E8E6"/>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4">
    <w:nsid w:val="67A0371C"/>
    <w:multiLevelType w:val="hybridMultilevel"/>
    <w:tmpl w:val="DE46A1A2"/>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5">
    <w:nsid w:val="67E16D93"/>
    <w:multiLevelType w:val="hybridMultilevel"/>
    <w:tmpl w:val="C6FE913C"/>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6">
    <w:nsid w:val="688222B9"/>
    <w:multiLevelType w:val="hybridMultilevel"/>
    <w:tmpl w:val="A9B4CCF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7">
    <w:nsid w:val="6AEC3831"/>
    <w:multiLevelType w:val="hybridMultilevel"/>
    <w:tmpl w:val="B9348F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nsid w:val="6B5B559A"/>
    <w:multiLevelType w:val="hybridMultilevel"/>
    <w:tmpl w:val="68424CF4"/>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9">
    <w:nsid w:val="6B672E74"/>
    <w:multiLevelType w:val="hybridMultilevel"/>
    <w:tmpl w:val="C64041E8"/>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0">
    <w:nsid w:val="6CC768AA"/>
    <w:multiLevelType w:val="hybridMultilevel"/>
    <w:tmpl w:val="F89E901A"/>
    <w:lvl w:ilvl="0" w:tplc="040C000D">
      <w:start w:val="1"/>
      <w:numFmt w:val="bullet"/>
      <w:lvlText w:val=""/>
      <w:lvlJc w:val="left"/>
      <w:pPr>
        <w:ind w:left="1487" w:hanging="360"/>
      </w:pPr>
      <w:rPr>
        <w:rFonts w:ascii="Wingdings" w:hAnsi="Wingdings"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81">
    <w:nsid w:val="6CD752A6"/>
    <w:multiLevelType w:val="hybridMultilevel"/>
    <w:tmpl w:val="D93663F0"/>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2">
    <w:nsid w:val="6CDD3AE5"/>
    <w:multiLevelType w:val="hybridMultilevel"/>
    <w:tmpl w:val="306290F2"/>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3">
    <w:nsid w:val="6F8103CF"/>
    <w:multiLevelType w:val="hybridMultilevel"/>
    <w:tmpl w:val="805E35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4">
    <w:nsid w:val="70EC6A9B"/>
    <w:multiLevelType w:val="hybridMultilevel"/>
    <w:tmpl w:val="1494B552"/>
    <w:lvl w:ilvl="0" w:tplc="040C0001">
      <w:start w:val="1"/>
      <w:numFmt w:val="bullet"/>
      <w:lvlText w:val=""/>
      <w:lvlJc w:val="left"/>
      <w:pPr>
        <w:ind w:left="2563" w:hanging="360"/>
      </w:pPr>
      <w:rPr>
        <w:rFonts w:ascii="Symbol" w:hAnsi="Symbol" w:hint="default"/>
      </w:rPr>
    </w:lvl>
    <w:lvl w:ilvl="1" w:tplc="040C0003" w:tentative="1">
      <w:start w:val="1"/>
      <w:numFmt w:val="bullet"/>
      <w:lvlText w:val="o"/>
      <w:lvlJc w:val="left"/>
      <w:pPr>
        <w:ind w:left="3283" w:hanging="360"/>
      </w:pPr>
      <w:rPr>
        <w:rFonts w:ascii="Courier New" w:hAnsi="Courier New" w:cs="Courier New" w:hint="default"/>
      </w:rPr>
    </w:lvl>
    <w:lvl w:ilvl="2" w:tplc="040C0005" w:tentative="1">
      <w:start w:val="1"/>
      <w:numFmt w:val="bullet"/>
      <w:lvlText w:val=""/>
      <w:lvlJc w:val="left"/>
      <w:pPr>
        <w:ind w:left="4003" w:hanging="360"/>
      </w:pPr>
      <w:rPr>
        <w:rFonts w:ascii="Wingdings" w:hAnsi="Wingdings" w:hint="default"/>
      </w:rPr>
    </w:lvl>
    <w:lvl w:ilvl="3" w:tplc="040C0001" w:tentative="1">
      <w:start w:val="1"/>
      <w:numFmt w:val="bullet"/>
      <w:lvlText w:val=""/>
      <w:lvlJc w:val="left"/>
      <w:pPr>
        <w:ind w:left="4723" w:hanging="360"/>
      </w:pPr>
      <w:rPr>
        <w:rFonts w:ascii="Symbol" w:hAnsi="Symbol" w:hint="default"/>
      </w:rPr>
    </w:lvl>
    <w:lvl w:ilvl="4" w:tplc="040C0003" w:tentative="1">
      <w:start w:val="1"/>
      <w:numFmt w:val="bullet"/>
      <w:lvlText w:val="o"/>
      <w:lvlJc w:val="left"/>
      <w:pPr>
        <w:ind w:left="5443" w:hanging="360"/>
      </w:pPr>
      <w:rPr>
        <w:rFonts w:ascii="Courier New" w:hAnsi="Courier New" w:cs="Courier New" w:hint="default"/>
      </w:rPr>
    </w:lvl>
    <w:lvl w:ilvl="5" w:tplc="040C0005" w:tentative="1">
      <w:start w:val="1"/>
      <w:numFmt w:val="bullet"/>
      <w:lvlText w:val=""/>
      <w:lvlJc w:val="left"/>
      <w:pPr>
        <w:ind w:left="6163" w:hanging="360"/>
      </w:pPr>
      <w:rPr>
        <w:rFonts w:ascii="Wingdings" w:hAnsi="Wingdings" w:hint="default"/>
      </w:rPr>
    </w:lvl>
    <w:lvl w:ilvl="6" w:tplc="040C0001" w:tentative="1">
      <w:start w:val="1"/>
      <w:numFmt w:val="bullet"/>
      <w:lvlText w:val=""/>
      <w:lvlJc w:val="left"/>
      <w:pPr>
        <w:ind w:left="6883" w:hanging="360"/>
      </w:pPr>
      <w:rPr>
        <w:rFonts w:ascii="Symbol" w:hAnsi="Symbol" w:hint="default"/>
      </w:rPr>
    </w:lvl>
    <w:lvl w:ilvl="7" w:tplc="040C0003" w:tentative="1">
      <w:start w:val="1"/>
      <w:numFmt w:val="bullet"/>
      <w:lvlText w:val="o"/>
      <w:lvlJc w:val="left"/>
      <w:pPr>
        <w:ind w:left="7603" w:hanging="360"/>
      </w:pPr>
      <w:rPr>
        <w:rFonts w:ascii="Courier New" w:hAnsi="Courier New" w:cs="Courier New" w:hint="default"/>
      </w:rPr>
    </w:lvl>
    <w:lvl w:ilvl="8" w:tplc="040C0005" w:tentative="1">
      <w:start w:val="1"/>
      <w:numFmt w:val="bullet"/>
      <w:lvlText w:val=""/>
      <w:lvlJc w:val="left"/>
      <w:pPr>
        <w:ind w:left="8323" w:hanging="360"/>
      </w:pPr>
      <w:rPr>
        <w:rFonts w:ascii="Wingdings" w:hAnsi="Wingdings" w:hint="default"/>
      </w:rPr>
    </w:lvl>
  </w:abstractNum>
  <w:abstractNum w:abstractNumId="85">
    <w:nsid w:val="71395EAD"/>
    <w:multiLevelType w:val="hybridMultilevel"/>
    <w:tmpl w:val="D3421C0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6">
    <w:nsid w:val="73137183"/>
    <w:multiLevelType w:val="hybridMultilevel"/>
    <w:tmpl w:val="052E23A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7">
    <w:nsid w:val="731A6E0C"/>
    <w:multiLevelType w:val="hybridMultilevel"/>
    <w:tmpl w:val="2D86C52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8">
    <w:nsid w:val="732470AF"/>
    <w:multiLevelType w:val="hybridMultilevel"/>
    <w:tmpl w:val="4E0EEC4E"/>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9">
    <w:nsid w:val="742A354A"/>
    <w:multiLevelType w:val="hybridMultilevel"/>
    <w:tmpl w:val="45FAE3D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0">
    <w:nsid w:val="75E34F78"/>
    <w:multiLevelType w:val="hybridMultilevel"/>
    <w:tmpl w:val="CAD4ABC6"/>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91">
    <w:nsid w:val="764206F7"/>
    <w:multiLevelType w:val="hybridMultilevel"/>
    <w:tmpl w:val="9E860E0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2">
    <w:nsid w:val="7C046915"/>
    <w:multiLevelType w:val="hybridMultilevel"/>
    <w:tmpl w:val="33B8765E"/>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93">
    <w:nsid w:val="7CEF390D"/>
    <w:multiLevelType w:val="hybridMultilevel"/>
    <w:tmpl w:val="2F867906"/>
    <w:lvl w:ilvl="0" w:tplc="040C000D">
      <w:start w:val="1"/>
      <w:numFmt w:val="bullet"/>
      <w:lvlText w:val=""/>
      <w:lvlJc w:val="left"/>
      <w:pPr>
        <w:ind w:left="2195" w:hanging="360"/>
      </w:pPr>
      <w:rPr>
        <w:rFonts w:ascii="Wingdings" w:hAnsi="Wingdings" w:hint="default"/>
      </w:rPr>
    </w:lvl>
    <w:lvl w:ilvl="1" w:tplc="040C0003" w:tentative="1">
      <w:start w:val="1"/>
      <w:numFmt w:val="bullet"/>
      <w:lvlText w:val="o"/>
      <w:lvlJc w:val="left"/>
      <w:pPr>
        <w:ind w:left="2915" w:hanging="360"/>
      </w:pPr>
      <w:rPr>
        <w:rFonts w:ascii="Courier New" w:hAnsi="Courier New" w:cs="Courier New" w:hint="default"/>
      </w:rPr>
    </w:lvl>
    <w:lvl w:ilvl="2" w:tplc="040C0005" w:tentative="1">
      <w:start w:val="1"/>
      <w:numFmt w:val="bullet"/>
      <w:lvlText w:val=""/>
      <w:lvlJc w:val="left"/>
      <w:pPr>
        <w:ind w:left="3635" w:hanging="360"/>
      </w:pPr>
      <w:rPr>
        <w:rFonts w:ascii="Wingdings" w:hAnsi="Wingdings" w:hint="default"/>
      </w:rPr>
    </w:lvl>
    <w:lvl w:ilvl="3" w:tplc="040C0001" w:tentative="1">
      <w:start w:val="1"/>
      <w:numFmt w:val="bullet"/>
      <w:lvlText w:val=""/>
      <w:lvlJc w:val="left"/>
      <w:pPr>
        <w:ind w:left="4355" w:hanging="360"/>
      </w:pPr>
      <w:rPr>
        <w:rFonts w:ascii="Symbol" w:hAnsi="Symbol" w:hint="default"/>
      </w:rPr>
    </w:lvl>
    <w:lvl w:ilvl="4" w:tplc="040C0003" w:tentative="1">
      <w:start w:val="1"/>
      <w:numFmt w:val="bullet"/>
      <w:lvlText w:val="o"/>
      <w:lvlJc w:val="left"/>
      <w:pPr>
        <w:ind w:left="5075" w:hanging="360"/>
      </w:pPr>
      <w:rPr>
        <w:rFonts w:ascii="Courier New" w:hAnsi="Courier New" w:cs="Courier New" w:hint="default"/>
      </w:rPr>
    </w:lvl>
    <w:lvl w:ilvl="5" w:tplc="040C0005" w:tentative="1">
      <w:start w:val="1"/>
      <w:numFmt w:val="bullet"/>
      <w:lvlText w:val=""/>
      <w:lvlJc w:val="left"/>
      <w:pPr>
        <w:ind w:left="5795" w:hanging="360"/>
      </w:pPr>
      <w:rPr>
        <w:rFonts w:ascii="Wingdings" w:hAnsi="Wingdings" w:hint="default"/>
      </w:rPr>
    </w:lvl>
    <w:lvl w:ilvl="6" w:tplc="040C0001" w:tentative="1">
      <w:start w:val="1"/>
      <w:numFmt w:val="bullet"/>
      <w:lvlText w:val=""/>
      <w:lvlJc w:val="left"/>
      <w:pPr>
        <w:ind w:left="6515" w:hanging="360"/>
      </w:pPr>
      <w:rPr>
        <w:rFonts w:ascii="Symbol" w:hAnsi="Symbol" w:hint="default"/>
      </w:rPr>
    </w:lvl>
    <w:lvl w:ilvl="7" w:tplc="040C0003" w:tentative="1">
      <w:start w:val="1"/>
      <w:numFmt w:val="bullet"/>
      <w:lvlText w:val="o"/>
      <w:lvlJc w:val="left"/>
      <w:pPr>
        <w:ind w:left="7235" w:hanging="360"/>
      </w:pPr>
      <w:rPr>
        <w:rFonts w:ascii="Courier New" w:hAnsi="Courier New" w:cs="Courier New" w:hint="default"/>
      </w:rPr>
    </w:lvl>
    <w:lvl w:ilvl="8" w:tplc="040C0005" w:tentative="1">
      <w:start w:val="1"/>
      <w:numFmt w:val="bullet"/>
      <w:lvlText w:val=""/>
      <w:lvlJc w:val="left"/>
      <w:pPr>
        <w:ind w:left="7955" w:hanging="360"/>
      </w:pPr>
      <w:rPr>
        <w:rFonts w:ascii="Wingdings" w:hAnsi="Wingdings" w:hint="default"/>
      </w:rPr>
    </w:lvl>
  </w:abstractNum>
  <w:abstractNum w:abstractNumId="94">
    <w:nsid w:val="7D7F513C"/>
    <w:multiLevelType w:val="hybridMultilevel"/>
    <w:tmpl w:val="6B948702"/>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5">
    <w:nsid w:val="7E3B03FD"/>
    <w:multiLevelType w:val="hybridMultilevel"/>
    <w:tmpl w:val="5958FC1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6">
    <w:nsid w:val="7E4F7098"/>
    <w:multiLevelType w:val="hybridMultilevel"/>
    <w:tmpl w:val="A7A4E638"/>
    <w:lvl w:ilvl="0" w:tplc="C784CDAA">
      <w:start w:val="1"/>
      <w:numFmt w:val="upperLetter"/>
      <w:lvlText w:val="%1."/>
      <w:lvlJc w:val="left"/>
      <w:pPr>
        <w:ind w:left="1429" w:hanging="360"/>
      </w:pPr>
      <w:rPr>
        <w:rFonts w:hint="default"/>
      </w:r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7">
    <w:nsid w:val="7F7B5968"/>
    <w:multiLevelType w:val="hybridMultilevel"/>
    <w:tmpl w:val="56322F26"/>
    <w:lvl w:ilvl="0" w:tplc="36CE0512">
      <w:start w:val="1"/>
      <w:numFmt w:val="upperLetter"/>
      <w:lvlText w:val="%1."/>
      <w:lvlJc w:val="left"/>
      <w:pPr>
        <w:ind w:left="142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nsid w:val="7FC45A8B"/>
    <w:multiLevelType w:val="singleLevel"/>
    <w:tmpl w:val="02E20136"/>
    <w:lvl w:ilvl="0">
      <w:start w:val="1"/>
      <w:numFmt w:val="bullet"/>
      <w:pStyle w:val="Listepuces1"/>
      <w:lvlText w:val=""/>
      <w:lvlJc w:val="left"/>
      <w:pPr>
        <w:tabs>
          <w:tab w:val="num" w:pos="1071"/>
        </w:tabs>
        <w:ind w:left="992" w:hanging="283"/>
      </w:pPr>
      <w:rPr>
        <w:rFonts w:ascii="Symbol" w:hAnsi="Symbol" w:hint="default"/>
      </w:rPr>
    </w:lvl>
  </w:abstractNum>
  <w:num w:numId="1">
    <w:abstractNumId w:val="98"/>
  </w:num>
  <w:num w:numId="2">
    <w:abstractNumId w:val="51"/>
  </w:num>
  <w:num w:numId="3">
    <w:abstractNumId w:val="60"/>
  </w:num>
  <w:num w:numId="4">
    <w:abstractNumId w:val="0"/>
  </w:num>
  <w:num w:numId="5">
    <w:abstractNumId w:val="86"/>
  </w:num>
  <w:num w:numId="6">
    <w:abstractNumId w:val="44"/>
  </w:num>
  <w:num w:numId="7">
    <w:abstractNumId w:val="43"/>
  </w:num>
  <w:num w:numId="8">
    <w:abstractNumId w:val="23"/>
  </w:num>
  <w:num w:numId="9">
    <w:abstractNumId w:val="63"/>
  </w:num>
  <w:num w:numId="10">
    <w:abstractNumId w:val="89"/>
  </w:num>
  <w:num w:numId="11">
    <w:abstractNumId w:val="10"/>
  </w:num>
  <w:num w:numId="12">
    <w:abstractNumId w:val="14"/>
  </w:num>
  <w:num w:numId="13">
    <w:abstractNumId w:val="18"/>
  </w:num>
  <w:num w:numId="14">
    <w:abstractNumId w:val="90"/>
  </w:num>
  <w:num w:numId="15">
    <w:abstractNumId w:val="30"/>
  </w:num>
  <w:num w:numId="16">
    <w:abstractNumId w:val="77"/>
  </w:num>
  <w:num w:numId="17">
    <w:abstractNumId w:val="12"/>
  </w:num>
  <w:num w:numId="18">
    <w:abstractNumId w:val="73"/>
  </w:num>
  <w:num w:numId="19">
    <w:abstractNumId w:val="39"/>
  </w:num>
  <w:num w:numId="20">
    <w:abstractNumId w:val="83"/>
  </w:num>
  <w:num w:numId="21">
    <w:abstractNumId w:val="41"/>
  </w:num>
  <w:num w:numId="22">
    <w:abstractNumId w:val="45"/>
  </w:num>
  <w:num w:numId="23">
    <w:abstractNumId w:val="76"/>
  </w:num>
  <w:num w:numId="24">
    <w:abstractNumId w:val="42"/>
  </w:num>
  <w:num w:numId="25">
    <w:abstractNumId w:val="56"/>
  </w:num>
  <w:num w:numId="26">
    <w:abstractNumId w:val="19"/>
  </w:num>
  <w:num w:numId="27">
    <w:abstractNumId w:val="34"/>
  </w:num>
  <w:num w:numId="28">
    <w:abstractNumId w:val="69"/>
  </w:num>
  <w:num w:numId="29">
    <w:abstractNumId w:val="11"/>
  </w:num>
  <w:num w:numId="30">
    <w:abstractNumId w:val="64"/>
  </w:num>
  <w:num w:numId="31">
    <w:abstractNumId w:val="91"/>
  </w:num>
  <w:num w:numId="32">
    <w:abstractNumId w:val="85"/>
  </w:num>
  <w:num w:numId="33">
    <w:abstractNumId w:val="17"/>
  </w:num>
  <w:num w:numId="34">
    <w:abstractNumId w:val="8"/>
  </w:num>
  <w:num w:numId="35">
    <w:abstractNumId w:val="55"/>
  </w:num>
  <w:num w:numId="36">
    <w:abstractNumId w:val="3"/>
  </w:num>
  <w:num w:numId="37">
    <w:abstractNumId w:val="38"/>
  </w:num>
  <w:num w:numId="38">
    <w:abstractNumId w:val="67"/>
  </w:num>
  <w:num w:numId="39">
    <w:abstractNumId w:val="25"/>
  </w:num>
  <w:num w:numId="40">
    <w:abstractNumId w:val="16"/>
  </w:num>
  <w:num w:numId="41">
    <w:abstractNumId w:val="32"/>
  </w:num>
  <w:num w:numId="42">
    <w:abstractNumId w:val="75"/>
  </w:num>
  <w:num w:numId="43">
    <w:abstractNumId w:val="26"/>
  </w:num>
  <w:num w:numId="44">
    <w:abstractNumId w:val="72"/>
  </w:num>
  <w:num w:numId="45">
    <w:abstractNumId w:val="50"/>
  </w:num>
  <w:num w:numId="46">
    <w:abstractNumId w:val="5"/>
  </w:num>
  <w:num w:numId="47">
    <w:abstractNumId w:val="6"/>
  </w:num>
  <w:num w:numId="48">
    <w:abstractNumId w:val="52"/>
  </w:num>
  <w:num w:numId="49">
    <w:abstractNumId w:val="92"/>
  </w:num>
  <w:num w:numId="50">
    <w:abstractNumId w:val="35"/>
  </w:num>
  <w:num w:numId="51">
    <w:abstractNumId w:val="20"/>
  </w:num>
  <w:num w:numId="52">
    <w:abstractNumId w:val="61"/>
  </w:num>
  <w:num w:numId="53">
    <w:abstractNumId w:val="4"/>
  </w:num>
  <w:num w:numId="54">
    <w:abstractNumId w:val="59"/>
  </w:num>
  <w:num w:numId="55">
    <w:abstractNumId w:val="21"/>
  </w:num>
  <w:num w:numId="56">
    <w:abstractNumId w:val="24"/>
  </w:num>
  <w:num w:numId="57">
    <w:abstractNumId w:val="27"/>
  </w:num>
  <w:num w:numId="58">
    <w:abstractNumId w:val="88"/>
  </w:num>
  <w:num w:numId="59">
    <w:abstractNumId w:val="78"/>
  </w:num>
  <w:num w:numId="60">
    <w:abstractNumId w:val="29"/>
  </w:num>
  <w:num w:numId="61">
    <w:abstractNumId w:val="31"/>
  </w:num>
  <w:num w:numId="62">
    <w:abstractNumId w:val="48"/>
  </w:num>
  <w:num w:numId="63">
    <w:abstractNumId w:val="58"/>
  </w:num>
  <w:num w:numId="64">
    <w:abstractNumId w:val="54"/>
  </w:num>
  <w:num w:numId="65">
    <w:abstractNumId w:val="71"/>
  </w:num>
  <w:num w:numId="66">
    <w:abstractNumId w:val="53"/>
  </w:num>
  <w:num w:numId="67">
    <w:abstractNumId w:val="33"/>
  </w:num>
  <w:num w:numId="68">
    <w:abstractNumId w:val="1"/>
  </w:num>
  <w:num w:numId="69">
    <w:abstractNumId w:val="74"/>
  </w:num>
  <w:num w:numId="70">
    <w:abstractNumId w:val="47"/>
  </w:num>
  <w:num w:numId="71">
    <w:abstractNumId w:val="9"/>
  </w:num>
  <w:num w:numId="72">
    <w:abstractNumId w:val="57"/>
  </w:num>
  <w:num w:numId="73">
    <w:abstractNumId w:val="68"/>
  </w:num>
  <w:num w:numId="74">
    <w:abstractNumId w:val="70"/>
  </w:num>
  <w:num w:numId="75">
    <w:abstractNumId w:val="49"/>
  </w:num>
  <w:num w:numId="76">
    <w:abstractNumId w:val="40"/>
  </w:num>
  <w:num w:numId="77">
    <w:abstractNumId w:val="94"/>
  </w:num>
  <w:num w:numId="78">
    <w:abstractNumId w:val="84"/>
  </w:num>
  <w:num w:numId="79">
    <w:abstractNumId w:val="15"/>
  </w:num>
  <w:num w:numId="80">
    <w:abstractNumId w:val="28"/>
  </w:num>
  <w:num w:numId="81">
    <w:abstractNumId w:val="13"/>
  </w:num>
  <w:num w:numId="82">
    <w:abstractNumId w:val="62"/>
  </w:num>
  <w:num w:numId="83">
    <w:abstractNumId w:val="46"/>
  </w:num>
  <w:num w:numId="84">
    <w:abstractNumId w:val="95"/>
  </w:num>
  <w:num w:numId="85">
    <w:abstractNumId w:val="7"/>
  </w:num>
  <w:num w:numId="86">
    <w:abstractNumId w:val="37"/>
  </w:num>
  <w:num w:numId="87">
    <w:abstractNumId w:val="66"/>
  </w:num>
  <w:num w:numId="88">
    <w:abstractNumId w:val="36"/>
  </w:num>
  <w:num w:numId="89">
    <w:abstractNumId w:val="82"/>
  </w:num>
  <w:num w:numId="90">
    <w:abstractNumId w:val="97"/>
  </w:num>
  <w:num w:numId="91">
    <w:abstractNumId w:val="2"/>
  </w:num>
  <w:num w:numId="92">
    <w:abstractNumId w:val="87"/>
  </w:num>
  <w:num w:numId="93">
    <w:abstractNumId w:val="79"/>
  </w:num>
  <w:num w:numId="94">
    <w:abstractNumId w:val="81"/>
  </w:num>
  <w:num w:numId="95">
    <w:abstractNumId w:val="93"/>
  </w:num>
  <w:num w:numId="96">
    <w:abstractNumId w:val="65"/>
  </w:num>
  <w:num w:numId="97">
    <w:abstractNumId w:val="96"/>
  </w:num>
  <w:num w:numId="98">
    <w:abstractNumId w:val="80"/>
  </w:num>
  <w:num w:numId="99">
    <w:abstractNumId w:val="22"/>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trackRevision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706D4"/>
    <w:rsid w:val="00000A85"/>
    <w:rsid w:val="0000204A"/>
    <w:rsid w:val="00002358"/>
    <w:rsid w:val="00003092"/>
    <w:rsid w:val="00003C0E"/>
    <w:rsid w:val="00003D10"/>
    <w:rsid w:val="00003DE3"/>
    <w:rsid w:val="000053AB"/>
    <w:rsid w:val="000058DC"/>
    <w:rsid w:val="000072C4"/>
    <w:rsid w:val="000074D5"/>
    <w:rsid w:val="00010079"/>
    <w:rsid w:val="0001024D"/>
    <w:rsid w:val="00011083"/>
    <w:rsid w:val="00011646"/>
    <w:rsid w:val="00011B06"/>
    <w:rsid w:val="000129BA"/>
    <w:rsid w:val="00013A10"/>
    <w:rsid w:val="00013A75"/>
    <w:rsid w:val="000152D8"/>
    <w:rsid w:val="000154B0"/>
    <w:rsid w:val="00015BB6"/>
    <w:rsid w:val="00016554"/>
    <w:rsid w:val="000167C4"/>
    <w:rsid w:val="00020624"/>
    <w:rsid w:val="00021329"/>
    <w:rsid w:val="00021660"/>
    <w:rsid w:val="00021C3E"/>
    <w:rsid w:val="000220F1"/>
    <w:rsid w:val="000225E5"/>
    <w:rsid w:val="00022E11"/>
    <w:rsid w:val="00022EFE"/>
    <w:rsid w:val="00023891"/>
    <w:rsid w:val="0002570C"/>
    <w:rsid w:val="00026773"/>
    <w:rsid w:val="0002694E"/>
    <w:rsid w:val="00026FF0"/>
    <w:rsid w:val="00027D17"/>
    <w:rsid w:val="00027E12"/>
    <w:rsid w:val="000305D2"/>
    <w:rsid w:val="00031506"/>
    <w:rsid w:val="000317C8"/>
    <w:rsid w:val="0003275D"/>
    <w:rsid w:val="00037DA5"/>
    <w:rsid w:val="00037FAB"/>
    <w:rsid w:val="00040EED"/>
    <w:rsid w:val="00043054"/>
    <w:rsid w:val="00043200"/>
    <w:rsid w:val="00043C1E"/>
    <w:rsid w:val="00043E19"/>
    <w:rsid w:val="0004404A"/>
    <w:rsid w:val="0004503D"/>
    <w:rsid w:val="00045A59"/>
    <w:rsid w:val="00045F2F"/>
    <w:rsid w:val="000477D5"/>
    <w:rsid w:val="0005015A"/>
    <w:rsid w:val="0005018A"/>
    <w:rsid w:val="00050A28"/>
    <w:rsid w:val="00051DD3"/>
    <w:rsid w:val="0005211B"/>
    <w:rsid w:val="000539AB"/>
    <w:rsid w:val="00054AB8"/>
    <w:rsid w:val="0005543D"/>
    <w:rsid w:val="00055C2A"/>
    <w:rsid w:val="00055CCE"/>
    <w:rsid w:val="00055D5A"/>
    <w:rsid w:val="0005609F"/>
    <w:rsid w:val="00056BF8"/>
    <w:rsid w:val="00057EFE"/>
    <w:rsid w:val="00057FE3"/>
    <w:rsid w:val="000601E8"/>
    <w:rsid w:val="00060775"/>
    <w:rsid w:val="0006131A"/>
    <w:rsid w:val="00061E74"/>
    <w:rsid w:val="00063661"/>
    <w:rsid w:val="00065846"/>
    <w:rsid w:val="0006650B"/>
    <w:rsid w:val="00066B18"/>
    <w:rsid w:val="00066D80"/>
    <w:rsid w:val="00067473"/>
    <w:rsid w:val="00067CE4"/>
    <w:rsid w:val="00070234"/>
    <w:rsid w:val="000706D4"/>
    <w:rsid w:val="00071F99"/>
    <w:rsid w:val="000727BD"/>
    <w:rsid w:val="00072E49"/>
    <w:rsid w:val="000734C4"/>
    <w:rsid w:val="0007406A"/>
    <w:rsid w:val="00074511"/>
    <w:rsid w:val="00074BB5"/>
    <w:rsid w:val="00074DBE"/>
    <w:rsid w:val="00074DC2"/>
    <w:rsid w:val="00075206"/>
    <w:rsid w:val="0007558F"/>
    <w:rsid w:val="0007638D"/>
    <w:rsid w:val="000772C0"/>
    <w:rsid w:val="000858A6"/>
    <w:rsid w:val="000863AC"/>
    <w:rsid w:val="000868E8"/>
    <w:rsid w:val="00086DB0"/>
    <w:rsid w:val="0008708D"/>
    <w:rsid w:val="00087109"/>
    <w:rsid w:val="00090504"/>
    <w:rsid w:val="00090C71"/>
    <w:rsid w:val="00091539"/>
    <w:rsid w:val="00091C35"/>
    <w:rsid w:val="0009273D"/>
    <w:rsid w:val="00092897"/>
    <w:rsid w:val="00092CAB"/>
    <w:rsid w:val="00092F6A"/>
    <w:rsid w:val="0009415C"/>
    <w:rsid w:val="00094185"/>
    <w:rsid w:val="00094E18"/>
    <w:rsid w:val="00096E80"/>
    <w:rsid w:val="00096ED5"/>
    <w:rsid w:val="000A2357"/>
    <w:rsid w:val="000A34BD"/>
    <w:rsid w:val="000A358F"/>
    <w:rsid w:val="000A3629"/>
    <w:rsid w:val="000A3B29"/>
    <w:rsid w:val="000A45A3"/>
    <w:rsid w:val="000A54FF"/>
    <w:rsid w:val="000A5E5D"/>
    <w:rsid w:val="000A6547"/>
    <w:rsid w:val="000B0550"/>
    <w:rsid w:val="000B0B21"/>
    <w:rsid w:val="000B0FFD"/>
    <w:rsid w:val="000B1003"/>
    <w:rsid w:val="000B120A"/>
    <w:rsid w:val="000B2F8C"/>
    <w:rsid w:val="000B3013"/>
    <w:rsid w:val="000B4008"/>
    <w:rsid w:val="000B473F"/>
    <w:rsid w:val="000B5027"/>
    <w:rsid w:val="000B559C"/>
    <w:rsid w:val="000B6271"/>
    <w:rsid w:val="000B6467"/>
    <w:rsid w:val="000B661E"/>
    <w:rsid w:val="000B6DA3"/>
    <w:rsid w:val="000B73FD"/>
    <w:rsid w:val="000B748D"/>
    <w:rsid w:val="000B76E5"/>
    <w:rsid w:val="000C07AD"/>
    <w:rsid w:val="000C1C11"/>
    <w:rsid w:val="000C21E3"/>
    <w:rsid w:val="000C28FB"/>
    <w:rsid w:val="000C2FE4"/>
    <w:rsid w:val="000C3BBC"/>
    <w:rsid w:val="000C3F69"/>
    <w:rsid w:val="000C55CE"/>
    <w:rsid w:val="000C721C"/>
    <w:rsid w:val="000C7728"/>
    <w:rsid w:val="000D0146"/>
    <w:rsid w:val="000D03B2"/>
    <w:rsid w:val="000D265D"/>
    <w:rsid w:val="000D313A"/>
    <w:rsid w:val="000D414C"/>
    <w:rsid w:val="000D46DD"/>
    <w:rsid w:val="000D5813"/>
    <w:rsid w:val="000D5DC3"/>
    <w:rsid w:val="000E1A8C"/>
    <w:rsid w:val="000E2910"/>
    <w:rsid w:val="000E360D"/>
    <w:rsid w:val="000E3C30"/>
    <w:rsid w:val="000E42C8"/>
    <w:rsid w:val="000E4CFE"/>
    <w:rsid w:val="000E4DFE"/>
    <w:rsid w:val="000E5264"/>
    <w:rsid w:val="000E7E00"/>
    <w:rsid w:val="000F1023"/>
    <w:rsid w:val="000F127C"/>
    <w:rsid w:val="000F16A4"/>
    <w:rsid w:val="000F1D10"/>
    <w:rsid w:val="000F2468"/>
    <w:rsid w:val="000F269D"/>
    <w:rsid w:val="000F2B85"/>
    <w:rsid w:val="000F33DF"/>
    <w:rsid w:val="000F5278"/>
    <w:rsid w:val="000F5ED4"/>
    <w:rsid w:val="000F71E4"/>
    <w:rsid w:val="001003A8"/>
    <w:rsid w:val="00101981"/>
    <w:rsid w:val="001035B4"/>
    <w:rsid w:val="00103CC6"/>
    <w:rsid w:val="001043F5"/>
    <w:rsid w:val="00104B37"/>
    <w:rsid w:val="00104DC9"/>
    <w:rsid w:val="00105469"/>
    <w:rsid w:val="00105B5C"/>
    <w:rsid w:val="0010663A"/>
    <w:rsid w:val="0011071A"/>
    <w:rsid w:val="00111A66"/>
    <w:rsid w:val="0011241E"/>
    <w:rsid w:val="00113657"/>
    <w:rsid w:val="00115099"/>
    <w:rsid w:val="00115927"/>
    <w:rsid w:val="00115C67"/>
    <w:rsid w:val="001167D3"/>
    <w:rsid w:val="00116CB9"/>
    <w:rsid w:val="00121A36"/>
    <w:rsid w:val="00121B4D"/>
    <w:rsid w:val="00123213"/>
    <w:rsid w:val="0012353B"/>
    <w:rsid w:val="00124384"/>
    <w:rsid w:val="0012452D"/>
    <w:rsid w:val="00125027"/>
    <w:rsid w:val="00125E8D"/>
    <w:rsid w:val="00125F4D"/>
    <w:rsid w:val="00126D91"/>
    <w:rsid w:val="00127CBF"/>
    <w:rsid w:val="00130030"/>
    <w:rsid w:val="0013003A"/>
    <w:rsid w:val="00130F90"/>
    <w:rsid w:val="001313E6"/>
    <w:rsid w:val="001329FB"/>
    <w:rsid w:val="00133774"/>
    <w:rsid w:val="001353B9"/>
    <w:rsid w:val="001354C6"/>
    <w:rsid w:val="00135C26"/>
    <w:rsid w:val="00137402"/>
    <w:rsid w:val="00137915"/>
    <w:rsid w:val="00137FA5"/>
    <w:rsid w:val="00141A0C"/>
    <w:rsid w:val="00141A49"/>
    <w:rsid w:val="00141E31"/>
    <w:rsid w:val="00144CD9"/>
    <w:rsid w:val="00145AF7"/>
    <w:rsid w:val="001473C7"/>
    <w:rsid w:val="0014777D"/>
    <w:rsid w:val="00151957"/>
    <w:rsid w:val="00151E98"/>
    <w:rsid w:val="00152B25"/>
    <w:rsid w:val="00152B42"/>
    <w:rsid w:val="00153E54"/>
    <w:rsid w:val="0015415A"/>
    <w:rsid w:val="001552BA"/>
    <w:rsid w:val="001554F5"/>
    <w:rsid w:val="00155E1D"/>
    <w:rsid w:val="001561F9"/>
    <w:rsid w:val="001562D8"/>
    <w:rsid w:val="0015668D"/>
    <w:rsid w:val="00157E7D"/>
    <w:rsid w:val="00157EA0"/>
    <w:rsid w:val="00157EE2"/>
    <w:rsid w:val="00161C5E"/>
    <w:rsid w:val="001622C7"/>
    <w:rsid w:val="00162B64"/>
    <w:rsid w:val="00162F85"/>
    <w:rsid w:val="00164591"/>
    <w:rsid w:val="00164EBE"/>
    <w:rsid w:val="00165DEC"/>
    <w:rsid w:val="00166358"/>
    <w:rsid w:val="00166E7A"/>
    <w:rsid w:val="00167705"/>
    <w:rsid w:val="0017082D"/>
    <w:rsid w:val="00171BCA"/>
    <w:rsid w:val="00171CE6"/>
    <w:rsid w:val="00172170"/>
    <w:rsid w:val="00172D31"/>
    <w:rsid w:val="00172EE0"/>
    <w:rsid w:val="00173851"/>
    <w:rsid w:val="00173F39"/>
    <w:rsid w:val="0017456D"/>
    <w:rsid w:val="001752F3"/>
    <w:rsid w:val="00175307"/>
    <w:rsid w:val="0017612C"/>
    <w:rsid w:val="00177186"/>
    <w:rsid w:val="00177AE8"/>
    <w:rsid w:val="00180213"/>
    <w:rsid w:val="001803D9"/>
    <w:rsid w:val="00180EAB"/>
    <w:rsid w:val="00180FF3"/>
    <w:rsid w:val="0018107D"/>
    <w:rsid w:val="001823B5"/>
    <w:rsid w:val="00183D99"/>
    <w:rsid w:val="00183F87"/>
    <w:rsid w:val="0018449B"/>
    <w:rsid w:val="0018648B"/>
    <w:rsid w:val="00186974"/>
    <w:rsid w:val="00190314"/>
    <w:rsid w:val="00190D6C"/>
    <w:rsid w:val="00192796"/>
    <w:rsid w:val="00193075"/>
    <w:rsid w:val="001950B3"/>
    <w:rsid w:val="00195ED8"/>
    <w:rsid w:val="00197861"/>
    <w:rsid w:val="00197D87"/>
    <w:rsid w:val="001A007B"/>
    <w:rsid w:val="001A03C3"/>
    <w:rsid w:val="001A06AE"/>
    <w:rsid w:val="001A06CA"/>
    <w:rsid w:val="001A1DF8"/>
    <w:rsid w:val="001A2387"/>
    <w:rsid w:val="001A3AAD"/>
    <w:rsid w:val="001A4FD2"/>
    <w:rsid w:val="001A5262"/>
    <w:rsid w:val="001A5760"/>
    <w:rsid w:val="001A5AA0"/>
    <w:rsid w:val="001A60ED"/>
    <w:rsid w:val="001A6911"/>
    <w:rsid w:val="001B0041"/>
    <w:rsid w:val="001B02E0"/>
    <w:rsid w:val="001B04F1"/>
    <w:rsid w:val="001B1290"/>
    <w:rsid w:val="001B1A0D"/>
    <w:rsid w:val="001B1CE6"/>
    <w:rsid w:val="001B21F8"/>
    <w:rsid w:val="001B2720"/>
    <w:rsid w:val="001B3171"/>
    <w:rsid w:val="001B3812"/>
    <w:rsid w:val="001B3B34"/>
    <w:rsid w:val="001B3DF3"/>
    <w:rsid w:val="001B5550"/>
    <w:rsid w:val="001B586F"/>
    <w:rsid w:val="001B6717"/>
    <w:rsid w:val="001C0137"/>
    <w:rsid w:val="001C0524"/>
    <w:rsid w:val="001C0F5E"/>
    <w:rsid w:val="001C24CA"/>
    <w:rsid w:val="001C466A"/>
    <w:rsid w:val="001C71A0"/>
    <w:rsid w:val="001C7A1D"/>
    <w:rsid w:val="001C7B2F"/>
    <w:rsid w:val="001D12C3"/>
    <w:rsid w:val="001D2311"/>
    <w:rsid w:val="001D24D2"/>
    <w:rsid w:val="001D291F"/>
    <w:rsid w:val="001D3757"/>
    <w:rsid w:val="001D4319"/>
    <w:rsid w:val="001D5A53"/>
    <w:rsid w:val="001D7C60"/>
    <w:rsid w:val="001D7CA7"/>
    <w:rsid w:val="001D7F33"/>
    <w:rsid w:val="001E1D03"/>
    <w:rsid w:val="001E1E44"/>
    <w:rsid w:val="001E3A44"/>
    <w:rsid w:val="001E4D79"/>
    <w:rsid w:val="001E4E25"/>
    <w:rsid w:val="001E4E8E"/>
    <w:rsid w:val="001E522F"/>
    <w:rsid w:val="001E5575"/>
    <w:rsid w:val="001E5D95"/>
    <w:rsid w:val="001E7CA8"/>
    <w:rsid w:val="001F2985"/>
    <w:rsid w:val="001F3687"/>
    <w:rsid w:val="001F4A0E"/>
    <w:rsid w:val="001F5015"/>
    <w:rsid w:val="001F5E3B"/>
    <w:rsid w:val="001F6798"/>
    <w:rsid w:val="001F71A3"/>
    <w:rsid w:val="001F7420"/>
    <w:rsid w:val="002005DC"/>
    <w:rsid w:val="0020090A"/>
    <w:rsid w:val="00201815"/>
    <w:rsid w:val="00201E0D"/>
    <w:rsid w:val="0020234C"/>
    <w:rsid w:val="00202912"/>
    <w:rsid w:val="0020391C"/>
    <w:rsid w:val="002056EB"/>
    <w:rsid w:val="00205F28"/>
    <w:rsid w:val="00207297"/>
    <w:rsid w:val="00207BA7"/>
    <w:rsid w:val="00207C5E"/>
    <w:rsid w:val="00210AFF"/>
    <w:rsid w:val="00212927"/>
    <w:rsid w:val="00213D7E"/>
    <w:rsid w:val="0021497E"/>
    <w:rsid w:val="00214BF4"/>
    <w:rsid w:val="002156CB"/>
    <w:rsid w:val="002159AB"/>
    <w:rsid w:val="00216375"/>
    <w:rsid w:val="0021697F"/>
    <w:rsid w:val="00217C70"/>
    <w:rsid w:val="00221C68"/>
    <w:rsid w:val="00221F49"/>
    <w:rsid w:val="00222372"/>
    <w:rsid w:val="00225460"/>
    <w:rsid w:val="00225E8C"/>
    <w:rsid w:val="00227A80"/>
    <w:rsid w:val="002301FF"/>
    <w:rsid w:val="00230641"/>
    <w:rsid w:val="00230B6E"/>
    <w:rsid w:val="00230D5F"/>
    <w:rsid w:val="00230E85"/>
    <w:rsid w:val="00230F23"/>
    <w:rsid w:val="0023241C"/>
    <w:rsid w:val="00235656"/>
    <w:rsid w:val="00235E39"/>
    <w:rsid w:val="00235ED0"/>
    <w:rsid w:val="00236079"/>
    <w:rsid w:val="002362B0"/>
    <w:rsid w:val="0023682B"/>
    <w:rsid w:val="00236B4C"/>
    <w:rsid w:val="00236D19"/>
    <w:rsid w:val="0023748D"/>
    <w:rsid w:val="00237E81"/>
    <w:rsid w:val="00240D70"/>
    <w:rsid w:val="00241598"/>
    <w:rsid w:val="0024164E"/>
    <w:rsid w:val="00241A04"/>
    <w:rsid w:val="00242F7B"/>
    <w:rsid w:val="00243E1A"/>
    <w:rsid w:val="00244252"/>
    <w:rsid w:val="00244354"/>
    <w:rsid w:val="002444EA"/>
    <w:rsid w:val="00244B18"/>
    <w:rsid w:val="002477D0"/>
    <w:rsid w:val="00247EBE"/>
    <w:rsid w:val="002512D7"/>
    <w:rsid w:val="0025173D"/>
    <w:rsid w:val="00251AB1"/>
    <w:rsid w:val="00253072"/>
    <w:rsid w:val="00253210"/>
    <w:rsid w:val="00254EF5"/>
    <w:rsid w:val="002551EC"/>
    <w:rsid w:val="0025520E"/>
    <w:rsid w:val="002555B8"/>
    <w:rsid w:val="0025615B"/>
    <w:rsid w:val="0025616C"/>
    <w:rsid w:val="0025658A"/>
    <w:rsid w:val="00257D15"/>
    <w:rsid w:val="00257D5D"/>
    <w:rsid w:val="002619D0"/>
    <w:rsid w:val="00262AAA"/>
    <w:rsid w:val="0026379B"/>
    <w:rsid w:val="00263901"/>
    <w:rsid w:val="002641D5"/>
    <w:rsid w:val="00264925"/>
    <w:rsid w:val="002652D9"/>
    <w:rsid w:val="0026689C"/>
    <w:rsid w:val="0026769E"/>
    <w:rsid w:val="00270294"/>
    <w:rsid w:val="00271698"/>
    <w:rsid w:val="00271B50"/>
    <w:rsid w:val="002720EB"/>
    <w:rsid w:val="0027323A"/>
    <w:rsid w:val="002732B3"/>
    <w:rsid w:val="00273795"/>
    <w:rsid w:val="002738A6"/>
    <w:rsid w:val="00273A3B"/>
    <w:rsid w:val="00273BC0"/>
    <w:rsid w:val="00274DBA"/>
    <w:rsid w:val="00275519"/>
    <w:rsid w:val="00275D1A"/>
    <w:rsid w:val="00276EBE"/>
    <w:rsid w:val="00277C3E"/>
    <w:rsid w:val="00281F13"/>
    <w:rsid w:val="00282778"/>
    <w:rsid w:val="00282AA2"/>
    <w:rsid w:val="00283A77"/>
    <w:rsid w:val="00283CF9"/>
    <w:rsid w:val="002858E7"/>
    <w:rsid w:val="00285D02"/>
    <w:rsid w:val="0028655C"/>
    <w:rsid w:val="00287FE1"/>
    <w:rsid w:val="002903DD"/>
    <w:rsid w:val="00290828"/>
    <w:rsid w:val="00291088"/>
    <w:rsid w:val="002918E1"/>
    <w:rsid w:val="00291FAB"/>
    <w:rsid w:val="002944D7"/>
    <w:rsid w:val="00294E94"/>
    <w:rsid w:val="00295281"/>
    <w:rsid w:val="00295C48"/>
    <w:rsid w:val="00295E44"/>
    <w:rsid w:val="002962C3"/>
    <w:rsid w:val="00296782"/>
    <w:rsid w:val="00296A61"/>
    <w:rsid w:val="00296C4D"/>
    <w:rsid w:val="002A0305"/>
    <w:rsid w:val="002A03B2"/>
    <w:rsid w:val="002A1713"/>
    <w:rsid w:val="002A18CD"/>
    <w:rsid w:val="002A210F"/>
    <w:rsid w:val="002A2B4A"/>
    <w:rsid w:val="002A39FB"/>
    <w:rsid w:val="002A4224"/>
    <w:rsid w:val="002A4429"/>
    <w:rsid w:val="002A52E5"/>
    <w:rsid w:val="002A5E3B"/>
    <w:rsid w:val="002A6385"/>
    <w:rsid w:val="002A7ECA"/>
    <w:rsid w:val="002B05FE"/>
    <w:rsid w:val="002B0F2F"/>
    <w:rsid w:val="002B256F"/>
    <w:rsid w:val="002B2635"/>
    <w:rsid w:val="002B2C72"/>
    <w:rsid w:val="002B4137"/>
    <w:rsid w:val="002B506D"/>
    <w:rsid w:val="002B562C"/>
    <w:rsid w:val="002B5DFD"/>
    <w:rsid w:val="002B74D8"/>
    <w:rsid w:val="002C0B8E"/>
    <w:rsid w:val="002C0EA9"/>
    <w:rsid w:val="002C125D"/>
    <w:rsid w:val="002C1458"/>
    <w:rsid w:val="002C15D1"/>
    <w:rsid w:val="002C1638"/>
    <w:rsid w:val="002C200F"/>
    <w:rsid w:val="002C2513"/>
    <w:rsid w:val="002C2704"/>
    <w:rsid w:val="002C3EE9"/>
    <w:rsid w:val="002C424F"/>
    <w:rsid w:val="002C4570"/>
    <w:rsid w:val="002C457B"/>
    <w:rsid w:val="002C4710"/>
    <w:rsid w:val="002C5050"/>
    <w:rsid w:val="002C65B7"/>
    <w:rsid w:val="002C751C"/>
    <w:rsid w:val="002C7D92"/>
    <w:rsid w:val="002D0404"/>
    <w:rsid w:val="002D166B"/>
    <w:rsid w:val="002D19A1"/>
    <w:rsid w:val="002D2038"/>
    <w:rsid w:val="002D2235"/>
    <w:rsid w:val="002D2494"/>
    <w:rsid w:val="002D2C05"/>
    <w:rsid w:val="002D2C4F"/>
    <w:rsid w:val="002D35EE"/>
    <w:rsid w:val="002D3E9F"/>
    <w:rsid w:val="002D4774"/>
    <w:rsid w:val="002D5022"/>
    <w:rsid w:val="002D5BE9"/>
    <w:rsid w:val="002D60F9"/>
    <w:rsid w:val="002D6145"/>
    <w:rsid w:val="002D655B"/>
    <w:rsid w:val="002E0619"/>
    <w:rsid w:val="002E09F9"/>
    <w:rsid w:val="002E238F"/>
    <w:rsid w:val="002E3E69"/>
    <w:rsid w:val="002E5B7E"/>
    <w:rsid w:val="002E5E51"/>
    <w:rsid w:val="002E75F6"/>
    <w:rsid w:val="002F023C"/>
    <w:rsid w:val="002F03A2"/>
    <w:rsid w:val="002F08F1"/>
    <w:rsid w:val="002F1619"/>
    <w:rsid w:val="002F1EC7"/>
    <w:rsid w:val="002F1FF2"/>
    <w:rsid w:val="002F239D"/>
    <w:rsid w:val="002F2CE2"/>
    <w:rsid w:val="002F32DE"/>
    <w:rsid w:val="002F41BA"/>
    <w:rsid w:val="002F51F7"/>
    <w:rsid w:val="002F5640"/>
    <w:rsid w:val="002F5DD7"/>
    <w:rsid w:val="002F5EBB"/>
    <w:rsid w:val="003009C2"/>
    <w:rsid w:val="003018C9"/>
    <w:rsid w:val="00301AAC"/>
    <w:rsid w:val="003047FE"/>
    <w:rsid w:val="0030520B"/>
    <w:rsid w:val="00305684"/>
    <w:rsid w:val="003070CE"/>
    <w:rsid w:val="00307B75"/>
    <w:rsid w:val="00311816"/>
    <w:rsid w:val="00311F79"/>
    <w:rsid w:val="00312429"/>
    <w:rsid w:val="00313145"/>
    <w:rsid w:val="003154EE"/>
    <w:rsid w:val="00315773"/>
    <w:rsid w:val="00317054"/>
    <w:rsid w:val="0031741D"/>
    <w:rsid w:val="003201BF"/>
    <w:rsid w:val="00320720"/>
    <w:rsid w:val="00321096"/>
    <w:rsid w:val="003230B3"/>
    <w:rsid w:val="00324089"/>
    <w:rsid w:val="00324C8B"/>
    <w:rsid w:val="00325ECD"/>
    <w:rsid w:val="003263A0"/>
    <w:rsid w:val="00326C3A"/>
    <w:rsid w:val="00330598"/>
    <w:rsid w:val="00330ED1"/>
    <w:rsid w:val="00332410"/>
    <w:rsid w:val="00332785"/>
    <w:rsid w:val="00333C3D"/>
    <w:rsid w:val="00335467"/>
    <w:rsid w:val="00336C55"/>
    <w:rsid w:val="00336CFF"/>
    <w:rsid w:val="00336E0A"/>
    <w:rsid w:val="00337B76"/>
    <w:rsid w:val="00340982"/>
    <w:rsid w:val="00340F12"/>
    <w:rsid w:val="00341CAA"/>
    <w:rsid w:val="00343440"/>
    <w:rsid w:val="00343B4C"/>
    <w:rsid w:val="003466B5"/>
    <w:rsid w:val="00346CB3"/>
    <w:rsid w:val="00346F50"/>
    <w:rsid w:val="00347265"/>
    <w:rsid w:val="003479A6"/>
    <w:rsid w:val="00347E17"/>
    <w:rsid w:val="00350792"/>
    <w:rsid w:val="00350E71"/>
    <w:rsid w:val="00351443"/>
    <w:rsid w:val="00351774"/>
    <w:rsid w:val="003528B8"/>
    <w:rsid w:val="003543D1"/>
    <w:rsid w:val="003578C1"/>
    <w:rsid w:val="00357D51"/>
    <w:rsid w:val="0036195B"/>
    <w:rsid w:val="00362AB4"/>
    <w:rsid w:val="00362F99"/>
    <w:rsid w:val="00363D89"/>
    <w:rsid w:val="00364167"/>
    <w:rsid w:val="00364BCC"/>
    <w:rsid w:val="00365137"/>
    <w:rsid w:val="00366823"/>
    <w:rsid w:val="00367A61"/>
    <w:rsid w:val="003704CD"/>
    <w:rsid w:val="0037050A"/>
    <w:rsid w:val="0037139E"/>
    <w:rsid w:val="00371C4A"/>
    <w:rsid w:val="00372AF0"/>
    <w:rsid w:val="00374AD2"/>
    <w:rsid w:val="0038020F"/>
    <w:rsid w:val="0038054A"/>
    <w:rsid w:val="00380C2C"/>
    <w:rsid w:val="00381182"/>
    <w:rsid w:val="00381E36"/>
    <w:rsid w:val="0038278D"/>
    <w:rsid w:val="003829B3"/>
    <w:rsid w:val="0038330F"/>
    <w:rsid w:val="00386DCF"/>
    <w:rsid w:val="00387BAD"/>
    <w:rsid w:val="0039152B"/>
    <w:rsid w:val="00391994"/>
    <w:rsid w:val="00393A07"/>
    <w:rsid w:val="003942DC"/>
    <w:rsid w:val="00395364"/>
    <w:rsid w:val="00395DDD"/>
    <w:rsid w:val="00396CF2"/>
    <w:rsid w:val="003A0BB0"/>
    <w:rsid w:val="003A2F1F"/>
    <w:rsid w:val="003A2F83"/>
    <w:rsid w:val="003A37BB"/>
    <w:rsid w:val="003A436E"/>
    <w:rsid w:val="003A47C7"/>
    <w:rsid w:val="003A5681"/>
    <w:rsid w:val="003A5D7B"/>
    <w:rsid w:val="003A7252"/>
    <w:rsid w:val="003A74B5"/>
    <w:rsid w:val="003A7993"/>
    <w:rsid w:val="003A7CED"/>
    <w:rsid w:val="003B03A3"/>
    <w:rsid w:val="003B1174"/>
    <w:rsid w:val="003B24B2"/>
    <w:rsid w:val="003B3A09"/>
    <w:rsid w:val="003B4C0A"/>
    <w:rsid w:val="003B518B"/>
    <w:rsid w:val="003B60C8"/>
    <w:rsid w:val="003B7962"/>
    <w:rsid w:val="003B7B1C"/>
    <w:rsid w:val="003C0324"/>
    <w:rsid w:val="003C0992"/>
    <w:rsid w:val="003C0C88"/>
    <w:rsid w:val="003C0EC6"/>
    <w:rsid w:val="003C433E"/>
    <w:rsid w:val="003C5DD7"/>
    <w:rsid w:val="003C5EC2"/>
    <w:rsid w:val="003C5FA4"/>
    <w:rsid w:val="003C6163"/>
    <w:rsid w:val="003C67CE"/>
    <w:rsid w:val="003D092C"/>
    <w:rsid w:val="003D2049"/>
    <w:rsid w:val="003D2193"/>
    <w:rsid w:val="003D3A57"/>
    <w:rsid w:val="003D4297"/>
    <w:rsid w:val="003D470B"/>
    <w:rsid w:val="003D4976"/>
    <w:rsid w:val="003D4A2B"/>
    <w:rsid w:val="003D57E0"/>
    <w:rsid w:val="003D71A8"/>
    <w:rsid w:val="003D774F"/>
    <w:rsid w:val="003D7FF5"/>
    <w:rsid w:val="003E147A"/>
    <w:rsid w:val="003E2094"/>
    <w:rsid w:val="003E2249"/>
    <w:rsid w:val="003E29C7"/>
    <w:rsid w:val="003E333F"/>
    <w:rsid w:val="003E382A"/>
    <w:rsid w:val="003E445C"/>
    <w:rsid w:val="003E447B"/>
    <w:rsid w:val="003E4D4C"/>
    <w:rsid w:val="003E4F80"/>
    <w:rsid w:val="003E71F3"/>
    <w:rsid w:val="003F0D33"/>
    <w:rsid w:val="003F237B"/>
    <w:rsid w:val="003F3160"/>
    <w:rsid w:val="003F35EF"/>
    <w:rsid w:val="003F3E69"/>
    <w:rsid w:val="003F479C"/>
    <w:rsid w:val="003F48FD"/>
    <w:rsid w:val="003F5DF7"/>
    <w:rsid w:val="003F71F6"/>
    <w:rsid w:val="00401659"/>
    <w:rsid w:val="004019E5"/>
    <w:rsid w:val="00401CAC"/>
    <w:rsid w:val="00402C5E"/>
    <w:rsid w:val="004034A8"/>
    <w:rsid w:val="004038DB"/>
    <w:rsid w:val="00403E87"/>
    <w:rsid w:val="004040BC"/>
    <w:rsid w:val="004042CE"/>
    <w:rsid w:val="00404559"/>
    <w:rsid w:val="0040496D"/>
    <w:rsid w:val="00404EE4"/>
    <w:rsid w:val="00405522"/>
    <w:rsid w:val="004077D5"/>
    <w:rsid w:val="00410151"/>
    <w:rsid w:val="004103EB"/>
    <w:rsid w:val="00410C2B"/>
    <w:rsid w:val="004111AB"/>
    <w:rsid w:val="004126C8"/>
    <w:rsid w:val="00412999"/>
    <w:rsid w:val="0041317A"/>
    <w:rsid w:val="00415603"/>
    <w:rsid w:val="0041601C"/>
    <w:rsid w:val="00417C02"/>
    <w:rsid w:val="00420A92"/>
    <w:rsid w:val="00421C50"/>
    <w:rsid w:val="00421EDB"/>
    <w:rsid w:val="00422474"/>
    <w:rsid w:val="004224EA"/>
    <w:rsid w:val="00423D9B"/>
    <w:rsid w:val="00423E16"/>
    <w:rsid w:val="0042402C"/>
    <w:rsid w:val="004242B7"/>
    <w:rsid w:val="00425850"/>
    <w:rsid w:val="004262C3"/>
    <w:rsid w:val="0042679F"/>
    <w:rsid w:val="00426985"/>
    <w:rsid w:val="00427B20"/>
    <w:rsid w:val="004309F3"/>
    <w:rsid w:val="00430B01"/>
    <w:rsid w:val="0043100E"/>
    <w:rsid w:val="00432116"/>
    <w:rsid w:val="00433874"/>
    <w:rsid w:val="00433F47"/>
    <w:rsid w:val="00434A81"/>
    <w:rsid w:val="00434AAA"/>
    <w:rsid w:val="00434E02"/>
    <w:rsid w:val="004361CE"/>
    <w:rsid w:val="004402B3"/>
    <w:rsid w:val="00440F88"/>
    <w:rsid w:val="00442553"/>
    <w:rsid w:val="004429F6"/>
    <w:rsid w:val="00444292"/>
    <w:rsid w:val="00444364"/>
    <w:rsid w:val="00444437"/>
    <w:rsid w:val="004452E9"/>
    <w:rsid w:val="00445A2E"/>
    <w:rsid w:val="00445D8E"/>
    <w:rsid w:val="00445F69"/>
    <w:rsid w:val="004462B9"/>
    <w:rsid w:val="004463DF"/>
    <w:rsid w:val="0044681E"/>
    <w:rsid w:val="004477E1"/>
    <w:rsid w:val="00447BC5"/>
    <w:rsid w:val="00447E0C"/>
    <w:rsid w:val="004505B7"/>
    <w:rsid w:val="00450818"/>
    <w:rsid w:val="0045155D"/>
    <w:rsid w:val="00451864"/>
    <w:rsid w:val="00451F25"/>
    <w:rsid w:val="00453215"/>
    <w:rsid w:val="00453DFF"/>
    <w:rsid w:val="00454B96"/>
    <w:rsid w:val="00454C81"/>
    <w:rsid w:val="00454EC1"/>
    <w:rsid w:val="0045545E"/>
    <w:rsid w:val="00455526"/>
    <w:rsid w:val="00456D3A"/>
    <w:rsid w:val="004570BA"/>
    <w:rsid w:val="0046161C"/>
    <w:rsid w:val="00461B99"/>
    <w:rsid w:val="00462186"/>
    <w:rsid w:val="00462E20"/>
    <w:rsid w:val="00463826"/>
    <w:rsid w:val="00463BCA"/>
    <w:rsid w:val="00464D79"/>
    <w:rsid w:val="00464F13"/>
    <w:rsid w:val="00465091"/>
    <w:rsid w:val="0046554B"/>
    <w:rsid w:val="00465815"/>
    <w:rsid w:val="00466048"/>
    <w:rsid w:val="00467879"/>
    <w:rsid w:val="00470891"/>
    <w:rsid w:val="00470B84"/>
    <w:rsid w:val="0047235C"/>
    <w:rsid w:val="00472782"/>
    <w:rsid w:val="00473F0F"/>
    <w:rsid w:val="004746E7"/>
    <w:rsid w:val="00474803"/>
    <w:rsid w:val="0047489E"/>
    <w:rsid w:val="00475434"/>
    <w:rsid w:val="00475CBF"/>
    <w:rsid w:val="004763CB"/>
    <w:rsid w:val="00476464"/>
    <w:rsid w:val="00476932"/>
    <w:rsid w:val="00480F83"/>
    <w:rsid w:val="0048118E"/>
    <w:rsid w:val="004811B1"/>
    <w:rsid w:val="00481437"/>
    <w:rsid w:val="0048215A"/>
    <w:rsid w:val="00484266"/>
    <w:rsid w:val="0048471E"/>
    <w:rsid w:val="00485AB1"/>
    <w:rsid w:val="0048649B"/>
    <w:rsid w:val="00486E5C"/>
    <w:rsid w:val="0048702C"/>
    <w:rsid w:val="00487170"/>
    <w:rsid w:val="004904F6"/>
    <w:rsid w:val="00491508"/>
    <w:rsid w:val="00491538"/>
    <w:rsid w:val="00492717"/>
    <w:rsid w:val="00493FDB"/>
    <w:rsid w:val="00494CAB"/>
    <w:rsid w:val="00495DBD"/>
    <w:rsid w:val="004963A4"/>
    <w:rsid w:val="004966E0"/>
    <w:rsid w:val="00496DAB"/>
    <w:rsid w:val="00497373"/>
    <w:rsid w:val="004A0C26"/>
    <w:rsid w:val="004A0C32"/>
    <w:rsid w:val="004A0D4D"/>
    <w:rsid w:val="004A16FC"/>
    <w:rsid w:val="004A34AF"/>
    <w:rsid w:val="004A353E"/>
    <w:rsid w:val="004A397F"/>
    <w:rsid w:val="004A45AA"/>
    <w:rsid w:val="004A4C2B"/>
    <w:rsid w:val="004A730B"/>
    <w:rsid w:val="004A7380"/>
    <w:rsid w:val="004A7661"/>
    <w:rsid w:val="004A7858"/>
    <w:rsid w:val="004B0149"/>
    <w:rsid w:val="004B0882"/>
    <w:rsid w:val="004B153A"/>
    <w:rsid w:val="004B27B6"/>
    <w:rsid w:val="004B4F5D"/>
    <w:rsid w:val="004B5750"/>
    <w:rsid w:val="004B5796"/>
    <w:rsid w:val="004B72C2"/>
    <w:rsid w:val="004C02A0"/>
    <w:rsid w:val="004C05EA"/>
    <w:rsid w:val="004C1585"/>
    <w:rsid w:val="004C2D6D"/>
    <w:rsid w:val="004C2D9F"/>
    <w:rsid w:val="004C421A"/>
    <w:rsid w:val="004C547B"/>
    <w:rsid w:val="004C6640"/>
    <w:rsid w:val="004D48D5"/>
    <w:rsid w:val="004D528D"/>
    <w:rsid w:val="004D6148"/>
    <w:rsid w:val="004D6205"/>
    <w:rsid w:val="004D6470"/>
    <w:rsid w:val="004D7E95"/>
    <w:rsid w:val="004E0255"/>
    <w:rsid w:val="004E0822"/>
    <w:rsid w:val="004E1AF8"/>
    <w:rsid w:val="004E237C"/>
    <w:rsid w:val="004E28CA"/>
    <w:rsid w:val="004E549B"/>
    <w:rsid w:val="004E55B1"/>
    <w:rsid w:val="004E67B3"/>
    <w:rsid w:val="004E6EEE"/>
    <w:rsid w:val="004F0112"/>
    <w:rsid w:val="004F0A77"/>
    <w:rsid w:val="004F1403"/>
    <w:rsid w:val="004F341D"/>
    <w:rsid w:val="004F3D5C"/>
    <w:rsid w:val="004F4788"/>
    <w:rsid w:val="004F5625"/>
    <w:rsid w:val="004F6669"/>
    <w:rsid w:val="0050015D"/>
    <w:rsid w:val="00501B45"/>
    <w:rsid w:val="00501C7A"/>
    <w:rsid w:val="00501F24"/>
    <w:rsid w:val="0050307C"/>
    <w:rsid w:val="0050314A"/>
    <w:rsid w:val="0050450C"/>
    <w:rsid w:val="00504828"/>
    <w:rsid w:val="00504CE1"/>
    <w:rsid w:val="00505518"/>
    <w:rsid w:val="00505D95"/>
    <w:rsid w:val="00507A5C"/>
    <w:rsid w:val="0051027C"/>
    <w:rsid w:val="00512FFF"/>
    <w:rsid w:val="005140D1"/>
    <w:rsid w:val="00515410"/>
    <w:rsid w:val="00515ACA"/>
    <w:rsid w:val="00517349"/>
    <w:rsid w:val="00520A46"/>
    <w:rsid w:val="00522085"/>
    <w:rsid w:val="00523FA7"/>
    <w:rsid w:val="0052481E"/>
    <w:rsid w:val="00525DF7"/>
    <w:rsid w:val="00526681"/>
    <w:rsid w:val="00526710"/>
    <w:rsid w:val="00526859"/>
    <w:rsid w:val="005276D3"/>
    <w:rsid w:val="00531585"/>
    <w:rsid w:val="00531927"/>
    <w:rsid w:val="005321DE"/>
    <w:rsid w:val="005334F3"/>
    <w:rsid w:val="00534149"/>
    <w:rsid w:val="00534304"/>
    <w:rsid w:val="0053434E"/>
    <w:rsid w:val="00534CEF"/>
    <w:rsid w:val="00534F6C"/>
    <w:rsid w:val="00535270"/>
    <w:rsid w:val="00535FF5"/>
    <w:rsid w:val="00536086"/>
    <w:rsid w:val="00536DD4"/>
    <w:rsid w:val="00537687"/>
    <w:rsid w:val="005409C7"/>
    <w:rsid w:val="00540BF7"/>
    <w:rsid w:val="00540C63"/>
    <w:rsid w:val="00540CDC"/>
    <w:rsid w:val="0054142E"/>
    <w:rsid w:val="0054272F"/>
    <w:rsid w:val="00543111"/>
    <w:rsid w:val="0054373D"/>
    <w:rsid w:val="00543D1B"/>
    <w:rsid w:val="00543FDE"/>
    <w:rsid w:val="0054427B"/>
    <w:rsid w:val="005442CF"/>
    <w:rsid w:val="00544816"/>
    <w:rsid w:val="00544ACB"/>
    <w:rsid w:val="005457B4"/>
    <w:rsid w:val="00545B4F"/>
    <w:rsid w:val="00545B73"/>
    <w:rsid w:val="00546213"/>
    <w:rsid w:val="005470BC"/>
    <w:rsid w:val="005475AF"/>
    <w:rsid w:val="00547716"/>
    <w:rsid w:val="00550336"/>
    <w:rsid w:val="00552351"/>
    <w:rsid w:val="00553C17"/>
    <w:rsid w:val="00553CC6"/>
    <w:rsid w:val="005556C9"/>
    <w:rsid w:val="00555D0F"/>
    <w:rsid w:val="00557E75"/>
    <w:rsid w:val="00560F79"/>
    <w:rsid w:val="00562068"/>
    <w:rsid w:val="00562D52"/>
    <w:rsid w:val="00563A5F"/>
    <w:rsid w:val="00563F4F"/>
    <w:rsid w:val="00565FF3"/>
    <w:rsid w:val="00566816"/>
    <w:rsid w:val="00566E86"/>
    <w:rsid w:val="0056733B"/>
    <w:rsid w:val="00573F53"/>
    <w:rsid w:val="005748D5"/>
    <w:rsid w:val="00575304"/>
    <w:rsid w:val="005767E0"/>
    <w:rsid w:val="005769BC"/>
    <w:rsid w:val="00576E23"/>
    <w:rsid w:val="00580D65"/>
    <w:rsid w:val="00581144"/>
    <w:rsid w:val="00581FE4"/>
    <w:rsid w:val="005820D5"/>
    <w:rsid w:val="00582596"/>
    <w:rsid w:val="00584262"/>
    <w:rsid w:val="00584394"/>
    <w:rsid w:val="005868AF"/>
    <w:rsid w:val="005908CF"/>
    <w:rsid w:val="00590C56"/>
    <w:rsid w:val="00592C24"/>
    <w:rsid w:val="00593621"/>
    <w:rsid w:val="00593CAF"/>
    <w:rsid w:val="0059466F"/>
    <w:rsid w:val="005946AD"/>
    <w:rsid w:val="00594E9C"/>
    <w:rsid w:val="00594FBD"/>
    <w:rsid w:val="005954B7"/>
    <w:rsid w:val="00595E3F"/>
    <w:rsid w:val="00595EDC"/>
    <w:rsid w:val="0059664F"/>
    <w:rsid w:val="00597774"/>
    <w:rsid w:val="005A0848"/>
    <w:rsid w:val="005A181A"/>
    <w:rsid w:val="005A28ED"/>
    <w:rsid w:val="005A2F33"/>
    <w:rsid w:val="005A42E4"/>
    <w:rsid w:val="005A47CC"/>
    <w:rsid w:val="005A4802"/>
    <w:rsid w:val="005A510F"/>
    <w:rsid w:val="005A56B3"/>
    <w:rsid w:val="005A5AB0"/>
    <w:rsid w:val="005A775B"/>
    <w:rsid w:val="005A77B9"/>
    <w:rsid w:val="005A7BD8"/>
    <w:rsid w:val="005A7C2B"/>
    <w:rsid w:val="005A7CF5"/>
    <w:rsid w:val="005B057A"/>
    <w:rsid w:val="005B1050"/>
    <w:rsid w:val="005B28DC"/>
    <w:rsid w:val="005B2FB7"/>
    <w:rsid w:val="005B3CF5"/>
    <w:rsid w:val="005B41B6"/>
    <w:rsid w:val="005B53B1"/>
    <w:rsid w:val="005B66DA"/>
    <w:rsid w:val="005B6967"/>
    <w:rsid w:val="005B6A92"/>
    <w:rsid w:val="005B75A1"/>
    <w:rsid w:val="005C2FB0"/>
    <w:rsid w:val="005C5A2B"/>
    <w:rsid w:val="005C6385"/>
    <w:rsid w:val="005C7050"/>
    <w:rsid w:val="005C7374"/>
    <w:rsid w:val="005C7C12"/>
    <w:rsid w:val="005C7EA3"/>
    <w:rsid w:val="005D29BD"/>
    <w:rsid w:val="005D33F1"/>
    <w:rsid w:val="005D4E29"/>
    <w:rsid w:val="005D5063"/>
    <w:rsid w:val="005D617A"/>
    <w:rsid w:val="005D63FF"/>
    <w:rsid w:val="005D7AC0"/>
    <w:rsid w:val="005E03A3"/>
    <w:rsid w:val="005E2441"/>
    <w:rsid w:val="005E336A"/>
    <w:rsid w:val="005E3CE7"/>
    <w:rsid w:val="005E4937"/>
    <w:rsid w:val="005E496C"/>
    <w:rsid w:val="005E4D85"/>
    <w:rsid w:val="005E613F"/>
    <w:rsid w:val="005E702E"/>
    <w:rsid w:val="005F033E"/>
    <w:rsid w:val="005F06AE"/>
    <w:rsid w:val="005F1A7E"/>
    <w:rsid w:val="005F1F24"/>
    <w:rsid w:val="005F22AE"/>
    <w:rsid w:val="005F313D"/>
    <w:rsid w:val="005F3D48"/>
    <w:rsid w:val="005F53AD"/>
    <w:rsid w:val="005F60F1"/>
    <w:rsid w:val="005F6172"/>
    <w:rsid w:val="005F74F3"/>
    <w:rsid w:val="005F7B49"/>
    <w:rsid w:val="005F7CD7"/>
    <w:rsid w:val="005F7D1F"/>
    <w:rsid w:val="006003C7"/>
    <w:rsid w:val="00601421"/>
    <w:rsid w:val="00601B7D"/>
    <w:rsid w:val="00601E2E"/>
    <w:rsid w:val="006030C1"/>
    <w:rsid w:val="00603356"/>
    <w:rsid w:val="006033BA"/>
    <w:rsid w:val="0060413A"/>
    <w:rsid w:val="00604472"/>
    <w:rsid w:val="0060457C"/>
    <w:rsid w:val="006045AC"/>
    <w:rsid w:val="006068FD"/>
    <w:rsid w:val="00607022"/>
    <w:rsid w:val="00611BB8"/>
    <w:rsid w:val="00611F90"/>
    <w:rsid w:val="006132EA"/>
    <w:rsid w:val="0061500C"/>
    <w:rsid w:val="00615629"/>
    <w:rsid w:val="00615E1B"/>
    <w:rsid w:val="00617614"/>
    <w:rsid w:val="006179D8"/>
    <w:rsid w:val="00617ACC"/>
    <w:rsid w:val="00617D69"/>
    <w:rsid w:val="00620516"/>
    <w:rsid w:val="00621435"/>
    <w:rsid w:val="0062264B"/>
    <w:rsid w:val="00624E37"/>
    <w:rsid w:val="00625FBA"/>
    <w:rsid w:val="006271E5"/>
    <w:rsid w:val="00627D35"/>
    <w:rsid w:val="006309A3"/>
    <w:rsid w:val="00630C6A"/>
    <w:rsid w:val="00630D11"/>
    <w:rsid w:val="0063128E"/>
    <w:rsid w:val="0063180D"/>
    <w:rsid w:val="00631ED9"/>
    <w:rsid w:val="00631FF3"/>
    <w:rsid w:val="006324EE"/>
    <w:rsid w:val="0063346C"/>
    <w:rsid w:val="00635403"/>
    <w:rsid w:val="00637B5A"/>
    <w:rsid w:val="00640009"/>
    <w:rsid w:val="00640122"/>
    <w:rsid w:val="0064084C"/>
    <w:rsid w:val="0064256D"/>
    <w:rsid w:val="006438EA"/>
    <w:rsid w:val="00644757"/>
    <w:rsid w:val="006449AC"/>
    <w:rsid w:val="00645148"/>
    <w:rsid w:val="00646EFF"/>
    <w:rsid w:val="00650323"/>
    <w:rsid w:val="00651423"/>
    <w:rsid w:val="00651565"/>
    <w:rsid w:val="0065192F"/>
    <w:rsid w:val="00653859"/>
    <w:rsid w:val="006542BD"/>
    <w:rsid w:val="006546E6"/>
    <w:rsid w:val="00656738"/>
    <w:rsid w:val="0065681A"/>
    <w:rsid w:val="00656E41"/>
    <w:rsid w:val="00657AB4"/>
    <w:rsid w:val="00657EFF"/>
    <w:rsid w:val="00660DDC"/>
    <w:rsid w:val="00663141"/>
    <w:rsid w:val="00664AA5"/>
    <w:rsid w:val="006655D9"/>
    <w:rsid w:val="00665636"/>
    <w:rsid w:val="00665916"/>
    <w:rsid w:val="00666703"/>
    <w:rsid w:val="006668A7"/>
    <w:rsid w:val="00666E0E"/>
    <w:rsid w:val="006670C8"/>
    <w:rsid w:val="006719B4"/>
    <w:rsid w:val="0067215C"/>
    <w:rsid w:val="00672199"/>
    <w:rsid w:val="00674C76"/>
    <w:rsid w:val="00674CAE"/>
    <w:rsid w:val="00674CF5"/>
    <w:rsid w:val="006750D6"/>
    <w:rsid w:val="00675BAD"/>
    <w:rsid w:val="006779DB"/>
    <w:rsid w:val="00677A2F"/>
    <w:rsid w:val="00677D9A"/>
    <w:rsid w:val="00680278"/>
    <w:rsid w:val="00680299"/>
    <w:rsid w:val="00680936"/>
    <w:rsid w:val="00681229"/>
    <w:rsid w:val="006815EB"/>
    <w:rsid w:val="006816DF"/>
    <w:rsid w:val="00682CDF"/>
    <w:rsid w:val="006833BC"/>
    <w:rsid w:val="0068355B"/>
    <w:rsid w:val="00684710"/>
    <w:rsid w:val="00686627"/>
    <w:rsid w:val="00687373"/>
    <w:rsid w:val="00687FB0"/>
    <w:rsid w:val="00691ED9"/>
    <w:rsid w:val="00692B3E"/>
    <w:rsid w:val="00695B6A"/>
    <w:rsid w:val="00696ACA"/>
    <w:rsid w:val="006A000F"/>
    <w:rsid w:val="006A02D1"/>
    <w:rsid w:val="006A0ACA"/>
    <w:rsid w:val="006A0E86"/>
    <w:rsid w:val="006A13A5"/>
    <w:rsid w:val="006A14B9"/>
    <w:rsid w:val="006A1E3F"/>
    <w:rsid w:val="006A24DA"/>
    <w:rsid w:val="006A29A3"/>
    <w:rsid w:val="006A4081"/>
    <w:rsid w:val="006A4D7B"/>
    <w:rsid w:val="006A507A"/>
    <w:rsid w:val="006A53FD"/>
    <w:rsid w:val="006A6E0F"/>
    <w:rsid w:val="006A6EF7"/>
    <w:rsid w:val="006A728F"/>
    <w:rsid w:val="006A739A"/>
    <w:rsid w:val="006B0F40"/>
    <w:rsid w:val="006B124F"/>
    <w:rsid w:val="006B21B4"/>
    <w:rsid w:val="006B2F3A"/>
    <w:rsid w:val="006B392C"/>
    <w:rsid w:val="006B428D"/>
    <w:rsid w:val="006B495E"/>
    <w:rsid w:val="006B50A3"/>
    <w:rsid w:val="006B5200"/>
    <w:rsid w:val="006B5B80"/>
    <w:rsid w:val="006B685B"/>
    <w:rsid w:val="006B6EF3"/>
    <w:rsid w:val="006B7DD5"/>
    <w:rsid w:val="006C018D"/>
    <w:rsid w:val="006C1A58"/>
    <w:rsid w:val="006C5108"/>
    <w:rsid w:val="006C6331"/>
    <w:rsid w:val="006C6422"/>
    <w:rsid w:val="006C6B61"/>
    <w:rsid w:val="006C6CD7"/>
    <w:rsid w:val="006D03B2"/>
    <w:rsid w:val="006D03D1"/>
    <w:rsid w:val="006D1287"/>
    <w:rsid w:val="006D1598"/>
    <w:rsid w:val="006D2641"/>
    <w:rsid w:val="006D2F61"/>
    <w:rsid w:val="006D4CBA"/>
    <w:rsid w:val="006D4F22"/>
    <w:rsid w:val="006D5BC0"/>
    <w:rsid w:val="006D6750"/>
    <w:rsid w:val="006D6DE6"/>
    <w:rsid w:val="006D784E"/>
    <w:rsid w:val="006E17FC"/>
    <w:rsid w:val="006E457F"/>
    <w:rsid w:val="006E4CA3"/>
    <w:rsid w:val="006E66A2"/>
    <w:rsid w:val="006F039B"/>
    <w:rsid w:val="006F0B10"/>
    <w:rsid w:val="006F1DAD"/>
    <w:rsid w:val="006F2223"/>
    <w:rsid w:val="006F3340"/>
    <w:rsid w:val="006F4151"/>
    <w:rsid w:val="006F4569"/>
    <w:rsid w:val="006F51CA"/>
    <w:rsid w:val="006F5ED6"/>
    <w:rsid w:val="006F6FD8"/>
    <w:rsid w:val="006F71F7"/>
    <w:rsid w:val="006F7295"/>
    <w:rsid w:val="006F749F"/>
    <w:rsid w:val="006F7ABF"/>
    <w:rsid w:val="0070761A"/>
    <w:rsid w:val="0070780E"/>
    <w:rsid w:val="00710053"/>
    <w:rsid w:val="00711C2B"/>
    <w:rsid w:val="0071207E"/>
    <w:rsid w:val="007125D9"/>
    <w:rsid w:val="00712C2D"/>
    <w:rsid w:val="00713035"/>
    <w:rsid w:val="007131DA"/>
    <w:rsid w:val="00713B07"/>
    <w:rsid w:val="00714212"/>
    <w:rsid w:val="0071446C"/>
    <w:rsid w:val="00714F23"/>
    <w:rsid w:val="00715CAB"/>
    <w:rsid w:val="00715FA3"/>
    <w:rsid w:val="00716063"/>
    <w:rsid w:val="00716733"/>
    <w:rsid w:val="007207C9"/>
    <w:rsid w:val="00721CD4"/>
    <w:rsid w:val="00721D78"/>
    <w:rsid w:val="00722CEC"/>
    <w:rsid w:val="007231CB"/>
    <w:rsid w:val="00724B9B"/>
    <w:rsid w:val="00724F7B"/>
    <w:rsid w:val="00725297"/>
    <w:rsid w:val="00725353"/>
    <w:rsid w:val="00725970"/>
    <w:rsid w:val="00725B17"/>
    <w:rsid w:val="00725C7D"/>
    <w:rsid w:val="00726065"/>
    <w:rsid w:val="00733CFF"/>
    <w:rsid w:val="007355A9"/>
    <w:rsid w:val="00737A62"/>
    <w:rsid w:val="007408F4"/>
    <w:rsid w:val="00740B83"/>
    <w:rsid w:val="00740C8F"/>
    <w:rsid w:val="00741473"/>
    <w:rsid w:val="00741ABD"/>
    <w:rsid w:val="00743653"/>
    <w:rsid w:val="00743824"/>
    <w:rsid w:val="00743B2A"/>
    <w:rsid w:val="00743FA0"/>
    <w:rsid w:val="007450CE"/>
    <w:rsid w:val="00745607"/>
    <w:rsid w:val="00745F22"/>
    <w:rsid w:val="00745F70"/>
    <w:rsid w:val="00751004"/>
    <w:rsid w:val="00752212"/>
    <w:rsid w:val="00753BB8"/>
    <w:rsid w:val="00753DE5"/>
    <w:rsid w:val="00753F5E"/>
    <w:rsid w:val="007545DF"/>
    <w:rsid w:val="00754A33"/>
    <w:rsid w:val="0075686A"/>
    <w:rsid w:val="00756BF6"/>
    <w:rsid w:val="00760939"/>
    <w:rsid w:val="00760F08"/>
    <w:rsid w:val="00762105"/>
    <w:rsid w:val="007647E6"/>
    <w:rsid w:val="007649A4"/>
    <w:rsid w:val="0076550D"/>
    <w:rsid w:val="00765AEB"/>
    <w:rsid w:val="0076676B"/>
    <w:rsid w:val="00770156"/>
    <w:rsid w:val="007725F1"/>
    <w:rsid w:val="00773048"/>
    <w:rsid w:val="007733C3"/>
    <w:rsid w:val="007736AF"/>
    <w:rsid w:val="007749A5"/>
    <w:rsid w:val="00776806"/>
    <w:rsid w:val="00776EDF"/>
    <w:rsid w:val="00781B14"/>
    <w:rsid w:val="007835A0"/>
    <w:rsid w:val="00786BA3"/>
    <w:rsid w:val="00786F42"/>
    <w:rsid w:val="007905AD"/>
    <w:rsid w:val="007905ED"/>
    <w:rsid w:val="00791018"/>
    <w:rsid w:val="00792C17"/>
    <w:rsid w:val="00793B86"/>
    <w:rsid w:val="00793CCC"/>
    <w:rsid w:val="00794128"/>
    <w:rsid w:val="00794C2C"/>
    <w:rsid w:val="0079694C"/>
    <w:rsid w:val="007A0224"/>
    <w:rsid w:val="007A1534"/>
    <w:rsid w:val="007A1633"/>
    <w:rsid w:val="007A1EAB"/>
    <w:rsid w:val="007A1F03"/>
    <w:rsid w:val="007A3122"/>
    <w:rsid w:val="007A3E2C"/>
    <w:rsid w:val="007A42CD"/>
    <w:rsid w:val="007A4442"/>
    <w:rsid w:val="007A6582"/>
    <w:rsid w:val="007A6E96"/>
    <w:rsid w:val="007A6EF9"/>
    <w:rsid w:val="007B0F74"/>
    <w:rsid w:val="007B16D1"/>
    <w:rsid w:val="007B170A"/>
    <w:rsid w:val="007B29F7"/>
    <w:rsid w:val="007B2B1B"/>
    <w:rsid w:val="007B31B5"/>
    <w:rsid w:val="007B4E62"/>
    <w:rsid w:val="007B4F2D"/>
    <w:rsid w:val="007B5CB6"/>
    <w:rsid w:val="007B656D"/>
    <w:rsid w:val="007B743C"/>
    <w:rsid w:val="007C017B"/>
    <w:rsid w:val="007C05AD"/>
    <w:rsid w:val="007C13CD"/>
    <w:rsid w:val="007C1A98"/>
    <w:rsid w:val="007C2062"/>
    <w:rsid w:val="007C2648"/>
    <w:rsid w:val="007C2B4C"/>
    <w:rsid w:val="007C526D"/>
    <w:rsid w:val="007C5E96"/>
    <w:rsid w:val="007C61B4"/>
    <w:rsid w:val="007C6799"/>
    <w:rsid w:val="007C72B5"/>
    <w:rsid w:val="007D0742"/>
    <w:rsid w:val="007D1EC8"/>
    <w:rsid w:val="007D1FBC"/>
    <w:rsid w:val="007D22F7"/>
    <w:rsid w:val="007D3B01"/>
    <w:rsid w:val="007D4661"/>
    <w:rsid w:val="007D46C3"/>
    <w:rsid w:val="007D55B9"/>
    <w:rsid w:val="007D6575"/>
    <w:rsid w:val="007D6F7B"/>
    <w:rsid w:val="007D75E0"/>
    <w:rsid w:val="007E07E5"/>
    <w:rsid w:val="007E0C1A"/>
    <w:rsid w:val="007E220B"/>
    <w:rsid w:val="007E2629"/>
    <w:rsid w:val="007E3CF2"/>
    <w:rsid w:val="007E4CFF"/>
    <w:rsid w:val="007E4F73"/>
    <w:rsid w:val="007E6ABF"/>
    <w:rsid w:val="007E6B65"/>
    <w:rsid w:val="007E701B"/>
    <w:rsid w:val="007E7B3E"/>
    <w:rsid w:val="007F054C"/>
    <w:rsid w:val="007F0580"/>
    <w:rsid w:val="007F4568"/>
    <w:rsid w:val="007F5A7A"/>
    <w:rsid w:val="007F6AC7"/>
    <w:rsid w:val="008005CC"/>
    <w:rsid w:val="00803E56"/>
    <w:rsid w:val="008045F6"/>
    <w:rsid w:val="00805766"/>
    <w:rsid w:val="008060D0"/>
    <w:rsid w:val="00806390"/>
    <w:rsid w:val="00806A74"/>
    <w:rsid w:val="008071E6"/>
    <w:rsid w:val="008079FE"/>
    <w:rsid w:val="00813457"/>
    <w:rsid w:val="00813A87"/>
    <w:rsid w:val="008142FB"/>
    <w:rsid w:val="008150D5"/>
    <w:rsid w:val="00815336"/>
    <w:rsid w:val="00815EDE"/>
    <w:rsid w:val="0081606C"/>
    <w:rsid w:val="00816B51"/>
    <w:rsid w:val="00817E98"/>
    <w:rsid w:val="00823B77"/>
    <w:rsid w:val="00823C28"/>
    <w:rsid w:val="00823EA8"/>
    <w:rsid w:val="00824383"/>
    <w:rsid w:val="00825801"/>
    <w:rsid w:val="00826928"/>
    <w:rsid w:val="00826BF5"/>
    <w:rsid w:val="0082709C"/>
    <w:rsid w:val="008315F1"/>
    <w:rsid w:val="0083223E"/>
    <w:rsid w:val="00832E3F"/>
    <w:rsid w:val="00833DF6"/>
    <w:rsid w:val="008346FE"/>
    <w:rsid w:val="0083471E"/>
    <w:rsid w:val="008351C9"/>
    <w:rsid w:val="008351F5"/>
    <w:rsid w:val="00835B8A"/>
    <w:rsid w:val="00836147"/>
    <w:rsid w:val="008373C6"/>
    <w:rsid w:val="00837679"/>
    <w:rsid w:val="00840176"/>
    <w:rsid w:val="008408A1"/>
    <w:rsid w:val="008414E0"/>
    <w:rsid w:val="00841B4D"/>
    <w:rsid w:val="00841F85"/>
    <w:rsid w:val="00843B94"/>
    <w:rsid w:val="008455A1"/>
    <w:rsid w:val="00845EEB"/>
    <w:rsid w:val="0084762E"/>
    <w:rsid w:val="00850198"/>
    <w:rsid w:val="00850277"/>
    <w:rsid w:val="00850622"/>
    <w:rsid w:val="00850ACE"/>
    <w:rsid w:val="00850C97"/>
    <w:rsid w:val="00851370"/>
    <w:rsid w:val="00851D9B"/>
    <w:rsid w:val="0085290C"/>
    <w:rsid w:val="00853189"/>
    <w:rsid w:val="0085388C"/>
    <w:rsid w:val="008539CC"/>
    <w:rsid w:val="00855BD7"/>
    <w:rsid w:val="00855C57"/>
    <w:rsid w:val="00855FE1"/>
    <w:rsid w:val="0086084C"/>
    <w:rsid w:val="0086111B"/>
    <w:rsid w:val="0086135E"/>
    <w:rsid w:val="00861D4B"/>
    <w:rsid w:val="0086256A"/>
    <w:rsid w:val="00863137"/>
    <w:rsid w:val="00863255"/>
    <w:rsid w:val="00863C11"/>
    <w:rsid w:val="00863D64"/>
    <w:rsid w:val="008652E1"/>
    <w:rsid w:val="00865AA1"/>
    <w:rsid w:val="00870909"/>
    <w:rsid w:val="00871E1C"/>
    <w:rsid w:val="00873177"/>
    <w:rsid w:val="008746F2"/>
    <w:rsid w:val="008752BB"/>
    <w:rsid w:val="00881436"/>
    <w:rsid w:val="00881A52"/>
    <w:rsid w:val="008832E0"/>
    <w:rsid w:val="00884044"/>
    <w:rsid w:val="008840CD"/>
    <w:rsid w:val="00884CB7"/>
    <w:rsid w:val="00885041"/>
    <w:rsid w:val="00887473"/>
    <w:rsid w:val="00887959"/>
    <w:rsid w:val="00890F0E"/>
    <w:rsid w:val="0089147E"/>
    <w:rsid w:val="0089162D"/>
    <w:rsid w:val="00891ADD"/>
    <w:rsid w:val="00895B60"/>
    <w:rsid w:val="00896952"/>
    <w:rsid w:val="00896C68"/>
    <w:rsid w:val="008978F6"/>
    <w:rsid w:val="008A0776"/>
    <w:rsid w:val="008A077A"/>
    <w:rsid w:val="008A169B"/>
    <w:rsid w:val="008A2F8F"/>
    <w:rsid w:val="008A317E"/>
    <w:rsid w:val="008A3F56"/>
    <w:rsid w:val="008A5E31"/>
    <w:rsid w:val="008A610C"/>
    <w:rsid w:val="008A6703"/>
    <w:rsid w:val="008B05EF"/>
    <w:rsid w:val="008B0A29"/>
    <w:rsid w:val="008B0A78"/>
    <w:rsid w:val="008B1753"/>
    <w:rsid w:val="008B1E36"/>
    <w:rsid w:val="008B539A"/>
    <w:rsid w:val="008B5729"/>
    <w:rsid w:val="008B6CDD"/>
    <w:rsid w:val="008B6D82"/>
    <w:rsid w:val="008B7587"/>
    <w:rsid w:val="008C0281"/>
    <w:rsid w:val="008C0495"/>
    <w:rsid w:val="008C148B"/>
    <w:rsid w:val="008C15F9"/>
    <w:rsid w:val="008C228A"/>
    <w:rsid w:val="008C2361"/>
    <w:rsid w:val="008C363B"/>
    <w:rsid w:val="008C5126"/>
    <w:rsid w:val="008C5936"/>
    <w:rsid w:val="008C5C43"/>
    <w:rsid w:val="008C60D4"/>
    <w:rsid w:val="008D0374"/>
    <w:rsid w:val="008D1AA4"/>
    <w:rsid w:val="008D208B"/>
    <w:rsid w:val="008D2842"/>
    <w:rsid w:val="008D3AC8"/>
    <w:rsid w:val="008D3F9A"/>
    <w:rsid w:val="008D40B3"/>
    <w:rsid w:val="008D5074"/>
    <w:rsid w:val="008D5700"/>
    <w:rsid w:val="008D5823"/>
    <w:rsid w:val="008D588B"/>
    <w:rsid w:val="008D5C37"/>
    <w:rsid w:val="008D6481"/>
    <w:rsid w:val="008D7A00"/>
    <w:rsid w:val="008D7FF8"/>
    <w:rsid w:val="008E0656"/>
    <w:rsid w:val="008E0848"/>
    <w:rsid w:val="008E0AE6"/>
    <w:rsid w:val="008E0FFF"/>
    <w:rsid w:val="008E1F52"/>
    <w:rsid w:val="008E2E24"/>
    <w:rsid w:val="008E3AF7"/>
    <w:rsid w:val="008E4372"/>
    <w:rsid w:val="008E4719"/>
    <w:rsid w:val="008E4F65"/>
    <w:rsid w:val="008E508D"/>
    <w:rsid w:val="008E5276"/>
    <w:rsid w:val="008E5532"/>
    <w:rsid w:val="008E68E6"/>
    <w:rsid w:val="008E731C"/>
    <w:rsid w:val="008E76AE"/>
    <w:rsid w:val="008E7EAE"/>
    <w:rsid w:val="008E7FD8"/>
    <w:rsid w:val="008F2B37"/>
    <w:rsid w:val="008F2FF4"/>
    <w:rsid w:val="008F37F2"/>
    <w:rsid w:val="008F395F"/>
    <w:rsid w:val="008F4E9E"/>
    <w:rsid w:val="008F65B1"/>
    <w:rsid w:val="008F7276"/>
    <w:rsid w:val="008F786D"/>
    <w:rsid w:val="008F7950"/>
    <w:rsid w:val="009015A4"/>
    <w:rsid w:val="00901F0B"/>
    <w:rsid w:val="009064DE"/>
    <w:rsid w:val="00906ED4"/>
    <w:rsid w:val="00906F7C"/>
    <w:rsid w:val="009079AE"/>
    <w:rsid w:val="00910009"/>
    <w:rsid w:val="00910083"/>
    <w:rsid w:val="00913047"/>
    <w:rsid w:val="00915191"/>
    <w:rsid w:val="009158D3"/>
    <w:rsid w:val="00916192"/>
    <w:rsid w:val="00916A31"/>
    <w:rsid w:val="009216C4"/>
    <w:rsid w:val="009219E6"/>
    <w:rsid w:val="00921B96"/>
    <w:rsid w:val="00921FC3"/>
    <w:rsid w:val="0092274A"/>
    <w:rsid w:val="00923698"/>
    <w:rsid w:val="009249C5"/>
    <w:rsid w:val="00925554"/>
    <w:rsid w:val="00925B17"/>
    <w:rsid w:val="0092649F"/>
    <w:rsid w:val="009264A8"/>
    <w:rsid w:val="009278E6"/>
    <w:rsid w:val="00927AC4"/>
    <w:rsid w:val="00930F73"/>
    <w:rsid w:val="0093142C"/>
    <w:rsid w:val="00933320"/>
    <w:rsid w:val="009337A5"/>
    <w:rsid w:val="009349E2"/>
    <w:rsid w:val="00934A62"/>
    <w:rsid w:val="00934F69"/>
    <w:rsid w:val="0093506A"/>
    <w:rsid w:val="009351FD"/>
    <w:rsid w:val="00937E7A"/>
    <w:rsid w:val="0094001A"/>
    <w:rsid w:val="0094051C"/>
    <w:rsid w:val="0094197A"/>
    <w:rsid w:val="009430AB"/>
    <w:rsid w:val="009430D2"/>
    <w:rsid w:val="00943292"/>
    <w:rsid w:val="00943377"/>
    <w:rsid w:val="0094375A"/>
    <w:rsid w:val="00943C54"/>
    <w:rsid w:val="00945A25"/>
    <w:rsid w:val="00945BE4"/>
    <w:rsid w:val="00946630"/>
    <w:rsid w:val="00946884"/>
    <w:rsid w:val="009474EA"/>
    <w:rsid w:val="0094799A"/>
    <w:rsid w:val="0095469B"/>
    <w:rsid w:val="00954AAC"/>
    <w:rsid w:val="009555C0"/>
    <w:rsid w:val="0095605A"/>
    <w:rsid w:val="00956BB9"/>
    <w:rsid w:val="00956CC6"/>
    <w:rsid w:val="00961433"/>
    <w:rsid w:val="009624D1"/>
    <w:rsid w:val="00963ED2"/>
    <w:rsid w:val="0096465D"/>
    <w:rsid w:val="009658AF"/>
    <w:rsid w:val="009669AA"/>
    <w:rsid w:val="00967A85"/>
    <w:rsid w:val="00967D2C"/>
    <w:rsid w:val="00970895"/>
    <w:rsid w:val="00970CFD"/>
    <w:rsid w:val="0097220D"/>
    <w:rsid w:val="00974970"/>
    <w:rsid w:val="00975330"/>
    <w:rsid w:val="0097641F"/>
    <w:rsid w:val="0097714D"/>
    <w:rsid w:val="009778AB"/>
    <w:rsid w:val="00977961"/>
    <w:rsid w:val="00977A3C"/>
    <w:rsid w:val="00982098"/>
    <w:rsid w:val="00986E83"/>
    <w:rsid w:val="009877E2"/>
    <w:rsid w:val="00987BA9"/>
    <w:rsid w:val="00991998"/>
    <w:rsid w:val="00991B18"/>
    <w:rsid w:val="00993041"/>
    <w:rsid w:val="00993664"/>
    <w:rsid w:val="009938E1"/>
    <w:rsid w:val="00994357"/>
    <w:rsid w:val="009944B5"/>
    <w:rsid w:val="00994C3E"/>
    <w:rsid w:val="00995767"/>
    <w:rsid w:val="009957D9"/>
    <w:rsid w:val="00995B0B"/>
    <w:rsid w:val="00995CBE"/>
    <w:rsid w:val="0099763B"/>
    <w:rsid w:val="009A0D82"/>
    <w:rsid w:val="009A15F8"/>
    <w:rsid w:val="009A18DD"/>
    <w:rsid w:val="009A2381"/>
    <w:rsid w:val="009A29B2"/>
    <w:rsid w:val="009A31D8"/>
    <w:rsid w:val="009A3212"/>
    <w:rsid w:val="009A35D1"/>
    <w:rsid w:val="009A3857"/>
    <w:rsid w:val="009A3913"/>
    <w:rsid w:val="009A4700"/>
    <w:rsid w:val="009A4A65"/>
    <w:rsid w:val="009A4BF7"/>
    <w:rsid w:val="009A5D9D"/>
    <w:rsid w:val="009A626D"/>
    <w:rsid w:val="009A67F8"/>
    <w:rsid w:val="009A6CC1"/>
    <w:rsid w:val="009A7659"/>
    <w:rsid w:val="009A7DEC"/>
    <w:rsid w:val="009B0F85"/>
    <w:rsid w:val="009B1B05"/>
    <w:rsid w:val="009B2E6D"/>
    <w:rsid w:val="009B3F17"/>
    <w:rsid w:val="009B46D3"/>
    <w:rsid w:val="009B5FA4"/>
    <w:rsid w:val="009B670E"/>
    <w:rsid w:val="009B67F0"/>
    <w:rsid w:val="009C0BD8"/>
    <w:rsid w:val="009C3000"/>
    <w:rsid w:val="009C3822"/>
    <w:rsid w:val="009C48DB"/>
    <w:rsid w:val="009C49E3"/>
    <w:rsid w:val="009C5C64"/>
    <w:rsid w:val="009C647F"/>
    <w:rsid w:val="009C6735"/>
    <w:rsid w:val="009C79B1"/>
    <w:rsid w:val="009C7B8B"/>
    <w:rsid w:val="009C7CC4"/>
    <w:rsid w:val="009C7D2A"/>
    <w:rsid w:val="009C7F05"/>
    <w:rsid w:val="009D0966"/>
    <w:rsid w:val="009D14E4"/>
    <w:rsid w:val="009D1BA2"/>
    <w:rsid w:val="009D1D78"/>
    <w:rsid w:val="009D1DBE"/>
    <w:rsid w:val="009D20D6"/>
    <w:rsid w:val="009D3CB5"/>
    <w:rsid w:val="009D3D4C"/>
    <w:rsid w:val="009D4C32"/>
    <w:rsid w:val="009D52BA"/>
    <w:rsid w:val="009D625B"/>
    <w:rsid w:val="009D79A0"/>
    <w:rsid w:val="009D7D78"/>
    <w:rsid w:val="009E08DF"/>
    <w:rsid w:val="009E0AAC"/>
    <w:rsid w:val="009E1E90"/>
    <w:rsid w:val="009E34B4"/>
    <w:rsid w:val="009E3603"/>
    <w:rsid w:val="009E375C"/>
    <w:rsid w:val="009E3E59"/>
    <w:rsid w:val="009E438C"/>
    <w:rsid w:val="009E572D"/>
    <w:rsid w:val="009E5D73"/>
    <w:rsid w:val="009E6233"/>
    <w:rsid w:val="009E62BD"/>
    <w:rsid w:val="009E7037"/>
    <w:rsid w:val="009E712B"/>
    <w:rsid w:val="009E7300"/>
    <w:rsid w:val="009F0996"/>
    <w:rsid w:val="009F0AD4"/>
    <w:rsid w:val="009F0D77"/>
    <w:rsid w:val="009F1476"/>
    <w:rsid w:val="009F2021"/>
    <w:rsid w:val="009F2309"/>
    <w:rsid w:val="009F376F"/>
    <w:rsid w:val="009F484B"/>
    <w:rsid w:val="009F5EE9"/>
    <w:rsid w:val="009F7B43"/>
    <w:rsid w:val="009F7D46"/>
    <w:rsid w:val="00A00BF3"/>
    <w:rsid w:val="00A00EFA"/>
    <w:rsid w:val="00A02837"/>
    <w:rsid w:val="00A02F4D"/>
    <w:rsid w:val="00A0395C"/>
    <w:rsid w:val="00A03B57"/>
    <w:rsid w:val="00A03D78"/>
    <w:rsid w:val="00A03FC6"/>
    <w:rsid w:val="00A04DEB"/>
    <w:rsid w:val="00A058FE"/>
    <w:rsid w:val="00A06015"/>
    <w:rsid w:val="00A0778F"/>
    <w:rsid w:val="00A1089C"/>
    <w:rsid w:val="00A10B41"/>
    <w:rsid w:val="00A1131C"/>
    <w:rsid w:val="00A1161F"/>
    <w:rsid w:val="00A11A12"/>
    <w:rsid w:val="00A12233"/>
    <w:rsid w:val="00A125A0"/>
    <w:rsid w:val="00A1296C"/>
    <w:rsid w:val="00A12C7C"/>
    <w:rsid w:val="00A132A4"/>
    <w:rsid w:val="00A138C4"/>
    <w:rsid w:val="00A15DD1"/>
    <w:rsid w:val="00A1670E"/>
    <w:rsid w:val="00A16C6C"/>
    <w:rsid w:val="00A16EA8"/>
    <w:rsid w:val="00A17D0F"/>
    <w:rsid w:val="00A17F7E"/>
    <w:rsid w:val="00A21314"/>
    <w:rsid w:val="00A216EB"/>
    <w:rsid w:val="00A22CE4"/>
    <w:rsid w:val="00A233D9"/>
    <w:rsid w:val="00A244F0"/>
    <w:rsid w:val="00A27B02"/>
    <w:rsid w:val="00A27BB3"/>
    <w:rsid w:val="00A27D90"/>
    <w:rsid w:val="00A3116F"/>
    <w:rsid w:val="00A324F7"/>
    <w:rsid w:val="00A3263D"/>
    <w:rsid w:val="00A32D04"/>
    <w:rsid w:val="00A32D11"/>
    <w:rsid w:val="00A3300C"/>
    <w:rsid w:val="00A33DF5"/>
    <w:rsid w:val="00A34F3D"/>
    <w:rsid w:val="00A35D40"/>
    <w:rsid w:val="00A363AF"/>
    <w:rsid w:val="00A37C6A"/>
    <w:rsid w:val="00A37DA9"/>
    <w:rsid w:val="00A40176"/>
    <w:rsid w:val="00A41EBB"/>
    <w:rsid w:val="00A423A2"/>
    <w:rsid w:val="00A4336F"/>
    <w:rsid w:val="00A4392E"/>
    <w:rsid w:val="00A4397F"/>
    <w:rsid w:val="00A44861"/>
    <w:rsid w:val="00A45A79"/>
    <w:rsid w:val="00A47B98"/>
    <w:rsid w:val="00A5272B"/>
    <w:rsid w:val="00A52DB6"/>
    <w:rsid w:val="00A5457E"/>
    <w:rsid w:val="00A56172"/>
    <w:rsid w:val="00A56266"/>
    <w:rsid w:val="00A567C8"/>
    <w:rsid w:val="00A603B7"/>
    <w:rsid w:val="00A61A50"/>
    <w:rsid w:val="00A628DF"/>
    <w:rsid w:val="00A62F8C"/>
    <w:rsid w:val="00A647C7"/>
    <w:rsid w:val="00A66680"/>
    <w:rsid w:val="00A672FC"/>
    <w:rsid w:val="00A70E52"/>
    <w:rsid w:val="00A713FA"/>
    <w:rsid w:val="00A717EF"/>
    <w:rsid w:val="00A73123"/>
    <w:rsid w:val="00A737D8"/>
    <w:rsid w:val="00A80381"/>
    <w:rsid w:val="00A818FA"/>
    <w:rsid w:val="00A8284A"/>
    <w:rsid w:val="00A82BD7"/>
    <w:rsid w:val="00A83182"/>
    <w:rsid w:val="00A83BF1"/>
    <w:rsid w:val="00A84C69"/>
    <w:rsid w:val="00A86399"/>
    <w:rsid w:val="00A90088"/>
    <w:rsid w:val="00A90AA8"/>
    <w:rsid w:val="00A91334"/>
    <w:rsid w:val="00A92061"/>
    <w:rsid w:val="00A92A29"/>
    <w:rsid w:val="00A930A7"/>
    <w:rsid w:val="00A9454D"/>
    <w:rsid w:val="00A96CC2"/>
    <w:rsid w:val="00A96D66"/>
    <w:rsid w:val="00A96DB5"/>
    <w:rsid w:val="00A972B0"/>
    <w:rsid w:val="00A97B34"/>
    <w:rsid w:val="00A97FC1"/>
    <w:rsid w:val="00AA0026"/>
    <w:rsid w:val="00AA09FE"/>
    <w:rsid w:val="00AA1F83"/>
    <w:rsid w:val="00AA3778"/>
    <w:rsid w:val="00AA456F"/>
    <w:rsid w:val="00AA56EA"/>
    <w:rsid w:val="00AA5733"/>
    <w:rsid w:val="00AA591A"/>
    <w:rsid w:val="00AA669E"/>
    <w:rsid w:val="00AA673C"/>
    <w:rsid w:val="00AA6A9C"/>
    <w:rsid w:val="00AB010D"/>
    <w:rsid w:val="00AB0A91"/>
    <w:rsid w:val="00AB1343"/>
    <w:rsid w:val="00AB3E56"/>
    <w:rsid w:val="00AB5752"/>
    <w:rsid w:val="00AB5C2F"/>
    <w:rsid w:val="00AB642C"/>
    <w:rsid w:val="00AB6955"/>
    <w:rsid w:val="00AB69E3"/>
    <w:rsid w:val="00AB6BD7"/>
    <w:rsid w:val="00AB75BD"/>
    <w:rsid w:val="00AB7E70"/>
    <w:rsid w:val="00AC0EFB"/>
    <w:rsid w:val="00AC2C79"/>
    <w:rsid w:val="00AC2E50"/>
    <w:rsid w:val="00AC379E"/>
    <w:rsid w:val="00AC4CAD"/>
    <w:rsid w:val="00AC5C3E"/>
    <w:rsid w:val="00AC671D"/>
    <w:rsid w:val="00AC7B5A"/>
    <w:rsid w:val="00AC7BDC"/>
    <w:rsid w:val="00AC7E0A"/>
    <w:rsid w:val="00AD05C8"/>
    <w:rsid w:val="00AD07E8"/>
    <w:rsid w:val="00AD091E"/>
    <w:rsid w:val="00AD15E9"/>
    <w:rsid w:val="00AD1BAB"/>
    <w:rsid w:val="00AD22BC"/>
    <w:rsid w:val="00AD2EED"/>
    <w:rsid w:val="00AD3A6B"/>
    <w:rsid w:val="00AD494E"/>
    <w:rsid w:val="00AD4B21"/>
    <w:rsid w:val="00AD5687"/>
    <w:rsid w:val="00AD7410"/>
    <w:rsid w:val="00AE0952"/>
    <w:rsid w:val="00AE121E"/>
    <w:rsid w:val="00AE2CC6"/>
    <w:rsid w:val="00AE3161"/>
    <w:rsid w:val="00AE3410"/>
    <w:rsid w:val="00AE5023"/>
    <w:rsid w:val="00AE5276"/>
    <w:rsid w:val="00AE558C"/>
    <w:rsid w:val="00AE65F6"/>
    <w:rsid w:val="00AE67A9"/>
    <w:rsid w:val="00AE69CE"/>
    <w:rsid w:val="00AE6A4B"/>
    <w:rsid w:val="00AE7029"/>
    <w:rsid w:val="00AE70D6"/>
    <w:rsid w:val="00AE7213"/>
    <w:rsid w:val="00AF019D"/>
    <w:rsid w:val="00AF086E"/>
    <w:rsid w:val="00AF1FF4"/>
    <w:rsid w:val="00AF2DD9"/>
    <w:rsid w:val="00AF371F"/>
    <w:rsid w:val="00AF3A82"/>
    <w:rsid w:val="00AF3C8C"/>
    <w:rsid w:val="00AF3E65"/>
    <w:rsid w:val="00AF5B41"/>
    <w:rsid w:val="00AF6608"/>
    <w:rsid w:val="00AF67C3"/>
    <w:rsid w:val="00B00E2C"/>
    <w:rsid w:val="00B016AB"/>
    <w:rsid w:val="00B0188E"/>
    <w:rsid w:val="00B0196B"/>
    <w:rsid w:val="00B01CEB"/>
    <w:rsid w:val="00B023F3"/>
    <w:rsid w:val="00B02EDF"/>
    <w:rsid w:val="00B0323C"/>
    <w:rsid w:val="00B045EE"/>
    <w:rsid w:val="00B04C33"/>
    <w:rsid w:val="00B063AF"/>
    <w:rsid w:val="00B069D4"/>
    <w:rsid w:val="00B075C5"/>
    <w:rsid w:val="00B111B5"/>
    <w:rsid w:val="00B11999"/>
    <w:rsid w:val="00B14812"/>
    <w:rsid w:val="00B14FB4"/>
    <w:rsid w:val="00B15447"/>
    <w:rsid w:val="00B15AD6"/>
    <w:rsid w:val="00B17A91"/>
    <w:rsid w:val="00B20BAD"/>
    <w:rsid w:val="00B219EF"/>
    <w:rsid w:val="00B22A4F"/>
    <w:rsid w:val="00B23884"/>
    <w:rsid w:val="00B238C1"/>
    <w:rsid w:val="00B240BA"/>
    <w:rsid w:val="00B24EB3"/>
    <w:rsid w:val="00B251C1"/>
    <w:rsid w:val="00B26060"/>
    <w:rsid w:val="00B276C7"/>
    <w:rsid w:val="00B27B30"/>
    <w:rsid w:val="00B27C5E"/>
    <w:rsid w:val="00B300C4"/>
    <w:rsid w:val="00B301BC"/>
    <w:rsid w:val="00B30474"/>
    <w:rsid w:val="00B30F30"/>
    <w:rsid w:val="00B30F62"/>
    <w:rsid w:val="00B30FE0"/>
    <w:rsid w:val="00B321D4"/>
    <w:rsid w:val="00B3233F"/>
    <w:rsid w:val="00B32882"/>
    <w:rsid w:val="00B34372"/>
    <w:rsid w:val="00B34604"/>
    <w:rsid w:val="00B353BF"/>
    <w:rsid w:val="00B354E5"/>
    <w:rsid w:val="00B35D21"/>
    <w:rsid w:val="00B36670"/>
    <w:rsid w:val="00B427A7"/>
    <w:rsid w:val="00B43423"/>
    <w:rsid w:val="00B43873"/>
    <w:rsid w:val="00B43FF6"/>
    <w:rsid w:val="00B45A90"/>
    <w:rsid w:val="00B461D9"/>
    <w:rsid w:val="00B47998"/>
    <w:rsid w:val="00B47ABF"/>
    <w:rsid w:val="00B501DB"/>
    <w:rsid w:val="00B50553"/>
    <w:rsid w:val="00B50DA6"/>
    <w:rsid w:val="00B53DFA"/>
    <w:rsid w:val="00B53E4C"/>
    <w:rsid w:val="00B53F8A"/>
    <w:rsid w:val="00B555EE"/>
    <w:rsid w:val="00B5579F"/>
    <w:rsid w:val="00B55B77"/>
    <w:rsid w:val="00B61F75"/>
    <w:rsid w:val="00B624D8"/>
    <w:rsid w:val="00B63CDB"/>
    <w:rsid w:val="00B63F0F"/>
    <w:rsid w:val="00B64426"/>
    <w:rsid w:val="00B65D11"/>
    <w:rsid w:val="00B662C4"/>
    <w:rsid w:val="00B672FC"/>
    <w:rsid w:val="00B703B5"/>
    <w:rsid w:val="00B705F1"/>
    <w:rsid w:val="00B715E9"/>
    <w:rsid w:val="00B72229"/>
    <w:rsid w:val="00B72492"/>
    <w:rsid w:val="00B734B0"/>
    <w:rsid w:val="00B7360B"/>
    <w:rsid w:val="00B75304"/>
    <w:rsid w:val="00B75FCB"/>
    <w:rsid w:val="00B76982"/>
    <w:rsid w:val="00B80CCC"/>
    <w:rsid w:val="00B81B28"/>
    <w:rsid w:val="00B82259"/>
    <w:rsid w:val="00B82485"/>
    <w:rsid w:val="00B82736"/>
    <w:rsid w:val="00B82B6A"/>
    <w:rsid w:val="00B8397E"/>
    <w:rsid w:val="00B83B63"/>
    <w:rsid w:val="00B83EC8"/>
    <w:rsid w:val="00B83F6D"/>
    <w:rsid w:val="00B87215"/>
    <w:rsid w:val="00B8775C"/>
    <w:rsid w:val="00B9354A"/>
    <w:rsid w:val="00B9405E"/>
    <w:rsid w:val="00B9536D"/>
    <w:rsid w:val="00B95490"/>
    <w:rsid w:val="00B960C9"/>
    <w:rsid w:val="00B96EC5"/>
    <w:rsid w:val="00B97867"/>
    <w:rsid w:val="00BA010F"/>
    <w:rsid w:val="00BA026C"/>
    <w:rsid w:val="00BA1218"/>
    <w:rsid w:val="00BA1FE9"/>
    <w:rsid w:val="00BA3FE3"/>
    <w:rsid w:val="00BA4F34"/>
    <w:rsid w:val="00BA5AE5"/>
    <w:rsid w:val="00BA601B"/>
    <w:rsid w:val="00BA6AB4"/>
    <w:rsid w:val="00BA6DD3"/>
    <w:rsid w:val="00BA7145"/>
    <w:rsid w:val="00BA73DE"/>
    <w:rsid w:val="00BA7B89"/>
    <w:rsid w:val="00BB0B19"/>
    <w:rsid w:val="00BB15CF"/>
    <w:rsid w:val="00BB390A"/>
    <w:rsid w:val="00BB3EA7"/>
    <w:rsid w:val="00BB402F"/>
    <w:rsid w:val="00BB4A6E"/>
    <w:rsid w:val="00BB5A08"/>
    <w:rsid w:val="00BB6EA3"/>
    <w:rsid w:val="00BC063C"/>
    <w:rsid w:val="00BC1542"/>
    <w:rsid w:val="00BC2DE0"/>
    <w:rsid w:val="00BC2FA0"/>
    <w:rsid w:val="00BC47C3"/>
    <w:rsid w:val="00BC52BB"/>
    <w:rsid w:val="00BC557A"/>
    <w:rsid w:val="00BC5723"/>
    <w:rsid w:val="00BC73DE"/>
    <w:rsid w:val="00BC77DF"/>
    <w:rsid w:val="00BC7D0C"/>
    <w:rsid w:val="00BD0188"/>
    <w:rsid w:val="00BD06C6"/>
    <w:rsid w:val="00BD0EE7"/>
    <w:rsid w:val="00BD26B1"/>
    <w:rsid w:val="00BD28BE"/>
    <w:rsid w:val="00BD35BF"/>
    <w:rsid w:val="00BD411D"/>
    <w:rsid w:val="00BD5674"/>
    <w:rsid w:val="00BD62E2"/>
    <w:rsid w:val="00BD6476"/>
    <w:rsid w:val="00BD696B"/>
    <w:rsid w:val="00BD71B4"/>
    <w:rsid w:val="00BD7805"/>
    <w:rsid w:val="00BE2E72"/>
    <w:rsid w:val="00BE31D1"/>
    <w:rsid w:val="00BE323B"/>
    <w:rsid w:val="00BE3EA0"/>
    <w:rsid w:val="00BE50DD"/>
    <w:rsid w:val="00BE5CF0"/>
    <w:rsid w:val="00BE63E2"/>
    <w:rsid w:val="00BE6DDB"/>
    <w:rsid w:val="00BF2718"/>
    <w:rsid w:val="00BF278E"/>
    <w:rsid w:val="00BF35B0"/>
    <w:rsid w:val="00BF3658"/>
    <w:rsid w:val="00BF3777"/>
    <w:rsid w:val="00BF4ABC"/>
    <w:rsid w:val="00BF4C33"/>
    <w:rsid w:val="00BF72EB"/>
    <w:rsid w:val="00BF7D7B"/>
    <w:rsid w:val="00BF7E7A"/>
    <w:rsid w:val="00C01854"/>
    <w:rsid w:val="00C01A5E"/>
    <w:rsid w:val="00C01C40"/>
    <w:rsid w:val="00C02439"/>
    <w:rsid w:val="00C029BF"/>
    <w:rsid w:val="00C03855"/>
    <w:rsid w:val="00C04906"/>
    <w:rsid w:val="00C04A8F"/>
    <w:rsid w:val="00C053A0"/>
    <w:rsid w:val="00C055AF"/>
    <w:rsid w:val="00C07056"/>
    <w:rsid w:val="00C07087"/>
    <w:rsid w:val="00C07510"/>
    <w:rsid w:val="00C105A7"/>
    <w:rsid w:val="00C11177"/>
    <w:rsid w:val="00C12D82"/>
    <w:rsid w:val="00C12E50"/>
    <w:rsid w:val="00C14DD1"/>
    <w:rsid w:val="00C14EB8"/>
    <w:rsid w:val="00C163EB"/>
    <w:rsid w:val="00C16414"/>
    <w:rsid w:val="00C1701B"/>
    <w:rsid w:val="00C20315"/>
    <w:rsid w:val="00C21140"/>
    <w:rsid w:val="00C21E9B"/>
    <w:rsid w:val="00C24319"/>
    <w:rsid w:val="00C25AE6"/>
    <w:rsid w:val="00C26085"/>
    <w:rsid w:val="00C279C5"/>
    <w:rsid w:val="00C27E48"/>
    <w:rsid w:val="00C27EB7"/>
    <w:rsid w:val="00C3038C"/>
    <w:rsid w:val="00C3059E"/>
    <w:rsid w:val="00C30EE0"/>
    <w:rsid w:val="00C315D6"/>
    <w:rsid w:val="00C3423B"/>
    <w:rsid w:val="00C3509E"/>
    <w:rsid w:val="00C350DE"/>
    <w:rsid w:val="00C36119"/>
    <w:rsid w:val="00C375CD"/>
    <w:rsid w:val="00C378ED"/>
    <w:rsid w:val="00C42220"/>
    <w:rsid w:val="00C45C81"/>
    <w:rsid w:val="00C462F5"/>
    <w:rsid w:val="00C4751D"/>
    <w:rsid w:val="00C502FF"/>
    <w:rsid w:val="00C50F45"/>
    <w:rsid w:val="00C52061"/>
    <w:rsid w:val="00C536D6"/>
    <w:rsid w:val="00C5503B"/>
    <w:rsid w:val="00C55507"/>
    <w:rsid w:val="00C55DB9"/>
    <w:rsid w:val="00C600D5"/>
    <w:rsid w:val="00C61C9D"/>
    <w:rsid w:val="00C621E2"/>
    <w:rsid w:val="00C62580"/>
    <w:rsid w:val="00C62EF4"/>
    <w:rsid w:val="00C64350"/>
    <w:rsid w:val="00C64495"/>
    <w:rsid w:val="00C6481F"/>
    <w:rsid w:val="00C66ADD"/>
    <w:rsid w:val="00C66ECF"/>
    <w:rsid w:val="00C67585"/>
    <w:rsid w:val="00C70D5F"/>
    <w:rsid w:val="00C717F3"/>
    <w:rsid w:val="00C72020"/>
    <w:rsid w:val="00C7313E"/>
    <w:rsid w:val="00C73696"/>
    <w:rsid w:val="00C7379F"/>
    <w:rsid w:val="00C75AE4"/>
    <w:rsid w:val="00C76106"/>
    <w:rsid w:val="00C76FA2"/>
    <w:rsid w:val="00C776A8"/>
    <w:rsid w:val="00C77F51"/>
    <w:rsid w:val="00C836C9"/>
    <w:rsid w:val="00C8484D"/>
    <w:rsid w:val="00C861B5"/>
    <w:rsid w:val="00C86D28"/>
    <w:rsid w:val="00C87061"/>
    <w:rsid w:val="00C875B1"/>
    <w:rsid w:val="00C877C4"/>
    <w:rsid w:val="00C87C71"/>
    <w:rsid w:val="00C9029F"/>
    <w:rsid w:val="00C94ADB"/>
    <w:rsid w:val="00C956D7"/>
    <w:rsid w:val="00C97075"/>
    <w:rsid w:val="00CA0417"/>
    <w:rsid w:val="00CA09CD"/>
    <w:rsid w:val="00CA30C1"/>
    <w:rsid w:val="00CA4057"/>
    <w:rsid w:val="00CA596E"/>
    <w:rsid w:val="00CA67A7"/>
    <w:rsid w:val="00CA6F55"/>
    <w:rsid w:val="00CA6FEA"/>
    <w:rsid w:val="00CB0AFE"/>
    <w:rsid w:val="00CB16C3"/>
    <w:rsid w:val="00CB224C"/>
    <w:rsid w:val="00CB22C3"/>
    <w:rsid w:val="00CB2F11"/>
    <w:rsid w:val="00CB4A15"/>
    <w:rsid w:val="00CB4D9C"/>
    <w:rsid w:val="00CB6D37"/>
    <w:rsid w:val="00CB707F"/>
    <w:rsid w:val="00CC0701"/>
    <w:rsid w:val="00CC0E05"/>
    <w:rsid w:val="00CC0F1D"/>
    <w:rsid w:val="00CC168E"/>
    <w:rsid w:val="00CC179D"/>
    <w:rsid w:val="00CC22C0"/>
    <w:rsid w:val="00CC299E"/>
    <w:rsid w:val="00CC3B41"/>
    <w:rsid w:val="00CC50AD"/>
    <w:rsid w:val="00CC5C74"/>
    <w:rsid w:val="00CC738C"/>
    <w:rsid w:val="00CD011B"/>
    <w:rsid w:val="00CD0648"/>
    <w:rsid w:val="00CD1251"/>
    <w:rsid w:val="00CD1D78"/>
    <w:rsid w:val="00CD283B"/>
    <w:rsid w:val="00CD299C"/>
    <w:rsid w:val="00CD464A"/>
    <w:rsid w:val="00CD5099"/>
    <w:rsid w:val="00CD6454"/>
    <w:rsid w:val="00CD761B"/>
    <w:rsid w:val="00CE0FF6"/>
    <w:rsid w:val="00CE1DC6"/>
    <w:rsid w:val="00CE2A81"/>
    <w:rsid w:val="00CE3531"/>
    <w:rsid w:val="00CE5D1D"/>
    <w:rsid w:val="00CF0A95"/>
    <w:rsid w:val="00CF117B"/>
    <w:rsid w:val="00CF23EA"/>
    <w:rsid w:val="00CF3501"/>
    <w:rsid w:val="00CF3674"/>
    <w:rsid w:val="00CF3A34"/>
    <w:rsid w:val="00CF3F72"/>
    <w:rsid w:val="00CF4D0A"/>
    <w:rsid w:val="00CF51DD"/>
    <w:rsid w:val="00CF6107"/>
    <w:rsid w:val="00CF715B"/>
    <w:rsid w:val="00CF7B93"/>
    <w:rsid w:val="00D02661"/>
    <w:rsid w:val="00D02D06"/>
    <w:rsid w:val="00D03420"/>
    <w:rsid w:val="00D065BE"/>
    <w:rsid w:val="00D06A5C"/>
    <w:rsid w:val="00D06B3F"/>
    <w:rsid w:val="00D07D4C"/>
    <w:rsid w:val="00D1040C"/>
    <w:rsid w:val="00D104F6"/>
    <w:rsid w:val="00D11A8F"/>
    <w:rsid w:val="00D122D9"/>
    <w:rsid w:val="00D12AC8"/>
    <w:rsid w:val="00D1397B"/>
    <w:rsid w:val="00D1458D"/>
    <w:rsid w:val="00D148F8"/>
    <w:rsid w:val="00D14996"/>
    <w:rsid w:val="00D15D74"/>
    <w:rsid w:val="00D1609A"/>
    <w:rsid w:val="00D161CD"/>
    <w:rsid w:val="00D170C4"/>
    <w:rsid w:val="00D17556"/>
    <w:rsid w:val="00D20AAE"/>
    <w:rsid w:val="00D215FA"/>
    <w:rsid w:val="00D225DC"/>
    <w:rsid w:val="00D22C7B"/>
    <w:rsid w:val="00D2408B"/>
    <w:rsid w:val="00D2606F"/>
    <w:rsid w:val="00D26617"/>
    <w:rsid w:val="00D269DE"/>
    <w:rsid w:val="00D2725A"/>
    <w:rsid w:val="00D3016C"/>
    <w:rsid w:val="00D306B7"/>
    <w:rsid w:val="00D30DF1"/>
    <w:rsid w:val="00D30EBE"/>
    <w:rsid w:val="00D3115D"/>
    <w:rsid w:val="00D313E8"/>
    <w:rsid w:val="00D3263C"/>
    <w:rsid w:val="00D32820"/>
    <w:rsid w:val="00D32A7B"/>
    <w:rsid w:val="00D33077"/>
    <w:rsid w:val="00D332F7"/>
    <w:rsid w:val="00D336DA"/>
    <w:rsid w:val="00D33D50"/>
    <w:rsid w:val="00D34328"/>
    <w:rsid w:val="00D4081C"/>
    <w:rsid w:val="00D44A11"/>
    <w:rsid w:val="00D4573F"/>
    <w:rsid w:val="00D4584B"/>
    <w:rsid w:val="00D45CD2"/>
    <w:rsid w:val="00D50DCB"/>
    <w:rsid w:val="00D52C3D"/>
    <w:rsid w:val="00D53762"/>
    <w:rsid w:val="00D53F55"/>
    <w:rsid w:val="00D541DD"/>
    <w:rsid w:val="00D553FF"/>
    <w:rsid w:val="00D572E0"/>
    <w:rsid w:val="00D57617"/>
    <w:rsid w:val="00D57B8B"/>
    <w:rsid w:val="00D57FED"/>
    <w:rsid w:val="00D60A6B"/>
    <w:rsid w:val="00D60C30"/>
    <w:rsid w:val="00D60E31"/>
    <w:rsid w:val="00D6175E"/>
    <w:rsid w:val="00D61882"/>
    <w:rsid w:val="00D61D1F"/>
    <w:rsid w:val="00D628F1"/>
    <w:rsid w:val="00D64F0D"/>
    <w:rsid w:val="00D702B0"/>
    <w:rsid w:val="00D70B54"/>
    <w:rsid w:val="00D71ED7"/>
    <w:rsid w:val="00D7287B"/>
    <w:rsid w:val="00D72FB7"/>
    <w:rsid w:val="00D73319"/>
    <w:rsid w:val="00D7388F"/>
    <w:rsid w:val="00D7444A"/>
    <w:rsid w:val="00D75DF4"/>
    <w:rsid w:val="00D75EA3"/>
    <w:rsid w:val="00D76E8B"/>
    <w:rsid w:val="00D77265"/>
    <w:rsid w:val="00D77CE4"/>
    <w:rsid w:val="00D77E30"/>
    <w:rsid w:val="00D8101C"/>
    <w:rsid w:val="00D8212C"/>
    <w:rsid w:val="00D82B91"/>
    <w:rsid w:val="00D82DBD"/>
    <w:rsid w:val="00D84001"/>
    <w:rsid w:val="00D871FD"/>
    <w:rsid w:val="00D87806"/>
    <w:rsid w:val="00D879A0"/>
    <w:rsid w:val="00D90C6A"/>
    <w:rsid w:val="00D91106"/>
    <w:rsid w:val="00D91C30"/>
    <w:rsid w:val="00D92294"/>
    <w:rsid w:val="00D928E6"/>
    <w:rsid w:val="00D92DB1"/>
    <w:rsid w:val="00D93397"/>
    <w:rsid w:val="00D9383D"/>
    <w:rsid w:val="00D93DCA"/>
    <w:rsid w:val="00D93EB4"/>
    <w:rsid w:val="00D94422"/>
    <w:rsid w:val="00D94B47"/>
    <w:rsid w:val="00D9657F"/>
    <w:rsid w:val="00DA17F8"/>
    <w:rsid w:val="00DA4084"/>
    <w:rsid w:val="00DA601B"/>
    <w:rsid w:val="00DA7944"/>
    <w:rsid w:val="00DB139A"/>
    <w:rsid w:val="00DB24EB"/>
    <w:rsid w:val="00DB25BE"/>
    <w:rsid w:val="00DB2D0B"/>
    <w:rsid w:val="00DB3008"/>
    <w:rsid w:val="00DB4B67"/>
    <w:rsid w:val="00DB5978"/>
    <w:rsid w:val="00DB67E0"/>
    <w:rsid w:val="00DB6F5B"/>
    <w:rsid w:val="00DB76C8"/>
    <w:rsid w:val="00DC0C35"/>
    <w:rsid w:val="00DC1F0E"/>
    <w:rsid w:val="00DC2CF8"/>
    <w:rsid w:val="00DC3B16"/>
    <w:rsid w:val="00DC51D4"/>
    <w:rsid w:val="00DC54E0"/>
    <w:rsid w:val="00DC6305"/>
    <w:rsid w:val="00DC6321"/>
    <w:rsid w:val="00DC6AC0"/>
    <w:rsid w:val="00DC6D2A"/>
    <w:rsid w:val="00DD03C5"/>
    <w:rsid w:val="00DD0729"/>
    <w:rsid w:val="00DD08BC"/>
    <w:rsid w:val="00DD245C"/>
    <w:rsid w:val="00DD2D64"/>
    <w:rsid w:val="00DD316B"/>
    <w:rsid w:val="00DE00F8"/>
    <w:rsid w:val="00DE0B62"/>
    <w:rsid w:val="00DE0DAF"/>
    <w:rsid w:val="00DE12CF"/>
    <w:rsid w:val="00DE13D7"/>
    <w:rsid w:val="00DE1ABB"/>
    <w:rsid w:val="00DE1B60"/>
    <w:rsid w:val="00DE1F07"/>
    <w:rsid w:val="00DE2C02"/>
    <w:rsid w:val="00DE3EB8"/>
    <w:rsid w:val="00DE4165"/>
    <w:rsid w:val="00DE5238"/>
    <w:rsid w:val="00DE5B14"/>
    <w:rsid w:val="00DE5D49"/>
    <w:rsid w:val="00DE6DF9"/>
    <w:rsid w:val="00DE750F"/>
    <w:rsid w:val="00DE752A"/>
    <w:rsid w:val="00DF0CF6"/>
    <w:rsid w:val="00DF2106"/>
    <w:rsid w:val="00DF2937"/>
    <w:rsid w:val="00DF299E"/>
    <w:rsid w:val="00DF32E3"/>
    <w:rsid w:val="00DF4094"/>
    <w:rsid w:val="00DF56C3"/>
    <w:rsid w:val="00DF661C"/>
    <w:rsid w:val="00E00F22"/>
    <w:rsid w:val="00E02888"/>
    <w:rsid w:val="00E02FAF"/>
    <w:rsid w:val="00E03636"/>
    <w:rsid w:val="00E04B16"/>
    <w:rsid w:val="00E05A3A"/>
    <w:rsid w:val="00E05BB3"/>
    <w:rsid w:val="00E0643F"/>
    <w:rsid w:val="00E10842"/>
    <w:rsid w:val="00E11B39"/>
    <w:rsid w:val="00E12557"/>
    <w:rsid w:val="00E127B1"/>
    <w:rsid w:val="00E152F8"/>
    <w:rsid w:val="00E176F1"/>
    <w:rsid w:val="00E176F9"/>
    <w:rsid w:val="00E2281D"/>
    <w:rsid w:val="00E24F50"/>
    <w:rsid w:val="00E26262"/>
    <w:rsid w:val="00E26C98"/>
    <w:rsid w:val="00E3134B"/>
    <w:rsid w:val="00E32CE4"/>
    <w:rsid w:val="00E349CA"/>
    <w:rsid w:val="00E34AE7"/>
    <w:rsid w:val="00E36047"/>
    <w:rsid w:val="00E361C8"/>
    <w:rsid w:val="00E367AA"/>
    <w:rsid w:val="00E37350"/>
    <w:rsid w:val="00E3770C"/>
    <w:rsid w:val="00E3789A"/>
    <w:rsid w:val="00E37F06"/>
    <w:rsid w:val="00E37F35"/>
    <w:rsid w:val="00E37F6F"/>
    <w:rsid w:val="00E40446"/>
    <w:rsid w:val="00E41D9A"/>
    <w:rsid w:val="00E42032"/>
    <w:rsid w:val="00E427C1"/>
    <w:rsid w:val="00E4300A"/>
    <w:rsid w:val="00E434A5"/>
    <w:rsid w:val="00E436DB"/>
    <w:rsid w:val="00E43A3A"/>
    <w:rsid w:val="00E43FC2"/>
    <w:rsid w:val="00E44804"/>
    <w:rsid w:val="00E46706"/>
    <w:rsid w:val="00E4750E"/>
    <w:rsid w:val="00E47D13"/>
    <w:rsid w:val="00E5031E"/>
    <w:rsid w:val="00E51A67"/>
    <w:rsid w:val="00E51D47"/>
    <w:rsid w:val="00E51FB0"/>
    <w:rsid w:val="00E52D28"/>
    <w:rsid w:val="00E534F9"/>
    <w:rsid w:val="00E5414B"/>
    <w:rsid w:val="00E5454C"/>
    <w:rsid w:val="00E54551"/>
    <w:rsid w:val="00E55080"/>
    <w:rsid w:val="00E55524"/>
    <w:rsid w:val="00E56B81"/>
    <w:rsid w:val="00E56F98"/>
    <w:rsid w:val="00E574D8"/>
    <w:rsid w:val="00E6061C"/>
    <w:rsid w:val="00E606D6"/>
    <w:rsid w:val="00E619E0"/>
    <w:rsid w:val="00E634A9"/>
    <w:rsid w:val="00E635FF"/>
    <w:rsid w:val="00E642DB"/>
    <w:rsid w:val="00E64F9F"/>
    <w:rsid w:val="00E701EC"/>
    <w:rsid w:val="00E70244"/>
    <w:rsid w:val="00E70DEB"/>
    <w:rsid w:val="00E712F7"/>
    <w:rsid w:val="00E7218B"/>
    <w:rsid w:val="00E72875"/>
    <w:rsid w:val="00E73269"/>
    <w:rsid w:val="00E7374B"/>
    <w:rsid w:val="00E73C5E"/>
    <w:rsid w:val="00E746E2"/>
    <w:rsid w:val="00E7526D"/>
    <w:rsid w:val="00E76C6D"/>
    <w:rsid w:val="00E77454"/>
    <w:rsid w:val="00E77F58"/>
    <w:rsid w:val="00E81E55"/>
    <w:rsid w:val="00E840A9"/>
    <w:rsid w:val="00E84E51"/>
    <w:rsid w:val="00E84F1F"/>
    <w:rsid w:val="00E924AF"/>
    <w:rsid w:val="00E92B1A"/>
    <w:rsid w:val="00E92D62"/>
    <w:rsid w:val="00E93832"/>
    <w:rsid w:val="00E95088"/>
    <w:rsid w:val="00E957F3"/>
    <w:rsid w:val="00E958AF"/>
    <w:rsid w:val="00E95AAC"/>
    <w:rsid w:val="00E96733"/>
    <w:rsid w:val="00E970D2"/>
    <w:rsid w:val="00EA1A2E"/>
    <w:rsid w:val="00EA236E"/>
    <w:rsid w:val="00EA44A3"/>
    <w:rsid w:val="00EA4604"/>
    <w:rsid w:val="00EA7CDD"/>
    <w:rsid w:val="00EB1D99"/>
    <w:rsid w:val="00EB22EF"/>
    <w:rsid w:val="00EB2807"/>
    <w:rsid w:val="00EB2EEF"/>
    <w:rsid w:val="00EB3C1E"/>
    <w:rsid w:val="00EB4A93"/>
    <w:rsid w:val="00EB4EC8"/>
    <w:rsid w:val="00EB613F"/>
    <w:rsid w:val="00EB620B"/>
    <w:rsid w:val="00EB6860"/>
    <w:rsid w:val="00EC031E"/>
    <w:rsid w:val="00EC15CE"/>
    <w:rsid w:val="00EC17B8"/>
    <w:rsid w:val="00EC1DFD"/>
    <w:rsid w:val="00EC202A"/>
    <w:rsid w:val="00EC3566"/>
    <w:rsid w:val="00EC403F"/>
    <w:rsid w:val="00EC5144"/>
    <w:rsid w:val="00EC6FAD"/>
    <w:rsid w:val="00ED1328"/>
    <w:rsid w:val="00ED13D7"/>
    <w:rsid w:val="00ED1E89"/>
    <w:rsid w:val="00ED2CC7"/>
    <w:rsid w:val="00ED35BE"/>
    <w:rsid w:val="00ED3EB1"/>
    <w:rsid w:val="00ED3EC6"/>
    <w:rsid w:val="00ED6D09"/>
    <w:rsid w:val="00ED7525"/>
    <w:rsid w:val="00ED762C"/>
    <w:rsid w:val="00ED79A7"/>
    <w:rsid w:val="00ED7A5F"/>
    <w:rsid w:val="00EE0B02"/>
    <w:rsid w:val="00EE2597"/>
    <w:rsid w:val="00EE2802"/>
    <w:rsid w:val="00EE377D"/>
    <w:rsid w:val="00EE47EB"/>
    <w:rsid w:val="00EE6282"/>
    <w:rsid w:val="00EE7379"/>
    <w:rsid w:val="00EE7D1D"/>
    <w:rsid w:val="00EF0643"/>
    <w:rsid w:val="00EF1A26"/>
    <w:rsid w:val="00EF20FD"/>
    <w:rsid w:val="00EF238F"/>
    <w:rsid w:val="00EF2393"/>
    <w:rsid w:val="00EF275D"/>
    <w:rsid w:val="00EF2AAE"/>
    <w:rsid w:val="00EF37E8"/>
    <w:rsid w:val="00EF39B6"/>
    <w:rsid w:val="00EF4485"/>
    <w:rsid w:val="00EF6909"/>
    <w:rsid w:val="00EF74B2"/>
    <w:rsid w:val="00EF7B9B"/>
    <w:rsid w:val="00EF7C1E"/>
    <w:rsid w:val="00F013C1"/>
    <w:rsid w:val="00F03377"/>
    <w:rsid w:val="00F04204"/>
    <w:rsid w:val="00F058BA"/>
    <w:rsid w:val="00F05D6F"/>
    <w:rsid w:val="00F10E3E"/>
    <w:rsid w:val="00F1245D"/>
    <w:rsid w:val="00F12958"/>
    <w:rsid w:val="00F14F2A"/>
    <w:rsid w:val="00F162D4"/>
    <w:rsid w:val="00F21B34"/>
    <w:rsid w:val="00F21CC1"/>
    <w:rsid w:val="00F221D8"/>
    <w:rsid w:val="00F23275"/>
    <w:rsid w:val="00F23CB1"/>
    <w:rsid w:val="00F23D99"/>
    <w:rsid w:val="00F2544B"/>
    <w:rsid w:val="00F25CC9"/>
    <w:rsid w:val="00F2633C"/>
    <w:rsid w:val="00F26B7E"/>
    <w:rsid w:val="00F275B4"/>
    <w:rsid w:val="00F275F1"/>
    <w:rsid w:val="00F27C9C"/>
    <w:rsid w:val="00F30CF8"/>
    <w:rsid w:val="00F31EBF"/>
    <w:rsid w:val="00F34947"/>
    <w:rsid w:val="00F34F18"/>
    <w:rsid w:val="00F35CC1"/>
    <w:rsid w:val="00F361D1"/>
    <w:rsid w:val="00F36888"/>
    <w:rsid w:val="00F37FCF"/>
    <w:rsid w:val="00F37FF9"/>
    <w:rsid w:val="00F40416"/>
    <w:rsid w:val="00F41305"/>
    <w:rsid w:val="00F418D5"/>
    <w:rsid w:val="00F41BFE"/>
    <w:rsid w:val="00F421AD"/>
    <w:rsid w:val="00F425E0"/>
    <w:rsid w:val="00F42693"/>
    <w:rsid w:val="00F426EF"/>
    <w:rsid w:val="00F430E7"/>
    <w:rsid w:val="00F43C48"/>
    <w:rsid w:val="00F45224"/>
    <w:rsid w:val="00F46983"/>
    <w:rsid w:val="00F46CAE"/>
    <w:rsid w:val="00F46F01"/>
    <w:rsid w:val="00F47CE0"/>
    <w:rsid w:val="00F504F5"/>
    <w:rsid w:val="00F51386"/>
    <w:rsid w:val="00F5173C"/>
    <w:rsid w:val="00F51F79"/>
    <w:rsid w:val="00F52A47"/>
    <w:rsid w:val="00F53724"/>
    <w:rsid w:val="00F53C53"/>
    <w:rsid w:val="00F53DD9"/>
    <w:rsid w:val="00F53EA2"/>
    <w:rsid w:val="00F53EB0"/>
    <w:rsid w:val="00F5447B"/>
    <w:rsid w:val="00F570BA"/>
    <w:rsid w:val="00F6115E"/>
    <w:rsid w:val="00F61D7B"/>
    <w:rsid w:val="00F624BC"/>
    <w:rsid w:val="00F625CD"/>
    <w:rsid w:val="00F62DD3"/>
    <w:rsid w:val="00F62EB8"/>
    <w:rsid w:val="00F6402B"/>
    <w:rsid w:val="00F64373"/>
    <w:rsid w:val="00F64492"/>
    <w:rsid w:val="00F64563"/>
    <w:rsid w:val="00F65F10"/>
    <w:rsid w:val="00F66000"/>
    <w:rsid w:val="00F663CD"/>
    <w:rsid w:val="00F71326"/>
    <w:rsid w:val="00F7180B"/>
    <w:rsid w:val="00F73E7D"/>
    <w:rsid w:val="00F758D3"/>
    <w:rsid w:val="00F75CE8"/>
    <w:rsid w:val="00F7736D"/>
    <w:rsid w:val="00F779F9"/>
    <w:rsid w:val="00F77E07"/>
    <w:rsid w:val="00F8197C"/>
    <w:rsid w:val="00F82416"/>
    <w:rsid w:val="00F83C49"/>
    <w:rsid w:val="00F8574C"/>
    <w:rsid w:val="00F85EC4"/>
    <w:rsid w:val="00F86749"/>
    <w:rsid w:val="00F86838"/>
    <w:rsid w:val="00F90033"/>
    <w:rsid w:val="00F90E3F"/>
    <w:rsid w:val="00F926C7"/>
    <w:rsid w:val="00F937E6"/>
    <w:rsid w:val="00F943DC"/>
    <w:rsid w:val="00F94664"/>
    <w:rsid w:val="00F9484C"/>
    <w:rsid w:val="00F95655"/>
    <w:rsid w:val="00F958F2"/>
    <w:rsid w:val="00F9641C"/>
    <w:rsid w:val="00F96CE3"/>
    <w:rsid w:val="00FA0B1A"/>
    <w:rsid w:val="00FA2B9F"/>
    <w:rsid w:val="00FA4F98"/>
    <w:rsid w:val="00FA59D3"/>
    <w:rsid w:val="00FA6C7D"/>
    <w:rsid w:val="00FA705F"/>
    <w:rsid w:val="00FB132F"/>
    <w:rsid w:val="00FB13DE"/>
    <w:rsid w:val="00FB2AEF"/>
    <w:rsid w:val="00FB372F"/>
    <w:rsid w:val="00FB39DC"/>
    <w:rsid w:val="00FB5B64"/>
    <w:rsid w:val="00FB7586"/>
    <w:rsid w:val="00FC0335"/>
    <w:rsid w:val="00FC0A1D"/>
    <w:rsid w:val="00FC1E94"/>
    <w:rsid w:val="00FC3C29"/>
    <w:rsid w:val="00FC4677"/>
    <w:rsid w:val="00FC46C2"/>
    <w:rsid w:val="00FC4876"/>
    <w:rsid w:val="00FC5678"/>
    <w:rsid w:val="00FC5CE7"/>
    <w:rsid w:val="00FC5D10"/>
    <w:rsid w:val="00FC6F66"/>
    <w:rsid w:val="00FC7639"/>
    <w:rsid w:val="00FC7722"/>
    <w:rsid w:val="00FD0D79"/>
    <w:rsid w:val="00FD105E"/>
    <w:rsid w:val="00FD11B9"/>
    <w:rsid w:val="00FD1353"/>
    <w:rsid w:val="00FD2749"/>
    <w:rsid w:val="00FD2F44"/>
    <w:rsid w:val="00FD336F"/>
    <w:rsid w:val="00FD40B2"/>
    <w:rsid w:val="00FD4260"/>
    <w:rsid w:val="00FD6626"/>
    <w:rsid w:val="00FD722D"/>
    <w:rsid w:val="00FD729E"/>
    <w:rsid w:val="00FD7D4D"/>
    <w:rsid w:val="00FE073F"/>
    <w:rsid w:val="00FE10DB"/>
    <w:rsid w:val="00FE1A0A"/>
    <w:rsid w:val="00FE1A21"/>
    <w:rsid w:val="00FE22E0"/>
    <w:rsid w:val="00FE2779"/>
    <w:rsid w:val="00FE2CAA"/>
    <w:rsid w:val="00FE4037"/>
    <w:rsid w:val="00FE46FF"/>
    <w:rsid w:val="00FE5CE8"/>
    <w:rsid w:val="00FF02F6"/>
    <w:rsid w:val="00FF06B1"/>
    <w:rsid w:val="00FF13C9"/>
    <w:rsid w:val="00FF1A57"/>
    <w:rsid w:val="00FF1D29"/>
    <w:rsid w:val="00FF201D"/>
    <w:rsid w:val="00FF262A"/>
    <w:rsid w:val="00FF46D6"/>
    <w:rsid w:val="00FF4DAF"/>
    <w:rsid w:val="00FF5104"/>
    <w:rsid w:val="00FF6C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3A4"/>
    <w:rPr>
      <w:sz w:val="24"/>
    </w:rPr>
  </w:style>
  <w:style w:type="paragraph" w:styleId="Heading1">
    <w:name w:val="heading 1"/>
    <w:basedOn w:val="Normalarial"/>
    <w:next w:val="Corps"/>
    <w:qFormat/>
    <w:rsid w:val="004963A4"/>
    <w:pPr>
      <w:keepNext/>
      <w:pageBreakBefore/>
      <w:numPr>
        <w:numId w:val="4"/>
      </w:numPr>
      <w:spacing w:before="360" w:after="240"/>
      <w:outlineLvl w:val="0"/>
    </w:pPr>
    <w:rPr>
      <w:b/>
      <w:caps/>
      <w:sz w:val="32"/>
    </w:rPr>
  </w:style>
  <w:style w:type="paragraph" w:styleId="Heading2">
    <w:name w:val="heading 2"/>
    <w:basedOn w:val="Normalarial"/>
    <w:next w:val="Corps"/>
    <w:qFormat/>
    <w:rsid w:val="004963A4"/>
    <w:pPr>
      <w:keepNext/>
      <w:numPr>
        <w:ilvl w:val="1"/>
        <w:numId w:val="4"/>
      </w:numPr>
      <w:spacing w:before="360" w:after="120"/>
      <w:outlineLvl w:val="1"/>
    </w:pPr>
    <w:rPr>
      <w:b/>
      <w:sz w:val="28"/>
    </w:rPr>
  </w:style>
  <w:style w:type="paragraph" w:styleId="Heading3">
    <w:name w:val="heading 3"/>
    <w:basedOn w:val="Normalarial"/>
    <w:next w:val="Corps"/>
    <w:qFormat/>
    <w:rsid w:val="004963A4"/>
    <w:pPr>
      <w:keepNext/>
      <w:numPr>
        <w:ilvl w:val="2"/>
        <w:numId w:val="4"/>
      </w:numPr>
      <w:spacing w:before="360" w:after="120"/>
      <w:outlineLvl w:val="2"/>
    </w:pPr>
    <w:rPr>
      <w:b/>
    </w:rPr>
  </w:style>
  <w:style w:type="paragraph" w:styleId="Heading4">
    <w:name w:val="heading 4"/>
    <w:basedOn w:val="Normalarial"/>
    <w:next w:val="Corps"/>
    <w:qFormat/>
    <w:rsid w:val="004963A4"/>
    <w:pPr>
      <w:keepNext/>
      <w:numPr>
        <w:ilvl w:val="3"/>
        <w:numId w:val="4"/>
      </w:numPr>
      <w:spacing w:before="360" w:line="240" w:lineRule="exact"/>
      <w:outlineLvl w:val="3"/>
    </w:pPr>
    <w:rPr>
      <w:b/>
      <w:i/>
    </w:rPr>
  </w:style>
  <w:style w:type="paragraph" w:styleId="Heading5">
    <w:name w:val="heading 5"/>
    <w:basedOn w:val="Normalarial"/>
    <w:next w:val="Corps"/>
    <w:qFormat/>
    <w:rsid w:val="004963A4"/>
    <w:pPr>
      <w:numPr>
        <w:ilvl w:val="4"/>
        <w:numId w:val="4"/>
      </w:numPr>
      <w:spacing w:before="360" w:line="240" w:lineRule="exact"/>
      <w:outlineLvl w:val="4"/>
    </w:pPr>
    <w:rPr>
      <w:b/>
    </w:rPr>
  </w:style>
  <w:style w:type="paragraph" w:styleId="Heading6">
    <w:name w:val="heading 6"/>
    <w:basedOn w:val="Normalarial"/>
    <w:next w:val="Corps"/>
    <w:qFormat/>
    <w:rsid w:val="004963A4"/>
    <w:pPr>
      <w:numPr>
        <w:ilvl w:val="5"/>
        <w:numId w:val="4"/>
      </w:numPr>
      <w:spacing w:before="360"/>
      <w:outlineLvl w:val="5"/>
    </w:pPr>
  </w:style>
  <w:style w:type="paragraph" w:styleId="Heading7">
    <w:name w:val="heading 7"/>
    <w:basedOn w:val="Normalarial"/>
    <w:next w:val="Corps"/>
    <w:qFormat/>
    <w:rsid w:val="004963A4"/>
    <w:pPr>
      <w:numPr>
        <w:ilvl w:val="6"/>
        <w:numId w:val="4"/>
      </w:numPr>
      <w:spacing w:before="360"/>
      <w:outlineLvl w:val="6"/>
    </w:pPr>
    <w:rPr>
      <w:i/>
    </w:rPr>
  </w:style>
  <w:style w:type="paragraph" w:styleId="Heading8">
    <w:name w:val="heading 8"/>
    <w:basedOn w:val="Normalarial"/>
    <w:next w:val="Corps"/>
    <w:qFormat/>
    <w:rsid w:val="004963A4"/>
    <w:pPr>
      <w:numPr>
        <w:ilvl w:val="7"/>
        <w:numId w:val="4"/>
      </w:numPr>
      <w:spacing w:before="360"/>
      <w:outlineLvl w:val="7"/>
    </w:pPr>
  </w:style>
  <w:style w:type="paragraph" w:styleId="Heading9">
    <w:name w:val="heading 9"/>
    <w:basedOn w:val="Normalarial"/>
    <w:next w:val="Corps"/>
    <w:qFormat/>
    <w:rsid w:val="004963A4"/>
    <w:pPr>
      <w:keepNext/>
      <w:pageBreakBefore/>
      <w:numPr>
        <w:ilvl w:val="8"/>
        <w:numId w:val="4"/>
      </w:numPr>
      <w:spacing w:before="360" w:after="240"/>
      <w:outlineLvl w:val="8"/>
    </w:pPr>
    <w:rPr>
      <w:b/>
      <w:cap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sid w:val="004963A4"/>
    <w:rPr>
      <w:position w:val="6"/>
      <w:sz w:val="16"/>
    </w:rPr>
  </w:style>
  <w:style w:type="paragraph" w:styleId="CommentText">
    <w:name w:val="annotation text"/>
    <w:basedOn w:val="Normal"/>
    <w:semiHidden/>
    <w:rsid w:val="004963A4"/>
  </w:style>
  <w:style w:type="paragraph" w:customStyle="1" w:styleId="Corps">
    <w:name w:val="Corps"/>
    <w:basedOn w:val="Normal"/>
    <w:rsid w:val="004963A4"/>
    <w:pPr>
      <w:spacing w:before="240"/>
      <w:ind w:left="709"/>
      <w:jc w:val="both"/>
    </w:pPr>
  </w:style>
  <w:style w:type="paragraph" w:customStyle="1" w:styleId="Corpssuite">
    <w:name w:val="Corps suite"/>
    <w:basedOn w:val="Corps"/>
    <w:rsid w:val="004963A4"/>
    <w:pPr>
      <w:spacing w:before="0"/>
    </w:pPr>
  </w:style>
  <w:style w:type="paragraph" w:styleId="Header">
    <w:name w:val="header"/>
    <w:basedOn w:val="Normal"/>
    <w:semiHidden/>
    <w:rsid w:val="004963A4"/>
    <w:pPr>
      <w:tabs>
        <w:tab w:val="center" w:pos="4252"/>
        <w:tab w:val="right" w:pos="8504"/>
      </w:tabs>
    </w:pPr>
  </w:style>
  <w:style w:type="paragraph" w:styleId="Index1">
    <w:name w:val="index 1"/>
    <w:basedOn w:val="Normal"/>
    <w:next w:val="Normal"/>
    <w:autoRedefine/>
    <w:semiHidden/>
    <w:rsid w:val="004963A4"/>
  </w:style>
  <w:style w:type="paragraph" w:styleId="Caption">
    <w:name w:val="caption"/>
    <w:basedOn w:val="Normal"/>
    <w:next w:val="Corps"/>
    <w:qFormat/>
    <w:rsid w:val="004963A4"/>
    <w:pPr>
      <w:spacing w:before="120" w:after="120"/>
    </w:pPr>
    <w:rPr>
      <w:rFonts w:ascii="Arial" w:hAnsi="Arial"/>
      <w:b/>
      <w:sz w:val="22"/>
    </w:rPr>
  </w:style>
  <w:style w:type="paragraph" w:customStyle="1" w:styleId="Listepuces1">
    <w:name w:val="Liste puces 1"/>
    <w:basedOn w:val="Normal"/>
    <w:rsid w:val="004963A4"/>
    <w:pPr>
      <w:numPr>
        <w:numId w:val="1"/>
      </w:numPr>
      <w:spacing w:before="120"/>
      <w:jc w:val="both"/>
    </w:pPr>
  </w:style>
  <w:style w:type="paragraph" w:customStyle="1" w:styleId="Listepuces2">
    <w:name w:val="Liste puces 2"/>
    <w:basedOn w:val="Listepuces1"/>
    <w:rsid w:val="004963A4"/>
    <w:pPr>
      <w:numPr>
        <w:numId w:val="2"/>
      </w:numPr>
    </w:pPr>
  </w:style>
  <w:style w:type="paragraph" w:customStyle="1" w:styleId="Listepuces3">
    <w:name w:val="Liste puces 3"/>
    <w:basedOn w:val="Listepuces2"/>
    <w:rsid w:val="004963A4"/>
    <w:pPr>
      <w:numPr>
        <w:numId w:val="3"/>
      </w:numPr>
    </w:pPr>
  </w:style>
  <w:style w:type="paragraph" w:customStyle="1" w:styleId="ListeHirar">
    <w:name w:val="ListeHiérar"/>
    <w:basedOn w:val="Normal"/>
    <w:rsid w:val="004963A4"/>
    <w:pPr>
      <w:spacing w:before="120"/>
      <w:ind w:left="1134"/>
      <w:jc w:val="both"/>
    </w:pPr>
  </w:style>
  <w:style w:type="character" w:styleId="CommentReference">
    <w:name w:val="annotation reference"/>
    <w:basedOn w:val="DefaultParagraphFont"/>
    <w:semiHidden/>
    <w:rsid w:val="004963A4"/>
    <w:rPr>
      <w:sz w:val="16"/>
    </w:rPr>
  </w:style>
  <w:style w:type="paragraph" w:customStyle="1" w:styleId="Normalarial">
    <w:name w:val="Normal_arial"/>
    <w:basedOn w:val="Normal"/>
    <w:rsid w:val="004963A4"/>
    <w:rPr>
      <w:rFonts w:ascii="Arial" w:hAnsi="Arial"/>
      <w:sz w:val="22"/>
    </w:rPr>
  </w:style>
  <w:style w:type="paragraph" w:styleId="FootnoteText">
    <w:name w:val="footnote text"/>
    <w:basedOn w:val="Normal"/>
    <w:semiHidden/>
    <w:rsid w:val="004963A4"/>
    <w:rPr>
      <w:sz w:val="20"/>
    </w:rPr>
  </w:style>
  <w:style w:type="paragraph" w:styleId="Footer">
    <w:name w:val="footer"/>
    <w:basedOn w:val="Normal"/>
    <w:semiHidden/>
    <w:rsid w:val="004963A4"/>
    <w:pPr>
      <w:tabs>
        <w:tab w:val="right" w:pos="9639"/>
      </w:tabs>
    </w:pPr>
  </w:style>
  <w:style w:type="paragraph" w:styleId="NormalIndent">
    <w:name w:val="Normal Indent"/>
    <w:basedOn w:val="Normal"/>
    <w:semiHidden/>
    <w:rsid w:val="004963A4"/>
    <w:pPr>
      <w:ind w:left="1134"/>
    </w:pPr>
  </w:style>
  <w:style w:type="paragraph" w:styleId="TableofFigures">
    <w:name w:val="table of figures"/>
    <w:basedOn w:val="Normal"/>
    <w:next w:val="Normal"/>
    <w:semiHidden/>
    <w:rsid w:val="004963A4"/>
    <w:pPr>
      <w:tabs>
        <w:tab w:val="right" w:leader="dot" w:pos="9639"/>
      </w:tabs>
      <w:ind w:left="480" w:hanging="480"/>
    </w:pPr>
    <w:rPr>
      <w:rFonts w:ascii="Arial" w:hAnsi="Arial"/>
      <w:sz w:val="22"/>
    </w:rPr>
  </w:style>
  <w:style w:type="paragraph" w:styleId="IndexHeading">
    <w:name w:val="index heading"/>
    <w:basedOn w:val="Normal"/>
    <w:next w:val="Index1"/>
    <w:semiHidden/>
    <w:rsid w:val="004963A4"/>
  </w:style>
  <w:style w:type="paragraph" w:customStyle="1" w:styleId="Titrepage">
    <w:name w:val="Titre_page"/>
    <w:basedOn w:val="Heading1"/>
    <w:rsid w:val="004963A4"/>
    <w:pPr>
      <w:numPr>
        <w:numId w:val="0"/>
      </w:numPr>
      <w:ind w:left="709" w:hanging="709"/>
      <w:outlineLvl w:val="9"/>
    </w:pPr>
  </w:style>
  <w:style w:type="paragraph" w:styleId="TOC1">
    <w:name w:val="toc 1"/>
    <w:basedOn w:val="Normalarial"/>
    <w:next w:val="Normal"/>
    <w:autoRedefine/>
    <w:uiPriority w:val="39"/>
    <w:rsid w:val="004963A4"/>
    <w:pPr>
      <w:keepNext/>
      <w:tabs>
        <w:tab w:val="right" w:leader="dot" w:pos="9639"/>
      </w:tabs>
      <w:spacing w:before="240"/>
      <w:ind w:left="454" w:hanging="454"/>
    </w:pPr>
    <w:rPr>
      <w:b/>
      <w:caps/>
    </w:rPr>
  </w:style>
  <w:style w:type="paragraph" w:styleId="TOC2">
    <w:name w:val="toc 2"/>
    <w:basedOn w:val="TOC1"/>
    <w:next w:val="Normal"/>
    <w:autoRedefine/>
    <w:uiPriority w:val="39"/>
    <w:rsid w:val="004963A4"/>
    <w:pPr>
      <w:keepNext w:val="0"/>
      <w:spacing w:before="0"/>
      <w:ind w:left="1021" w:hanging="567"/>
    </w:pPr>
    <w:rPr>
      <w:b w:val="0"/>
      <w:caps w:val="0"/>
    </w:rPr>
  </w:style>
  <w:style w:type="paragraph" w:styleId="TOC3">
    <w:name w:val="toc 3"/>
    <w:basedOn w:val="TOC2"/>
    <w:next w:val="Normal"/>
    <w:autoRedefine/>
    <w:uiPriority w:val="39"/>
    <w:rsid w:val="004963A4"/>
    <w:pPr>
      <w:ind w:left="1815" w:hanging="794"/>
    </w:pPr>
  </w:style>
  <w:style w:type="paragraph" w:styleId="TOC4">
    <w:name w:val="toc 4"/>
    <w:basedOn w:val="Normalarial"/>
    <w:next w:val="Normal"/>
    <w:autoRedefine/>
    <w:semiHidden/>
    <w:rsid w:val="004963A4"/>
    <w:pPr>
      <w:tabs>
        <w:tab w:val="right" w:leader="dot" w:pos="9639"/>
      </w:tabs>
      <w:ind w:left="2948" w:hanging="1134"/>
    </w:pPr>
  </w:style>
  <w:style w:type="paragraph" w:styleId="TOC5">
    <w:name w:val="toc 5"/>
    <w:basedOn w:val="Normalarial"/>
    <w:next w:val="Normal"/>
    <w:autoRedefine/>
    <w:semiHidden/>
    <w:rsid w:val="004963A4"/>
    <w:pPr>
      <w:tabs>
        <w:tab w:val="right" w:pos="9639"/>
      </w:tabs>
      <w:ind w:left="4366" w:hanging="1418"/>
    </w:pPr>
  </w:style>
  <w:style w:type="paragraph" w:styleId="TOC6">
    <w:name w:val="toc 6"/>
    <w:basedOn w:val="Normalarial"/>
    <w:next w:val="Normal"/>
    <w:autoRedefine/>
    <w:semiHidden/>
    <w:rsid w:val="004963A4"/>
    <w:pPr>
      <w:tabs>
        <w:tab w:val="right" w:leader="dot" w:pos="9639"/>
      </w:tabs>
      <w:ind w:left="5897" w:hanging="1531"/>
    </w:pPr>
  </w:style>
  <w:style w:type="paragraph" w:styleId="TOC7">
    <w:name w:val="toc 7"/>
    <w:basedOn w:val="Normalarial"/>
    <w:next w:val="Normal"/>
    <w:autoRedefine/>
    <w:semiHidden/>
    <w:rsid w:val="004963A4"/>
    <w:pPr>
      <w:tabs>
        <w:tab w:val="right" w:leader="dot" w:pos="9639"/>
      </w:tabs>
      <w:ind w:left="5897" w:hanging="1531"/>
    </w:pPr>
  </w:style>
  <w:style w:type="paragraph" w:styleId="TOC8">
    <w:name w:val="toc 8"/>
    <w:basedOn w:val="Normalarial"/>
    <w:next w:val="Normal"/>
    <w:autoRedefine/>
    <w:semiHidden/>
    <w:rsid w:val="004963A4"/>
    <w:pPr>
      <w:keepNext/>
      <w:tabs>
        <w:tab w:val="right" w:leader="dot" w:pos="9639"/>
      </w:tabs>
      <w:spacing w:before="240"/>
      <w:ind w:left="5897" w:hanging="1531"/>
    </w:pPr>
  </w:style>
  <w:style w:type="paragraph" w:styleId="TOC9">
    <w:name w:val="toc 9"/>
    <w:basedOn w:val="Normalarial"/>
    <w:next w:val="Normal"/>
    <w:autoRedefine/>
    <w:semiHidden/>
    <w:rsid w:val="004963A4"/>
    <w:pPr>
      <w:tabs>
        <w:tab w:val="right" w:leader="dot" w:pos="9639"/>
      </w:tabs>
      <w:ind w:left="5897" w:hanging="1531"/>
    </w:pPr>
  </w:style>
  <w:style w:type="paragraph" w:styleId="ListParagraph">
    <w:name w:val="List Paragraph"/>
    <w:basedOn w:val="Normal"/>
    <w:uiPriority w:val="34"/>
    <w:qFormat/>
    <w:rsid w:val="00534F6C"/>
    <w:pPr>
      <w:ind w:left="720"/>
      <w:contextualSpacing/>
    </w:pPr>
    <w:rPr>
      <w:rFonts w:ascii="Calibri" w:eastAsia="Calibri" w:hAnsi="Calibri"/>
      <w:sz w:val="22"/>
      <w:szCs w:val="22"/>
      <w:lang w:eastAsia="en-US"/>
    </w:rPr>
  </w:style>
  <w:style w:type="paragraph" w:customStyle="1" w:styleId="ZAPPLIL2">
    <w:name w:val="Z_APPLIL2"/>
    <w:basedOn w:val="Normal"/>
    <w:rsid w:val="004963A4"/>
    <w:rPr>
      <w:rFonts w:ascii="Arial" w:hAnsi="Arial"/>
      <w:b/>
      <w:sz w:val="22"/>
    </w:rPr>
  </w:style>
  <w:style w:type="paragraph" w:customStyle="1" w:styleId="ZAPPLIL3">
    <w:name w:val="Z_APPLIL3"/>
    <w:basedOn w:val="ZAPPLIL2"/>
    <w:rsid w:val="004963A4"/>
  </w:style>
  <w:style w:type="paragraph" w:customStyle="1" w:styleId="ZAPPLIL4">
    <w:name w:val="Z_APPLIL4"/>
    <w:basedOn w:val="ZAPPLIL2"/>
    <w:rsid w:val="004963A4"/>
  </w:style>
  <w:style w:type="paragraph" w:customStyle="1" w:styleId="ZAPPLIL5">
    <w:name w:val="Z_APPLIL5"/>
    <w:basedOn w:val="ZAPPLIL2"/>
    <w:rsid w:val="004963A4"/>
  </w:style>
  <w:style w:type="paragraph" w:customStyle="1" w:styleId="ZCentre">
    <w:name w:val="Z_Centre"/>
    <w:basedOn w:val="Normalarial"/>
    <w:rsid w:val="004963A4"/>
    <w:pPr>
      <w:framePr w:w="4349" w:h="403" w:hSpace="142" w:wrap="around" w:vAnchor="page" w:hAnchor="margin" w:xAlign="right" w:y="852"/>
      <w:jc w:val="center"/>
    </w:pPr>
    <w:rPr>
      <w:sz w:val="20"/>
    </w:rPr>
  </w:style>
  <w:style w:type="paragraph" w:customStyle="1" w:styleId="ZIdentification">
    <w:name w:val="Z_Identification"/>
    <w:basedOn w:val="Normalarial"/>
    <w:rsid w:val="004963A4"/>
    <w:pPr>
      <w:jc w:val="center"/>
    </w:pPr>
    <w:rPr>
      <w:b/>
    </w:rPr>
  </w:style>
  <w:style w:type="paragraph" w:customStyle="1" w:styleId="ZCentre7">
    <w:name w:val="Z_Centre_7"/>
    <w:basedOn w:val="ZIdentification"/>
    <w:rsid w:val="004963A4"/>
    <w:pPr>
      <w:spacing w:before="120"/>
    </w:pPr>
    <w:rPr>
      <w:b w:val="0"/>
      <w:sz w:val="14"/>
    </w:rPr>
  </w:style>
  <w:style w:type="paragraph" w:customStyle="1" w:styleId="ZCentreGras">
    <w:name w:val="Z_Centre_Gras"/>
    <w:basedOn w:val="Normalarial"/>
    <w:rsid w:val="004963A4"/>
    <w:pPr>
      <w:jc w:val="center"/>
    </w:pPr>
    <w:rPr>
      <w:b/>
    </w:rPr>
  </w:style>
  <w:style w:type="paragraph" w:customStyle="1" w:styleId="ZCentreI8">
    <w:name w:val="Z_Centre_I_8"/>
    <w:basedOn w:val="Normalarial"/>
    <w:rsid w:val="004963A4"/>
    <w:pPr>
      <w:keepLines/>
      <w:jc w:val="center"/>
    </w:pPr>
    <w:rPr>
      <w:i/>
      <w:sz w:val="16"/>
    </w:rPr>
  </w:style>
  <w:style w:type="paragraph" w:customStyle="1" w:styleId="ZCentreI28">
    <w:name w:val="Z_Centre_I2_8"/>
    <w:basedOn w:val="Normalarial"/>
    <w:rsid w:val="004963A4"/>
    <w:pPr>
      <w:keepLines/>
      <w:spacing w:before="180"/>
      <w:jc w:val="center"/>
    </w:pPr>
    <w:rPr>
      <w:i/>
      <w:sz w:val="16"/>
    </w:rPr>
  </w:style>
  <w:style w:type="paragraph" w:customStyle="1" w:styleId="ZCentre27">
    <w:name w:val="Z_Centre2_7"/>
    <w:basedOn w:val="Normalarial"/>
    <w:rsid w:val="004963A4"/>
    <w:pPr>
      <w:framePr w:w="4349" w:h="403" w:hSpace="142" w:wrap="around" w:vAnchor="page" w:hAnchor="margin" w:xAlign="right" w:y="852"/>
      <w:jc w:val="center"/>
    </w:pPr>
    <w:rPr>
      <w:sz w:val="14"/>
    </w:rPr>
  </w:style>
  <w:style w:type="paragraph" w:customStyle="1" w:styleId="ZCentre37">
    <w:name w:val="Z_Centre3_7"/>
    <w:basedOn w:val="Normal"/>
    <w:rsid w:val="004963A4"/>
    <w:pPr>
      <w:jc w:val="center"/>
    </w:pPr>
    <w:rPr>
      <w:rFonts w:ascii="Arial" w:hAnsi="Arial"/>
      <w:sz w:val="14"/>
    </w:rPr>
  </w:style>
  <w:style w:type="paragraph" w:customStyle="1" w:styleId="ZDateedition">
    <w:name w:val="Z_Date_edition"/>
    <w:basedOn w:val="Normalarial"/>
    <w:rsid w:val="004963A4"/>
    <w:pPr>
      <w:spacing w:before="120"/>
      <w:jc w:val="center"/>
    </w:pPr>
    <w:rPr>
      <w:b/>
    </w:rPr>
  </w:style>
  <w:style w:type="paragraph" w:customStyle="1" w:styleId="ZDATEINDMAJ">
    <w:name w:val="Z_DATE_IND_MAJ"/>
    <w:basedOn w:val="Normal"/>
    <w:rsid w:val="004963A4"/>
    <w:pPr>
      <w:keepLines/>
      <w:spacing w:before="180"/>
      <w:jc w:val="center"/>
    </w:pPr>
    <w:rPr>
      <w:rFonts w:ascii="Arial" w:hAnsi="Arial"/>
      <w:sz w:val="16"/>
    </w:rPr>
  </w:style>
  <w:style w:type="paragraph" w:customStyle="1" w:styleId="ZDATEINDORI">
    <w:name w:val="Z_DATE_IND_ORI"/>
    <w:basedOn w:val="Normal"/>
    <w:rsid w:val="004963A4"/>
    <w:pPr>
      <w:keepLines/>
      <w:spacing w:before="180"/>
      <w:jc w:val="center"/>
    </w:pPr>
    <w:rPr>
      <w:rFonts w:ascii="Arial" w:hAnsi="Arial"/>
      <w:sz w:val="16"/>
    </w:rPr>
  </w:style>
  <w:style w:type="paragraph" w:customStyle="1" w:styleId="ZDirection">
    <w:name w:val="Z_Direction"/>
    <w:basedOn w:val="Normalarial"/>
    <w:rsid w:val="004963A4"/>
    <w:pPr>
      <w:jc w:val="center"/>
    </w:pPr>
    <w:rPr>
      <w:sz w:val="32"/>
    </w:rPr>
  </w:style>
  <w:style w:type="paragraph" w:customStyle="1" w:styleId="ZDocprotection">
    <w:name w:val="Z_Doc_protection"/>
    <w:basedOn w:val="Normalarial"/>
    <w:rsid w:val="004963A4"/>
    <w:pPr>
      <w:tabs>
        <w:tab w:val="left" w:pos="4465"/>
        <w:tab w:val="right" w:pos="8552"/>
        <w:tab w:val="left" w:pos="10560"/>
      </w:tabs>
      <w:jc w:val="center"/>
    </w:pPr>
    <w:rPr>
      <w:b/>
    </w:rPr>
  </w:style>
  <w:style w:type="paragraph" w:customStyle="1" w:styleId="ZDocTitreL1">
    <w:name w:val="Z_Doc_Titre_L1"/>
    <w:basedOn w:val="Normalarial"/>
    <w:rsid w:val="004963A4"/>
    <w:pPr>
      <w:spacing w:before="240"/>
      <w:jc w:val="center"/>
    </w:pPr>
    <w:rPr>
      <w:b/>
      <w:sz w:val="32"/>
    </w:rPr>
  </w:style>
  <w:style w:type="paragraph" w:customStyle="1" w:styleId="ZDroite">
    <w:name w:val="Z_Droite"/>
    <w:basedOn w:val="Normalarial"/>
    <w:rsid w:val="004963A4"/>
    <w:pPr>
      <w:keepLines/>
      <w:spacing w:before="240"/>
      <w:jc w:val="right"/>
    </w:pPr>
  </w:style>
  <w:style w:type="paragraph" w:customStyle="1" w:styleId="ZDroiteGras">
    <w:name w:val="Z_Droite_Gras"/>
    <w:basedOn w:val="Normalarial"/>
    <w:rsid w:val="004963A4"/>
    <w:pPr>
      <w:framePr w:w="7371" w:h="1293" w:hRule="exact" w:hSpace="142" w:wrap="around" w:vAnchor="page" w:hAnchor="margin" w:xAlign="right" w:yAlign="bottom"/>
      <w:jc w:val="right"/>
    </w:pPr>
    <w:rPr>
      <w:b/>
      <w:caps/>
    </w:rPr>
  </w:style>
  <w:style w:type="paragraph" w:customStyle="1" w:styleId="ZEtatDoc">
    <w:name w:val="Z_Etat_Doc"/>
    <w:basedOn w:val="Normalarial"/>
    <w:rsid w:val="004963A4"/>
    <w:pPr>
      <w:jc w:val="center"/>
    </w:pPr>
    <w:rPr>
      <w:b/>
      <w:sz w:val="32"/>
    </w:rPr>
  </w:style>
  <w:style w:type="paragraph" w:customStyle="1" w:styleId="ZGauche6">
    <w:name w:val="Z_Gauche_6"/>
    <w:basedOn w:val="Normal"/>
    <w:rsid w:val="004963A4"/>
    <w:pPr>
      <w:keepLines/>
    </w:pPr>
    <w:rPr>
      <w:rFonts w:ascii="Arial" w:hAnsi="Arial"/>
      <w:sz w:val="12"/>
    </w:rPr>
  </w:style>
  <w:style w:type="paragraph" w:customStyle="1" w:styleId="ZGaucheGras">
    <w:name w:val="Z_Gauche_Gras"/>
    <w:basedOn w:val="Normalarial"/>
    <w:rsid w:val="004963A4"/>
    <w:rPr>
      <w:b/>
    </w:rPr>
  </w:style>
  <w:style w:type="paragraph" w:customStyle="1" w:styleId="ZHistotitre">
    <w:name w:val="Z_Histo_titre"/>
    <w:basedOn w:val="Normal"/>
    <w:rsid w:val="004963A4"/>
    <w:pPr>
      <w:keepNext/>
      <w:keepLines/>
      <w:jc w:val="center"/>
    </w:pPr>
    <w:rPr>
      <w:b/>
    </w:rPr>
  </w:style>
  <w:style w:type="paragraph" w:customStyle="1" w:styleId="ZIndiceedition">
    <w:name w:val="Z_Indice_edition"/>
    <w:basedOn w:val="ZDateedition"/>
    <w:rsid w:val="004963A4"/>
    <w:pPr>
      <w:spacing w:before="0"/>
    </w:pPr>
  </w:style>
  <w:style w:type="paragraph" w:customStyle="1" w:styleId="ZINDICEMAJ">
    <w:name w:val="Z_INDICE_MAJ"/>
    <w:basedOn w:val="Normal"/>
    <w:rsid w:val="004963A4"/>
    <w:pPr>
      <w:keepLines/>
      <w:spacing w:before="180"/>
      <w:jc w:val="center"/>
    </w:pPr>
    <w:rPr>
      <w:rFonts w:ascii="Arial" w:hAnsi="Arial"/>
      <w:sz w:val="16"/>
    </w:rPr>
  </w:style>
  <w:style w:type="paragraph" w:customStyle="1" w:styleId="ZINDICEORI">
    <w:name w:val="Z_INDICE_ORI"/>
    <w:basedOn w:val="Normal"/>
    <w:rsid w:val="004963A4"/>
    <w:pPr>
      <w:keepLines/>
      <w:spacing w:before="180"/>
      <w:jc w:val="center"/>
    </w:pPr>
    <w:rPr>
      <w:rFonts w:ascii="Arial" w:hAnsi="Arial"/>
      <w:sz w:val="16"/>
    </w:rPr>
  </w:style>
  <w:style w:type="paragraph" w:customStyle="1" w:styleId="ZnomVisa2">
    <w:name w:val="Z_nom_Visa2"/>
    <w:basedOn w:val="Normal"/>
    <w:rsid w:val="004963A4"/>
    <w:pPr>
      <w:keepLines/>
      <w:spacing w:before="360"/>
      <w:jc w:val="center"/>
    </w:pPr>
    <w:rPr>
      <w:rFonts w:ascii="Arial" w:hAnsi="Arial"/>
      <w:sz w:val="12"/>
    </w:rPr>
  </w:style>
  <w:style w:type="paragraph" w:customStyle="1" w:styleId="ZPropriete">
    <w:name w:val="Z_Propriete"/>
    <w:basedOn w:val="Normalarial"/>
    <w:rsid w:val="004963A4"/>
    <w:pPr>
      <w:jc w:val="center"/>
    </w:pPr>
    <w:rPr>
      <w:sz w:val="14"/>
    </w:rPr>
  </w:style>
  <w:style w:type="paragraph" w:customStyle="1" w:styleId="ZREDACTINDMAJ">
    <w:name w:val="Z_REDACT_IND_MAJ"/>
    <w:basedOn w:val="Normal"/>
    <w:rsid w:val="004963A4"/>
    <w:pPr>
      <w:keepLines/>
      <w:spacing w:before="180"/>
      <w:jc w:val="center"/>
    </w:pPr>
    <w:rPr>
      <w:rFonts w:ascii="Arial" w:hAnsi="Arial"/>
      <w:sz w:val="16"/>
    </w:rPr>
  </w:style>
  <w:style w:type="paragraph" w:customStyle="1" w:styleId="ZREDACTINDORI">
    <w:name w:val="Z_REDACT_IND_ORI"/>
    <w:basedOn w:val="Normal"/>
    <w:rsid w:val="004963A4"/>
    <w:pPr>
      <w:keepLines/>
      <w:spacing w:before="180"/>
      <w:jc w:val="center"/>
    </w:pPr>
    <w:rPr>
      <w:rFonts w:ascii="Arial" w:hAnsi="Arial"/>
      <w:sz w:val="16"/>
    </w:rPr>
  </w:style>
  <w:style w:type="paragraph" w:customStyle="1" w:styleId="ZResume">
    <w:name w:val="Z_Resume"/>
    <w:basedOn w:val="Corps"/>
    <w:next w:val="Corps"/>
    <w:rsid w:val="004963A4"/>
  </w:style>
  <w:style w:type="paragraph" w:customStyle="1" w:styleId="ZType">
    <w:name w:val="Z_Type"/>
    <w:basedOn w:val="Normalarial"/>
    <w:rsid w:val="004963A4"/>
    <w:pPr>
      <w:jc w:val="center"/>
    </w:pPr>
    <w:rPr>
      <w:sz w:val="32"/>
    </w:rPr>
  </w:style>
  <w:style w:type="paragraph" w:customStyle="1" w:styleId="ZValideur">
    <w:name w:val="Z_Valideur"/>
    <w:basedOn w:val="Normalarial"/>
    <w:rsid w:val="004963A4"/>
    <w:pPr>
      <w:keepLines/>
      <w:spacing w:before="360"/>
      <w:jc w:val="center"/>
    </w:pPr>
    <w:rPr>
      <w:sz w:val="12"/>
    </w:rPr>
  </w:style>
  <w:style w:type="paragraph" w:customStyle="1" w:styleId="ZAPPLIL1">
    <w:name w:val="Z_APPLIL1"/>
    <w:basedOn w:val="ZAPPLIL2"/>
    <w:rsid w:val="004963A4"/>
  </w:style>
  <w:style w:type="paragraph" w:customStyle="1" w:styleId="ZIdent1">
    <w:name w:val="Z_Ident1"/>
    <w:basedOn w:val="ZIdentification"/>
    <w:rsid w:val="004963A4"/>
  </w:style>
  <w:style w:type="paragraph" w:customStyle="1" w:styleId="ZIdent2">
    <w:name w:val="Z_Ident2"/>
    <w:basedOn w:val="ZIdentification"/>
    <w:rsid w:val="004963A4"/>
  </w:style>
  <w:style w:type="paragraph" w:customStyle="1" w:styleId="ZIdent3">
    <w:name w:val="Z_Ident3"/>
    <w:basedOn w:val="ZIdentification"/>
    <w:rsid w:val="004963A4"/>
  </w:style>
  <w:style w:type="paragraph" w:customStyle="1" w:styleId="ZIdent4">
    <w:name w:val="Z_Ident4"/>
    <w:basedOn w:val="ZIdentification"/>
    <w:rsid w:val="004963A4"/>
  </w:style>
  <w:style w:type="paragraph" w:customStyle="1" w:styleId="ZIndiceed1">
    <w:name w:val="Z_Indice_ed1"/>
    <w:basedOn w:val="ZIndiceedition"/>
    <w:rsid w:val="004963A4"/>
  </w:style>
  <w:style w:type="paragraph" w:customStyle="1" w:styleId="ZIndiceed2">
    <w:name w:val="Z_Indice_ed2"/>
    <w:basedOn w:val="ZIndiceedition"/>
    <w:rsid w:val="004963A4"/>
  </w:style>
  <w:style w:type="paragraph" w:customStyle="1" w:styleId="ZIndiceed3">
    <w:name w:val="Z_Indice_ed3"/>
    <w:basedOn w:val="ZIndiceedition"/>
    <w:rsid w:val="004963A4"/>
  </w:style>
  <w:style w:type="paragraph" w:customStyle="1" w:styleId="ZIndiceed4">
    <w:name w:val="Z_Indice_ed4"/>
    <w:basedOn w:val="ZIndiceedition"/>
    <w:rsid w:val="004963A4"/>
  </w:style>
  <w:style w:type="paragraph" w:styleId="BalloonText">
    <w:name w:val="Balloon Text"/>
    <w:basedOn w:val="Normal"/>
    <w:link w:val="BalloonTextChar"/>
    <w:uiPriority w:val="99"/>
    <w:semiHidden/>
    <w:unhideWhenUsed/>
    <w:rsid w:val="009B46D3"/>
    <w:rPr>
      <w:rFonts w:ascii="Tahoma" w:hAnsi="Tahoma" w:cs="Tahoma"/>
      <w:sz w:val="16"/>
      <w:szCs w:val="16"/>
    </w:rPr>
  </w:style>
  <w:style w:type="character" w:customStyle="1" w:styleId="BalloonTextChar">
    <w:name w:val="Balloon Text Char"/>
    <w:basedOn w:val="DefaultParagraphFont"/>
    <w:link w:val="BalloonText"/>
    <w:uiPriority w:val="99"/>
    <w:semiHidden/>
    <w:rsid w:val="009B46D3"/>
    <w:rPr>
      <w:rFonts w:ascii="Tahoma" w:hAnsi="Tahoma" w:cs="Tahoma"/>
      <w:sz w:val="16"/>
      <w:szCs w:val="16"/>
    </w:rPr>
  </w:style>
  <w:style w:type="table" w:styleId="TableGrid">
    <w:name w:val="Table Grid"/>
    <w:basedOn w:val="TableNormal"/>
    <w:uiPriority w:val="59"/>
    <w:rsid w:val="00225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55C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477134">
      <w:bodyDiv w:val="1"/>
      <w:marLeft w:val="0"/>
      <w:marRight w:val="0"/>
      <w:marTop w:val="0"/>
      <w:marBottom w:val="0"/>
      <w:divBdr>
        <w:top w:val="none" w:sz="0" w:space="0" w:color="auto"/>
        <w:left w:val="none" w:sz="0" w:space="0" w:color="auto"/>
        <w:bottom w:val="none" w:sz="0" w:space="0" w:color="auto"/>
        <w:right w:val="none" w:sz="0" w:space="0" w:color="auto"/>
      </w:divBdr>
    </w:div>
    <w:div w:id="1187141207">
      <w:bodyDiv w:val="1"/>
      <w:marLeft w:val="0"/>
      <w:marRight w:val="0"/>
      <w:marTop w:val="0"/>
      <w:marBottom w:val="0"/>
      <w:divBdr>
        <w:top w:val="none" w:sz="0" w:space="0" w:color="auto"/>
        <w:left w:val="none" w:sz="0" w:space="0" w:color="auto"/>
        <w:bottom w:val="none" w:sz="0" w:space="0" w:color="auto"/>
        <w:right w:val="none" w:sz="0" w:space="0" w:color="auto"/>
      </w:divBdr>
    </w:div>
    <w:div w:id="191543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wmf"/><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3.w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wmf"/><Relationship Id="rId33" Type="http://schemas.openxmlformats.org/officeDocument/2006/relationships/image" Target="media/image22.w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21.w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20.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4.gif"/></Relationships>
</file>

<file path=word/_rels/settings.xml.rels><?xml version="1.0" encoding="UTF-8" standalone="yes"?>
<Relationships xmlns="http://schemas.openxmlformats.org/package/2006/relationships"><Relationship Id="rId1" Type="http://schemas.openxmlformats.org/officeDocument/2006/relationships/attachedTemplate" Target="file:///L:\SOC\USERS\Personnel-Public\RESSAC\muXAV_Specification\RESSAC_CaseStudy%2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5A41C3-00FE-4ED7-B7EA-027043325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RESSAC_CaseStudy .dot</Template>
  <TotalTime>13082</TotalTime>
  <Pages>83</Pages>
  <Words>19778</Words>
  <Characters>116672</Characters>
  <Application>Microsoft Office Word</Application>
  <DocSecurity>0</DocSecurity>
  <Lines>972</Lines>
  <Paragraphs>272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DASSAULT AVIATION</Company>
  <LinksUpToDate>false</LinksUpToDate>
  <CharactersWithSpaces>136178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Ledinot</dc:creator>
  <cp:lastModifiedBy>Duncan Brown</cp:lastModifiedBy>
  <cp:revision>2060</cp:revision>
  <cp:lastPrinted>2016-05-10T08:37:00Z</cp:lastPrinted>
  <dcterms:created xsi:type="dcterms:W3CDTF">2016-07-17T11:39:00Z</dcterms:created>
  <dcterms:modified xsi:type="dcterms:W3CDTF">2016-10-19T13:40:00Z</dcterms:modified>
</cp:coreProperties>
</file>